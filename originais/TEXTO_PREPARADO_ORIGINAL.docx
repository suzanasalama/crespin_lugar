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1274507D" w:rsidR="00BE2BCC" w:rsidRDefault="00F630C1">
      <w:pPr>
        <w:spacing w:after="200" w:line="360" w:lineRule="auto"/>
        <w:ind w:firstLine="720"/>
        <w:jc w:val="both"/>
      </w:pPr>
      <w:r>
        <w:rPr>
          <w:rFonts w:ascii="Times New Roman" w:eastAsia="Times New Roman" w:hAnsi="Times New Roman" w:cs="Times New Roman"/>
          <w:sz w:val="24"/>
          <w:szCs w:val="24"/>
        </w:rPr>
        <w:t xml:space="preserve">Pegue o primeiro texto que encontrar: </w:t>
      </w:r>
      <w:r>
        <w:rPr>
          <w:rFonts w:ascii="Times New Roman" w:eastAsia="Times New Roman" w:hAnsi="Times New Roman" w:cs="Times New Roman"/>
          <w:i/>
          <w:iCs/>
          <w:sz w:val="24"/>
          <w:szCs w:val="24"/>
        </w:rPr>
        <w:t>texto-memória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texto-qualquer</w:t>
      </w:r>
      <w:r>
        <w:rPr>
          <w:rFonts w:ascii="Times New Roman" w:eastAsia="Times New Roman" w:hAnsi="Times New Roman" w:cs="Times New Roman"/>
          <w:sz w:val="24"/>
          <w:szCs w:val="24"/>
        </w:rPr>
        <w:t xml:space="preserve">, </w:t>
      </w:r>
      <w:del w:id="0" w:author="Ana Cecília Agua de Melo" w:date="2026-04-21T11:26:00Z">
        <w:r w:rsidDel="00F630C1">
          <w:rPr>
            <w:rFonts w:ascii="Times New Roman" w:eastAsia="Times New Roman" w:hAnsi="Times New Roman" w:cs="Times New Roman"/>
            <w:sz w:val="24"/>
            <w:szCs w:val="24"/>
          </w:rPr>
          <w:delText xml:space="preserve">um </w:delText>
        </w:r>
      </w:del>
      <w:r>
        <w:rPr>
          <w:rFonts w:ascii="Times New Roman" w:eastAsia="Times New Roman" w:hAnsi="Times New Roman" w:cs="Times New Roman"/>
          <w:i/>
          <w:iCs/>
          <w:sz w:val="24"/>
          <w:szCs w:val="24"/>
        </w:rPr>
        <w:t>texto-nenhum</w:t>
      </w:r>
      <w:r>
        <w:rPr>
          <w:rFonts w:ascii="Times New Roman" w:eastAsia="Times New Roman" w:hAnsi="Times New Roman" w:cs="Times New Roman"/>
          <w:sz w:val="24"/>
          <w:szCs w:val="24"/>
        </w:rPr>
        <w:t>. Ele sempre será um mapa. Foi o que me ocorreu ao ler o retrato de adeus e de amor de minha t</w:t>
      </w:r>
      <w:ins w:id="1" w:author="Ana Cecília Agua de Melo" w:date="2026-04-21T11:29:00Z">
        <w:r>
          <w:rPr>
            <w:rFonts w:ascii="Times New Roman" w:eastAsia="Times New Roman" w:hAnsi="Times New Roman" w:cs="Times New Roman"/>
            <w:sz w:val="24"/>
            <w:szCs w:val="24"/>
          </w:rPr>
          <w:t>risavó</w:t>
        </w:r>
      </w:ins>
      <w:del w:id="2" w:author="Ana Cecília Agua de Melo" w:date="2026-04-21T11:29:00Z">
        <w:r w:rsidDel="00F630C1">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Eu o acolhi em mim como uma espécie de guia, uma casa, um mundo por completo.</w:t>
      </w:r>
    </w:p>
    <w:p w14:paraId="00000002" w14:textId="77777777" w:rsidR="00BE2BCC" w:rsidRDefault="00F630C1">
      <w:pPr>
        <w:spacing w:after="200" w:line="360" w:lineRule="auto"/>
        <w:jc w:val="both"/>
      </w:pPr>
      <w:r>
        <w:rPr>
          <w:rFonts w:ascii="Times New Roman" w:eastAsia="Times New Roman" w:hAnsi="Times New Roman" w:cs="Times New Roman"/>
          <w:sz w:val="24"/>
          <w:szCs w:val="24"/>
        </w:rPr>
        <w:tab/>
        <w:t xml:space="preserve">Agora é hora de </w:t>
      </w:r>
      <w:proofErr w:type="spellStart"/>
      <w:r>
        <w:rPr>
          <w:rFonts w:ascii="Times New Roman" w:eastAsia="Times New Roman" w:hAnsi="Times New Roman" w:cs="Times New Roman"/>
          <w:sz w:val="24"/>
          <w:szCs w:val="24"/>
        </w:rPr>
        <w:t>pousar</w:t>
      </w:r>
      <w:proofErr w:type="spellEnd"/>
      <w:r>
        <w:rPr>
          <w:rFonts w:ascii="Times New Roman" w:eastAsia="Times New Roman" w:hAnsi="Times New Roman" w:cs="Times New Roman"/>
          <w:sz w:val="24"/>
          <w:szCs w:val="24"/>
        </w:rPr>
        <w:t xml:space="preserve"> nas páginas, dentro delas. Bicar as palavras um pouco mais para perto de nós, fazê-las falar o que queremos dizer. </w:t>
      </w:r>
      <w:r>
        <w:rPr>
          <w:rFonts w:ascii="Times New Roman" w:eastAsia="Times New Roman" w:hAnsi="Times New Roman" w:cs="Times New Roman"/>
          <w:i/>
          <w:iCs/>
          <w:sz w:val="24"/>
          <w:szCs w:val="24"/>
        </w:rPr>
        <w:t xml:space="preserve">O que escutamos ao colar o ouvido no espelho? </w:t>
      </w:r>
    </w:p>
    <w:p w14:paraId="00000003" w14:textId="77777777" w:rsidR="00BE2BCC" w:rsidRDefault="00F630C1">
      <w:pPr>
        <w:spacing w:after="200" w:line="360" w:lineRule="auto"/>
        <w:jc w:val="both"/>
      </w:pP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Perspectivas judaico-</w:t>
      </w:r>
      <w:proofErr w:type="spellStart"/>
      <w:r>
        <w:rPr>
          <w:rFonts w:ascii="Times New Roman" w:eastAsia="Times New Roman" w:hAnsi="Times New Roman" w:cs="Times New Roman"/>
          <w:i/>
          <w:iCs/>
          <w:sz w:val="24"/>
          <w:szCs w:val="24"/>
        </w:rPr>
        <w:t>diaspóricas</w:t>
      </w:r>
      <w:proofErr w:type="spellEnd"/>
      <w:r>
        <w:rPr>
          <w:rFonts w:ascii="Times New Roman" w:eastAsia="Times New Roman" w:hAnsi="Times New Roman" w:cs="Times New Roman"/>
          <w:i/>
          <w:iCs/>
          <w:sz w:val="24"/>
          <w:szCs w:val="24"/>
        </w:rPr>
        <w:t xml:space="preserve"> sobre o lugar</w:t>
      </w:r>
      <w:r>
        <w:rPr>
          <w:rFonts w:ascii="Times New Roman" w:eastAsia="Times New Roman" w:hAnsi="Times New Roman" w:cs="Times New Roman"/>
          <w:sz w:val="24"/>
          <w:szCs w:val="24"/>
        </w:rPr>
        <w:t xml:space="preserve"> investiga a maneira pela qual a cultura e as tradições judaicas se apropriam dos espaços de trânsito, os movimentos cíclicos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e constantes das diásporas, e os tornam uma possibilidade</w:t>
      </w:r>
      <w:del w:id="5" w:author="Ana Cecília Agua de Melo" w:date="2026-05-17T18:55:00Z">
        <w:r w:rsidDel="004B49EA">
          <w:rPr>
            <w:rFonts w:ascii="Times New Roman" w:eastAsia="Times New Roman" w:hAnsi="Times New Roman" w:cs="Times New Roman"/>
            <w:sz w:val="24"/>
            <w:szCs w:val="24"/>
          </w:rPr>
          <w:delText>, um local passível</w:delText>
        </w:r>
      </w:del>
      <w:r>
        <w:rPr>
          <w:rFonts w:ascii="Times New Roman" w:eastAsia="Times New Roman" w:hAnsi="Times New Roman" w:cs="Times New Roman"/>
          <w:sz w:val="24"/>
          <w:szCs w:val="24"/>
        </w:rPr>
        <w:t xml:space="preserve"> de pertencimento – um começo, um meio e um começo.</w:t>
      </w:r>
    </w:p>
    <w:p w14:paraId="00000004" w14:textId="0D934041" w:rsidR="00BE2BCC" w:rsidRDefault="00F630C1">
      <w:pPr>
        <w:spacing w:after="200" w:line="360" w:lineRule="auto"/>
        <w:jc w:val="both"/>
      </w:pPr>
      <w:r>
        <w:rPr>
          <w:rFonts w:ascii="Times New Roman" w:eastAsia="Times New Roman" w:hAnsi="Times New Roman" w:cs="Times New Roman"/>
          <w:sz w:val="24"/>
          <w:szCs w:val="24"/>
        </w:rPr>
        <w:tab/>
        <w:t xml:space="preserve">No espaço </w:t>
      </w:r>
      <w:r>
        <w:rPr>
          <w:rFonts w:ascii="Times New Roman" w:eastAsia="Times New Roman" w:hAnsi="Times New Roman" w:cs="Times New Roman"/>
          <w:i/>
          <w:iCs/>
          <w:sz w:val="24"/>
          <w:szCs w:val="24"/>
        </w:rPr>
        <w:t>talmúdico</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deste texto há a intenção de definir lugar, ainda que na ausência de um. É necessariamente neste ponto – em que não se sabe ao certo o que se encontrará – que imaginamos ter algo a dizer. </w:t>
      </w:r>
      <w:ins w:id="14" w:author="Ana Cecília Agua de Melo" w:date="2026-04-21T11:28:00Z">
        <w:r>
          <w:rPr>
            <w:rFonts w:ascii="Times New Roman" w:eastAsia="Times New Roman" w:hAnsi="Times New Roman" w:cs="Times New Roman"/>
            <w:sz w:val="24"/>
            <w:szCs w:val="24"/>
          </w:rPr>
          <w:t>P</w:t>
        </w:r>
      </w:ins>
      <w:del w:id="15" w:author="Ana Cecília Agua de Melo" w:date="2026-04-21T11:28:00Z">
        <w:r w:rsidDel="00F630C1">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 xml:space="preserve">ois, como intérprete de uma longa tradição de textos e de livros, acredito que o nosso mundo – e todas as coisas que </w:t>
      </w:r>
      <w:del w:id="16" w:author="Ana Cecília Agua de Melo" w:date="2026-04-21T11:28:00Z">
        <w:r w:rsidDel="00F630C1">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 está sendo criado e reinventado por nós a todo instante.</w:t>
      </w:r>
    </w:p>
    <w:p w14:paraId="00000005" w14:textId="77777777" w:rsidR="00BE2BCC" w:rsidRDefault="00F630C1">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w:t>
      </w:r>
    </w:p>
    <w:p w14:paraId="00000006" w14:textId="77777777" w:rsidR="00BE2BCC" w:rsidRDefault="00F630C1">
      <w:pPr>
        <w:spacing w:after="200" w:line="360" w:lineRule="auto"/>
        <w:jc w:val="both"/>
      </w:pPr>
      <w:r>
        <w:rPr>
          <w:rFonts w:ascii="Times New Roman" w:eastAsia="Times New Roman" w:hAnsi="Times New Roman" w:cs="Times New Roman"/>
          <w:b/>
          <w:bCs/>
          <w:sz w:val="24"/>
          <w:szCs w:val="24"/>
        </w:rPr>
        <w:t>FAGULHAS</w:t>
      </w:r>
    </w:p>
    <w:p w14:paraId="00000007" w14:textId="645439DD" w:rsidR="00BE2BCC" w:rsidRDefault="00F630C1">
      <w:pPr>
        <w:spacing w:after="200" w:line="360" w:lineRule="auto"/>
        <w:ind w:firstLine="720"/>
        <w:jc w:val="both"/>
      </w:pPr>
      <w:r>
        <w:rPr>
          <w:rFonts w:ascii="Times New Roman" w:eastAsia="Times New Roman" w:hAnsi="Times New Roman" w:cs="Times New Roman"/>
          <w:sz w:val="24"/>
          <w:szCs w:val="24"/>
        </w:rPr>
        <w:t xml:space="preserve">Em meio aos ofícios da Inquisição da Igreja Católica em 1492, em Portugal e Espanha, contam as testemunhas que uma pessoa judia, se negando a converter-se </w:t>
      </w:r>
      <w:ins w:id="17" w:author="Ana Cecília Agua de Melo" w:date="2026-04-21T11:30:00Z">
        <w:r>
          <w:rPr>
            <w:rFonts w:ascii="Times New Roman" w:eastAsia="Times New Roman" w:hAnsi="Times New Roman" w:cs="Times New Roman"/>
            <w:sz w:val="24"/>
            <w:szCs w:val="24"/>
          </w:rPr>
          <w:t>à força</w:t>
        </w:r>
      </w:ins>
      <w:del w:id="18" w:author="Ana Cecília Agua de Melo" w:date="2026-04-21T11:30:00Z">
        <w:r w:rsidDel="00F630C1">
          <w:rPr>
            <w:rFonts w:ascii="Times New Roman" w:eastAsia="Times New Roman" w:hAnsi="Times New Roman" w:cs="Times New Roman"/>
            <w:sz w:val="24"/>
            <w:szCs w:val="24"/>
          </w:rPr>
          <w:delText>forçosamente</w:delText>
        </w:r>
      </w:del>
      <w:r>
        <w:rPr>
          <w:rFonts w:ascii="Times New Roman" w:eastAsia="Times New Roman" w:hAnsi="Times New Roman" w:cs="Times New Roman"/>
          <w:sz w:val="24"/>
          <w:szCs w:val="24"/>
        </w:rPr>
        <w:t xml:space="preserve"> ao catolicismo, é levada à fogueira. Junto a ela são colocados livros, folhas sagradas, pergaminhos e rolos da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para que sejam consumidos pelas chamas, junto à sua carne. A história nos conta que, no momento em que as primeiras labaredas incendiaram os papéis, as finas letras timbradas do alfabeto hebraico desprenderam-se, subindo em direção aos céus</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Deste registro flamejante de </w:t>
      </w:r>
      <w:r>
        <w:rPr>
          <w:rFonts w:ascii="Times New Roman" w:eastAsia="Times New Roman" w:hAnsi="Times New Roman" w:cs="Times New Roman"/>
          <w:sz w:val="24"/>
          <w:szCs w:val="24"/>
        </w:rPr>
        <w:lastRenderedPageBreak/>
        <w:t xml:space="preserve">uma destruição que </w:t>
      </w:r>
      <w:ins w:id="24" w:author="Ana Cecília Agua de Melo" w:date="2026-04-21T11:34:00Z">
        <w:r>
          <w:rPr>
            <w:rFonts w:ascii="Times New Roman" w:eastAsia="Times New Roman" w:hAnsi="Times New Roman" w:cs="Times New Roman"/>
            <w:sz w:val="24"/>
            <w:szCs w:val="24"/>
          </w:rPr>
          <w:t>dispersa</w:t>
        </w:r>
      </w:ins>
      <w:del w:id="25" w:author="Ana Cecília Agua de Melo" w:date="2026-04-21T11:33:00Z">
        <w:r w:rsidDel="00F630C1">
          <w:rPr>
            <w:rFonts w:ascii="Times New Roman" w:eastAsia="Times New Roman" w:hAnsi="Times New Roman" w:cs="Times New Roman"/>
            <w:sz w:val="24"/>
            <w:szCs w:val="24"/>
          </w:rPr>
          <w:delText>espalha</w:delText>
        </w:r>
      </w:del>
      <w:r>
        <w:rPr>
          <w:rFonts w:ascii="Times New Roman" w:eastAsia="Times New Roman" w:hAnsi="Times New Roman" w:cs="Times New Roman"/>
          <w:sz w:val="24"/>
          <w:szCs w:val="24"/>
        </w:rPr>
        <w:t xml:space="preserve"> tudo – coisas, letras, corpos, histórias, almas, espaços, lugares, tempos –, desses múltiplos estilhaços – de livros e de carnes – outra coisa pode (</w:t>
      </w:r>
      <w:proofErr w:type="spellStart"/>
      <w:r>
        <w:rPr>
          <w:rFonts w:ascii="Times New Roman" w:eastAsia="Times New Roman" w:hAnsi="Times New Roman" w:cs="Times New Roman"/>
          <w:sz w:val="24"/>
          <w:szCs w:val="24"/>
        </w:rPr>
        <w:t>re</w:t>
      </w:r>
      <w:proofErr w:type="spellEnd"/>
      <w:r>
        <w:rPr>
          <w:rFonts w:ascii="Times New Roman" w:eastAsia="Times New Roman" w:hAnsi="Times New Roman" w:cs="Times New Roman"/>
          <w:sz w:val="24"/>
          <w:szCs w:val="24"/>
        </w:rPr>
        <w:t>)nascer</w:t>
      </w:r>
      <w:ins w:id="26" w:author="Ana Cecília Agua de Melo" w:date="2026-05-17T18:58:00Z">
        <w:r w:rsidR="004B49EA">
          <w:rPr>
            <w:rFonts w:ascii="Times New Roman" w:eastAsia="Times New Roman" w:hAnsi="Times New Roman" w:cs="Times New Roman"/>
            <w:sz w:val="24"/>
            <w:szCs w:val="24"/>
          </w:rPr>
          <w:t>. Que</w:t>
        </w:r>
      </w:ins>
      <w:del w:id="27" w:author="Ana Cecília Agua de Melo" w:date="2026-05-17T18:58:00Z">
        <w:r w:rsidDel="004B49EA">
          <w:rPr>
            <w:rFonts w:ascii="Times New Roman" w:eastAsia="Times New Roman" w:hAnsi="Times New Roman" w:cs="Times New Roman"/>
            <w:sz w:val="24"/>
            <w:szCs w:val="24"/>
          </w:rPr>
          <w:delText>; que</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“deste reduzir às cinzas nasça o seu próprio dar </w:t>
      </w:r>
      <w:del w:id="28" w:author="Ana Cecília Agua de Melo" w:date="2026-04-21T11:57:00Z">
        <w:r w:rsidDel="00A4702B">
          <w:rPr>
            <w:rFonts w:ascii="Times New Roman" w:eastAsia="Times New Roman" w:hAnsi="Times New Roman" w:cs="Times New Roman"/>
            <w:i/>
            <w:iCs/>
            <w:sz w:val="24"/>
            <w:szCs w:val="24"/>
          </w:rPr>
          <w:delText>a</w:delText>
        </w:r>
      </w:del>
      <w:ins w:id="29" w:author="Ana Cecília Agua de Melo" w:date="2026-04-21T11:57:00Z">
        <w:r w:rsidR="00A4702B">
          <w:rPr>
            <w:rFonts w:ascii="Times New Roman" w:eastAsia="Times New Roman" w:hAnsi="Times New Roman" w:cs="Times New Roman"/>
            <w:i/>
            <w:iCs/>
            <w:sz w:val="24"/>
            <w:szCs w:val="24"/>
          </w:rPr>
          <w:t>à</w:t>
        </w:r>
      </w:ins>
      <w:r>
        <w:rPr>
          <w:rFonts w:ascii="Times New Roman" w:eastAsia="Times New Roman" w:hAnsi="Times New Roman" w:cs="Times New Roman"/>
          <w:i/>
          <w:iCs/>
          <w:sz w:val="24"/>
          <w:szCs w:val="24"/>
        </w:rPr>
        <w:t xml:space="preserve"> luz”</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w:t>
      </w:r>
    </w:p>
    <w:p w14:paraId="00000008" w14:textId="77777777" w:rsidR="00BE2BCC" w:rsidRDefault="00F630C1">
      <w:pPr>
        <w:spacing w:after="200" w:line="360" w:lineRule="auto"/>
        <w:ind w:left="2267"/>
        <w:jc w:val="both"/>
      </w:pPr>
      <w:r>
        <w:rPr>
          <w:rFonts w:ascii="Times New Roman" w:eastAsia="Times New Roman" w:hAnsi="Times New Roman" w:cs="Times New Roman"/>
          <w:sz w:val="20"/>
          <w:szCs w:val="20"/>
        </w:rPr>
        <w:t>E vos digo: é preciso ter ainda caos dentro de si, para poder dar à luz uma estrela dançarina. E vos digo: ainda há caos dentro de vós</w:t>
      </w:r>
      <w:r>
        <w:rPr>
          <w:rFonts w:ascii="Times New Roman" w:eastAsia="Times New Roman" w:hAnsi="Times New Roman" w:cs="Times New Roman"/>
          <w:sz w:val="20"/>
          <w:szCs w:val="20"/>
          <w:vertAlign w:val="superscript"/>
        </w:rPr>
        <w:footnoteReference w:id="6"/>
      </w:r>
      <w:r>
        <w:rPr>
          <w:rFonts w:ascii="Times New Roman" w:eastAsia="Times New Roman" w:hAnsi="Times New Roman" w:cs="Times New Roman"/>
          <w:sz w:val="20"/>
          <w:szCs w:val="20"/>
        </w:rPr>
        <w:t>.</w:t>
      </w:r>
    </w:p>
    <w:p w14:paraId="00000009" w14:textId="31D237D8" w:rsidR="00BE2BCC" w:rsidDel="00C03F75" w:rsidRDefault="00F630C1">
      <w:pPr>
        <w:spacing w:after="200" w:line="360" w:lineRule="auto"/>
        <w:jc w:val="both"/>
        <w:rPr>
          <w:del w:id="30" w:author="Ana Cecília Agua de Melo" w:date="2026-05-17T19:04:00Z"/>
        </w:rPr>
      </w:pPr>
      <w:r>
        <w:rPr>
          <w:rFonts w:ascii="Times New Roman" w:eastAsia="Times New Roman" w:hAnsi="Times New Roman" w:cs="Times New Roman"/>
          <w:sz w:val="24"/>
          <w:szCs w:val="24"/>
        </w:rPr>
        <w:tab/>
        <w:t xml:space="preserve">Em março de 1943, no gueto de </w:t>
      </w:r>
      <w:proofErr w:type="spellStart"/>
      <w:r>
        <w:rPr>
          <w:rFonts w:ascii="Times New Roman" w:eastAsia="Times New Roman" w:hAnsi="Times New Roman" w:cs="Times New Roman"/>
          <w:sz w:val="24"/>
          <w:szCs w:val="24"/>
        </w:rPr>
        <w:t>Wilno</w:t>
      </w:r>
      <w:proofErr w:type="spellEnd"/>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o poeta </w:t>
      </w:r>
      <w:proofErr w:type="spellStart"/>
      <w:r>
        <w:rPr>
          <w:rFonts w:ascii="Times New Roman" w:eastAsia="Times New Roman" w:hAnsi="Times New Roman" w:cs="Times New Roman"/>
          <w:sz w:val="24"/>
          <w:szCs w:val="24"/>
        </w:rPr>
        <w:t>Avrom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Sutskever</w:t>
      </w:r>
      <w:proofErr w:type="spellEnd"/>
      <w:del w:id="31" w:author="Ana Cecília Agua de Melo" w:date="2026-04-21T12:00:00Z">
        <w:r w:rsidDel="00F521DA">
          <w:rPr>
            <w:rFonts w:ascii="Times New Roman" w:eastAsia="Times New Roman" w:hAnsi="Times New Roman" w:cs="Times New Roman"/>
            <w:sz w:val="24"/>
            <w:szCs w:val="24"/>
          </w:rPr>
          <w:delText>, em rela</w:delText>
        </w:r>
      </w:del>
      <w:del w:id="32" w:author="Ana Cecília Agua de Melo" w:date="2026-04-21T11:59:00Z">
        <w:r w:rsidDel="00F521DA">
          <w:rPr>
            <w:rFonts w:ascii="Times New Roman" w:eastAsia="Times New Roman" w:hAnsi="Times New Roman" w:cs="Times New Roman"/>
            <w:sz w:val="24"/>
            <w:szCs w:val="24"/>
          </w:rPr>
          <w:delText>ção à sua própria narrativa,</w:delText>
        </w:r>
      </w:del>
      <w:r>
        <w:rPr>
          <w:rFonts w:ascii="Times New Roman" w:eastAsia="Times New Roman" w:hAnsi="Times New Roman" w:cs="Times New Roman"/>
          <w:sz w:val="24"/>
          <w:szCs w:val="24"/>
        </w:rPr>
        <w:t xml:space="preserve"> escreve: </w:t>
      </w:r>
      <w:r>
        <w:rPr>
          <w:rFonts w:ascii="Times New Roman" w:eastAsia="Times New Roman" w:hAnsi="Times New Roman" w:cs="Times New Roman"/>
          <w:i/>
          <w:iCs/>
          <w:sz w:val="24"/>
          <w:szCs w:val="24"/>
        </w:rPr>
        <w:t>“Talvez essas palavras também</w:t>
      </w:r>
      <w:del w:id="33"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Vão durar, e chegada a hora,</w:t>
      </w:r>
      <w:del w:id="34"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Subir para a luz</w:t>
      </w:r>
      <w:del w:id="35"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E florescer inesperadamente</w:t>
      </w:r>
      <w:del w:id="36"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E tal como o antigo grão</w:t>
      </w:r>
      <w:del w:id="37"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Tornou-se espiga</w:t>
      </w:r>
      <w:del w:id="38"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Talvez estas palavras vão nutrir,</w:t>
      </w:r>
      <w:del w:id="39"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Talvez essas palavras vão permanecer</w:t>
      </w:r>
      <w:del w:id="40" w:author="Ana Cecília Agua de Melo" w:date="2026-05-17T19:01:00Z">
        <w:r w:rsidDel="004B49EA">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Ao povo, em seu incessante caminho”</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No significado dessas palavras</w:t>
      </w:r>
      <w:del w:id="45" w:author="Ana Cecília Agua de Melo" w:date="2026-05-17T19:01:00Z">
        <w:r w:rsidDel="004B49EA">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dessas imagens de sobrevivência, tais papéis-testemunhos, mais do que a violência, perduram no tempo. </w:t>
      </w:r>
      <w:ins w:id="46" w:author="Ana Cecília Agua de Melo" w:date="2026-04-21T12:01:00Z">
        <w:r w:rsidR="00F521DA">
          <w:rPr>
            <w:rFonts w:ascii="Times New Roman" w:eastAsia="Times New Roman" w:hAnsi="Times New Roman" w:cs="Times New Roman"/>
            <w:sz w:val="24"/>
            <w:szCs w:val="24"/>
          </w:rPr>
          <w:t>A</w:t>
        </w:r>
      </w:ins>
      <w:del w:id="47" w:author="Ana Cecília Agua de Melo" w:date="2026-04-21T12:01:00Z">
        <w:r w:rsidDel="00F521DA">
          <w:rPr>
            <w:rFonts w:ascii="Times New Roman" w:eastAsia="Times New Roman" w:hAnsi="Times New Roman" w:cs="Times New Roman"/>
            <w:sz w:val="24"/>
            <w:szCs w:val="24"/>
          </w:rPr>
          <w:delText>Isso porque a</w:delText>
        </w:r>
      </w:del>
      <w:r>
        <w:rPr>
          <w:rFonts w:ascii="Times New Roman" w:eastAsia="Times New Roman" w:hAnsi="Times New Roman" w:cs="Times New Roman"/>
          <w:sz w:val="24"/>
          <w:szCs w:val="24"/>
        </w:rPr>
        <w:t xml:space="preserve"> materialidade frágil de uma folha pode até ser</w:t>
      </w:r>
      <w:ins w:id="48" w:author="Ana Cecília Agua de Melo" w:date="2026-05-17T19:02:00Z">
        <w:r w:rsidR="004B49EA">
          <w:rPr>
            <w:rFonts w:ascii="Times New Roman" w:eastAsia="Times New Roman" w:hAnsi="Times New Roman" w:cs="Times New Roman"/>
            <w:sz w:val="24"/>
            <w:szCs w:val="24"/>
          </w:rPr>
          <w:t xml:space="preserve"> amassada,</w:t>
        </w:r>
      </w:ins>
      <w:del w:id="49" w:author="Ana Cecília Agua de Melo" w:date="2026-05-17T19:02:00Z">
        <w:r w:rsidDel="004B49EA">
          <w:rPr>
            <w:rFonts w:ascii="Times New Roman" w:eastAsia="Times New Roman" w:hAnsi="Times New Roman" w:cs="Times New Roman"/>
            <w:sz w:val="24"/>
            <w:szCs w:val="24"/>
          </w:rPr>
          <w:delText xml:space="preserve"> destruída,</w:delText>
        </w:r>
      </w:del>
      <w:r>
        <w:rPr>
          <w:rFonts w:ascii="Times New Roman" w:eastAsia="Times New Roman" w:hAnsi="Times New Roman" w:cs="Times New Roman"/>
          <w:sz w:val="24"/>
          <w:szCs w:val="24"/>
        </w:rPr>
        <w:t xml:space="preserve"> rasgada, amassada,</w:t>
      </w:r>
      <w:del w:id="50" w:author="Ana Cecília Agua de Melo" w:date="2026-05-17T19:02:00Z">
        <w:r w:rsidDel="004B49EA">
          <w:rPr>
            <w:rFonts w:ascii="Times New Roman" w:eastAsia="Times New Roman" w:hAnsi="Times New Roman" w:cs="Times New Roman"/>
            <w:sz w:val="24"/>
            <w:szCs w:val="24"/>
          </w:rPr>
          <w:delText xml:space="preserve"> danificada,</w:delText>
        </w:r>
      </w:del>
      <w:r>
        <w:rPr>
          <w:rFonts w:ascii="Times New Roman" w:eastAsia="Times New Roman" w:hAnsi="Times New Roman" w:cs="Times New Roman"/>
          <w:sz w:val="24"/>
          <w:szCs w:val="24"/>
        </w:rPr>
        <w:t xml:space="preserve"> transformada em cinzas</w:t>
      </w:r>
      <w:ins w:id="51" w:author="Ana Cecília Agua de Melo" w:date="2026-04-21T12:01:00Z">
        <w:r w:rsidR="00F521DA">
          <w:rPr>
            <w:rFonts w:ascii="Times New Roman" w:eastAsia="Times New Roman" w:hAnsi="Times New Roman" w:cs="Times New Roman"/>
            <w:sz w:val="24"/>
            <w:szCs w:val="24"/>
          </w:rPr>
          <w:t>,</w:t>
        </w:r>
      </w:ins>
      <w:del w:id="52" w:author="Ana Cecília Agua de Melo" w:date="2026-04-21T12:01:00Z">
        <w:r w:rsidDel="00F521DA">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mas são nelas, nas palavras – escritas ou faladas</w:t>
      </w:r>
      <w:ins w:id="53" w:author="Ana Cecília Agua de Melo" w:date="2026-05-17T19:03:00Z">
        <w:r w:rsidR="004B49E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que as histórias permanecem vivas, que resgatam sentidos profundos de resistência, atualizadas em cada uma de suas gerações.</w:t>
      </w:r>
      <w:ins w:id="54" w:author="Ana Cecília Agua de Melo" w:date="2026-05-17T19:04:00Z">
        <w:r w:rsidR="00C03F75">
          <w:rPr>
            <w:rFonts w:ascii="Times New Roman" w:eastAsia="Times New Roman" w:hAnsi="Times New Roman" w:cs="Times New Roman"/>
            <w:sz w:val="24"/>
            <w:szCs w:val="24"/>
          </w:rPr>
          <w:t xml:space="preserve"> </w:t>
        </w:r>
      </w:ins>
    </w:p>
    <w:p w14:paraId="0000000A" w14:textId="68B51CC1" w:rsidR="00BE2BCC" w:rsidRDefault="00F630C1">
      <w:pPr>
        <w:spacing w:after="200" w:line="360" w:lineRule="auto"/>
        <w:jc w:val="both"/>
      </w:pPr>
      <w:del w:id="55" w:author="Ana Cecília Agua de Melo" w:date="2026-05-17T19:04:00Z">
        <w:r w:rsidDel="00C03F75">
          <w:rPr>
            <w:rFonts w:ascii="Times New Roman" w:eastAsia="Times New Roman" w:hAnsi="Times New Roman" w:cs="Times New Roman"/>
            <w:sz w:val="24"/>
            <w:szCs w:val="24"/>
          </w:rPr>
          <w:tab/>
        </w:r>
      </w:del>
      <w:r>
        <w:rPr>
          <w:rFonts w:ascii="Times New Roman" w:eastAsia="Times New Roman" w:hAnsi="Times New Roman" w:cs="Times New Roman"/>
          <w:sz w:val="24"/>
          <w:szCs w:val="24"/>
        </w:rPr>
        <w:t>E assim, faze</w:t>
      </w:r>
      <w:ins w:id="56" w:author="Ana Cecília Agua de Melo" w:date="2026-05-17T19:04:00Z">
        <w:r w:rsidR="00C03F75">
          <w:rPr>
            <w:rFonts w:ascii="Times New Roman" w:eastAsia="Times New Roman" w:hAnsi="Times New Roman" w:cs="Times New Roman"/>
            <w:sz w:val="24"/>
            <w:szCs w:val="24"/>
          </w:rPr>
          <w:t>m</w:t>
        </w:r>
      </w:ins>
      <w:del w:id="57" w:author="Ana Cecília Agua de Melo" w:date="2026-05-17T19:04:00Z">
        <w:r w:rsidDel="00C03F75">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 destes momentos de destruição um </w:t>
      </w:r>
      <w:r>
        <w:rPr>
          <w:rFonts w:ascii="Times New Roman" w:eastAsia="Times New Roman" w:hAnsi="Times New Roman" w:cs="Times New Roman"/>
          <w:i/>
          <w:iCs/>
          <w:sz w:val="24"/>
          <w:szCs w:val="24"/>
        </w:rPr>
        <w:t xml:space="preserve">“[...] dar </w:t>
      </w:r>
      <w:del w:id="58" w:author="Ana Cecília Agua de Melo" w:date="2026-04-21T12:02:00Z">
        <w:r w:rsidDel="00F521DA">
          <w:rPr>
            <w:rFonts w:ascii="Times New Roman" w:eastAsia="Times New Roman" w:hAnsi="Times New Roman" w:cs="Times New Roman"/>
            <w:i/>
            <w:iCs/>
            <w:sz w:val="24"/>
            <w:szCs w:val="24"/>
          </w:rPr>
          <w:delText>a</w:delText>
        </w:r>
      </w:del>
      <w:ins w:id="59" w:author="Ana Cecília Agua de Melo" w:date="2026-04-21T12:02:00Z">
        <w:r w:rsidR="00F521DA">
          <w:rPr>
            <w:rFonts w:ascii="Times New Roman" w:eastAsia="Times New Roman" w:hAnsi="Times New Roman" w:cs="Times New Roman"/>
            <w:i/>
            <w:iCs/>
            <w:sz w:val="24"/>
            <w:szCs w:val="24"/>
          </w:rPr>
          <w:t>à</w:t>
        </w:r>
      </w:ins>
      <w:r>
        <w:rPr>
          <w:rFonts w:ascii="Times New Roman" w:eastAsia="Times New Roman" w:hAnsi="Times New Roman" w:cs="Times New Roman"/>
          <w:i/>
          <w:iCs/>
          <w:sz w:val="24"/>
          <w:szCs w:val="24"/>
        </w:rPr>
        <w:t xml:space="preserve"> luz </w:t>
      </w:r>
      <w:ins w:id="60" w:author="Ana Cecília Agua de Melo" w:date="2026-04-21T12:02:00Z">
        <w:r w:rsidR="00F521DA">
          <w:rPr>
            <w:rFonts w:ascii="Times New Roman" w:eastAsia="Times New Roman" w:hAnsi="Times New Roman" w:cs="Times New Roman"/>
            <w:i/>
            <w:iCs/>
            <w:sz w:val="24"/>
            <w:szCs w:val="24"/>
          </w:rPr>
          <w:t>a</w:t>
        </w:r>
      </w:ins>
      <w:del w:id="61" w:author="Ana Cecília Agua de Melo" w:date="2026-04-21T12:02:00Z">
        <w:r w:rsidDel="00F521DA">
          <w:rPr>
            <w:rFonts w:ascii="Times New Roman" w:eastAsia="Times New Roman" w:hAnsi="Times New Roman" w:cs="Times New Roman"/>
            <w:i/>
            <w:iCs/>
            <w:sz w:val="24"/>
            <w:szCs w:val="24"/>
          </w:rPr>
          <w:delText>à</w:delText>
        </w:r>
      </w:del>
      <w:r>
        <w:rPr>
          <w:rFonts w:ascii="Times New Roman" w:eastAsia="Times New Roman" w:hAnsi="Times New Roman" w:cs="Times New Roman"/>
          <w:i/>
          <w:iCs/>
          <w:sz w:val="24"/>
          <w:szCs w:val="24"/>
        </w:rPr>
        <w:t xml:space="preserve"> uma estrela dançarina”</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um esforço para o surgimento de desejos latentes de semear – uma natureza de migalhas a serem coletadas, e por fim espalhadas, como finos lapsos de fagulhas e centelhas.</w:t>
      </w:r>
    </w:p>
    <w:p w14:paraId="0000000B" w14:textId="231D581F" w:rsidR="00BE2BCC" w:rsidRDefault="00F630C1">
      <w:pPr>
        <w:spacing w:after="200" w:line="360" w:lineRule="auto"/>
        <w:jc w:val="both"/>
      </w:pPr>
      <w:r>
        <w:rPr>
          <w:rFonts w:ascii="Times New Roman" w:eastAsia="Times New Roman" w:hAnsi="Times New Roman" w:cs="Times New Roman"/>
          <w:sz w:val="24"/>
          <w:szCs w:val="24"/>
        </w:rPr>
        <w:tab/>
        <w:t>Desde as cinzas das chamas das fogueiras inquisitórias aos papéis dos guetos, são estes os registros das odisseias particulares e coletivas, de corpos individuais e comunitários que percorrem, transitam e ecoam nos movimentos elipsoidais das diásporas, em que nasce</w:t>
      </w:r>
      <w:ins w:id="62" w:author="Ana Cecília Agua de Melo" w:date="2026-04-21T12:08:00Z">
        <w:r w:rsidR="004E36C4">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e se constr</w:t>
      </w:r>
      <w:ins w:id="63" w:author="Ana Cecília Agua de Melo" w:date="2026-04-21T12:08:00Z">
        <w:r w:rsidR="004E36C4">
          <w:rPr>
            <w:rFonts w:ascii="Times New Roman" w:eastAsia="Times New Roman" w:hAnsi="Times New Roman" w:cs="Times New Roman"/>
            <w:sz w:val="24"/>
            <w:szCs w:val="24"/>
          </w:rPr>
          <w:t>oem</w:t>
        </w:r>
      </w:ins>
      <w:del w:id="64" w:author="Ana Cecília Agua de Melo" w:date="2026-04-21T12:08:00Z">
        <w:r w:rsidDel="004E36C4">
          <w:rPr>
            <w:rFonts w:ascii="Times New Roman" w:eastAsia="Times New Roman" w:hAnsi="Times New Roman" w:cs="Times New Roman"/>
            <w:sz w:val="24"/>
            <w:szCs w:val="24"/>
          </w:rPr>
          <w:delText>ói</w:delText>
        </w:r>
      </w:del>
      <w:r>
        <w:rPr>
          <w:rFonts w:ascii="Times New Roman" w:eastAsia="Times New Roman" w:hAnsi="Times New Roman" w:cs="Times New Roman"/>
          <w:sz w:val="24"/>
          <w:szCs w:val="24"/>
        </w:rPr>
        <w:t xml:space="preserve"> territorialidades temporárias passíveis de apropriação e de pertencimento. E assim, </w:t>
      </w:r>
      <w:del w:id="65" w:author="Ana Cecília Agua de Melo" w:date="2026-04-21T12:09:00Z">
        <w:r w:rsidDel="004E36C4">
          <w:rPr>
            <w:rFonts w:ascii="Times New Roman" w:eastAsia="Times New Roman" w:hAnsi="Times New Roman" w:cs="Times New Roman"/>
            <w:sz w:val="24"/>
            <w:szCs w:val="24"/>
          </w:rPr>
          <w:lastRenderedPageBreak/>
          <w:delText>súplica-se</w:delText>
        </w:r>
      </w:del>
      <w:ins w:id="66" w:author="Ana Cecília Agua de Melo" w:date="2026-04-21T12:09:00Z">
        <w:r w:rsidR="004E36C4">
          <w:rPr>
            <w:rFonts w:ascii="Times New Roman" w:eastAsia="Times New Roman" w:hAnsi="Times New Roman" w:cs="Times New Roman"/>
            <w:sz w:val="24"/>
            <w:szCs w:val="24"/>
          </w:rPr>
          <w:t>suplica-se</w:t>
        </w:r>
      </w:ins>
      <w:r>
        <w:rPr>
          <w:rFonts w:ascii="Times New Roman" w:eastAsia="Times New Roman" w:hAnsi="Times New Roman" w:cs="Times New Roman"/>
          <w:sz w:val="24"/>
          <w:szCs w:val="24"/>
        </w:rPr>
        <w:t>: é hora de observar, de perto e de longe, o que dessas outras localidades brotará</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Mir </w:t>
      </w:r>
      <w:proofErr w:type="spellStart"/>
      <w:r>
        <w:rPr>
          <w:rFonts w:ascii="Times New Roman" w:eastAsia="Times New Roman" w:hAnsi="Times New Roman" w:cs="Times New Roman"/>
          <w:i/>
          <w:iCs/>
          <w:sz w:val="24"/>
          <w:szCs w:val="24"/>
        </w:rPr>
        <w:t>zaynen</w:t>
      </w:r>
      <w:proofErr w:type="spellEnd"/>
      <w:r>
        <w:rPr>
          <w:rFonts w:ascii="Times New Roman" w:eastAsia="Times New Roman" w:hAnsi="Times New Roman" w:cs="Times New Roman"/>
          <w:i/>
          <w:iCs/>
          <w:sz w:val="24"/>
          <w:szCs w:val="24"/>
        </w:rPr>
        <w:t xml:space="preserve"> do</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w:t>
      </w:r>
    </w:p>
    <w:p w14:paraId="0000000C"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0D" w14:textId="329ED61F" w:rsidR="00BE2BCC" w:rsidRDefault="00C03F75">
      <w:pPr>
        <w:spacing w:after="200" w:line="360" w:lineRule="auto"/>
        <w:jc w:val="both"/>
      </w:pPr>
      <w:ins w:id="67" w:author="Ana Cecília Agua de Melo" w:date="2026-05-17T19:06:00Z">
        <w:r>
          <w:rPr>
            <w:rFonts w:ascii="Times New Roman" w:eastAsia="Times New Roman" w:hAnsi="Times New Roman" w:cs="Times New Roman"/>
            <w:sz w:val="24"/>
            <w:szCs w:val="24"/>
          </w:rPr>
          <w:t>Disponho</w:t>
        </w:r>
      </w:ins>
      <w:del w:id="68" w:author="Ana Cecília Agua de Melo" w:date="2026-05-17T19:05:00Z">
        <w:r w:rsidR="00F630C1" w:rsidDel="00C03F75">
          <w:rPr>
            <w:rFonts w:ascii="Times New Roman" w:eastAsia="Times New Roman" w:hAnsi="Times New Roman" w:cs="Times New Roman"/>
            <w:sz w:val="24"/>
            <w:szCs w:val="24"/>
          </w:rPr>
          <w:delText>Coloquei</w:delText>
        </w:r>
      </w:del>
      <w:r w:rsidR="00F630C1">
        <w:rPr>
          <w:rFonts w:ascii="Times New Roman" w:eastAsia="Times New Roman" w:hAnsi="Times New Roman" w:cs="Times New Roman"/>
          <w:sz w:val="24"/>
          <w:szCs w:val="24"/>
        </w:rPr>
        <w:t xml:space="preserve"> </w:t>
      </w:r>
      <w:proofErr w:type="gramStart"/>
      <w:r w:rsidR="00F630C1">
        <w:rPr>
          <w:rFonts w:ascii="Times New Roman" w:eastAsia="Times New Roman" w:hAnsi="Times New Roman" w:cs="Times New Roman"/>
          <w:sz w:val="24"/>
          <w:szCs w:val="24"/>
        </w:rPr>
        <w:t>três folhas sulfite</w:t>
      </w:r>
      <w:proofErr w:type="gramEnd"/>
      <w:r w:rsidR="00F630C1">
        <w:rPr>
          <w:rFonts w:ascii="Times New Roman" w:eastAsia="Times New Roman" w:hAnsi="Times New Roman" w:cs="Times New Roman"/>
          <w:sz w:val="24"/>
          <w:szCs w:val="24"/>
        </w:rPr>
        <w:t>, uma ao lado da outra, sobre a mesa de jantar da sala de minha casa, rentes à beirada da tábua de madeira, em uma falha tentativa de criar um fundo branco. Sobre as folhas estão dois livros e um caderno. Registro esse primeiro passo meticulosamente realizado. E</w:t>
      </w:r>
      <w:ins w:id="69" w:author="Ana Cecília Agua de Melo" w:date="2026-04-21T12:13:00Z">
        <w:r w:rsidR="004E36C4">
          <w:rPr>
            <w:rFonts w:ascii="Times New Roman" w:eastAsia="Times New Roman" w:hAnsi="Times New Roman" w:cs="Times New Roman"/>
            <w:sz w:val="24"/>
            <w:szCs w:val="24"/>
          </w:rPr>
          <w:t>m seguida</w:t>
        </w:r>
      </w:ins>
      <w:del w:id="70" w:author="Ana Cecília Agua de Melo" w:date="2026-04-21T12:13:00Z">
        <w:r w:rsidR="00F630C1" w:rsidDel="004E36C4">
          <w:rPr>
            <w:rFonts w:ascii="Times New Roman" w:eastAsia="Times New Roman" w:hAnsi="Times New Roman" w:cs="Times New Roman"/>
            <w:sz w:val="24"/>
            <w:szCs w:val="24"/>
          </w:rPr>
          <w:delText xml:space="preserve"> finalmente,</w:delText>
        </w:r>
      </w:del>
      <w:r w:rsidR="00F630C1">
        <w:rPr>
          <w:rFonts w:ascii="Times New Roman" w:eastAsia="Times New Roman" w:hAnsi="Times New Roman" w:cs="Times New Roman"/>
          <w:sz w:val="24"/>
          <w:szCs w:val="24"/>
        </w:rPr>
        <w:t xml:space="preserve"> posiciono a tão esperada fotografia preta e branca, </w:t>
      </w:r>
      <w:ins w:id="71" w:author="Ana Cecília Agua de Melo" w:date="2026-04-21T12:13:00Z">
        <w:r w:rsidR="004E36C4">
          <w:rPr>
            <w:rFonts w:ascii="Times New Roman" w:eastAsia="Times New Roman" w:hAnsi="Times New Roman" w:cs="Times New Roman"/>
            <w:sz w:val="24"/>
            <w:szCs w:val="24"/>
          </w:rPr>
          <w:t>com</w:t>
        </w:r>
      </w:ins>
      <w:del w:id="72" w:author="Ana Cecília Agua de Melo" w:date="2026-04-21T12:13:00Z">
        <w:r w:rsidR="00F630C1" w:rsidDel="004E36C4">
          <w:rPr>
            <w:rFonts w:ascii="Times New Roman" w:eastAsia="Times New Roman" w:hAnsi="Times New Roman" w:cs="Times New Roman"/>
            <w:sz w:val="24"/>
            <w:szCs w:val="24"/>
          </w:rPr>
          <w:delText>em</w:delText>
        </w:r>
      </w:del>
      <w:r w:rsidR="00F630C1">
        <w:rPr>
          <w:rFonts w:ascii="Times New Roman" w:eastAsia="Times New Roman" w:hAnsi="Times New Roman" w:cs="Times New Roman"/>
          <w:sz w:val="24"/>
          <w:szCs w:val="24"/>
        </w:rPr>
        <w:t xml:space="preserve"> alguns tons amarronzados, sobre os livros, o caderno, as folhas e a mesa. Procuro por algo que chame minha consciência desde uma certa distância – temporal e espacial –, uma ética de memória situada para além do binômio vida-morte</w:t>
      </w:r>
      <w:r w:rsidR="00F630C1">
        <w:rPr>
          <w:rFonts w:ascii="Times New Roman" w:eastAsia="Times New Roman" w:hAnsi="Times New Roman" w:cs="Times New Roman"/>
          <w:sz w:val="24"/>
          <w:szCs w:val="24"/>
          <w:vertAlign w:val="superscript"/>
        </w:rPr>
        <w:footnoteReference w:id="12"/>
      </w:r>
      <w:r w:rsidR="00F630C1">
        <w:rPr>
          <w:rFonts w:ascii="Times New Roman" w:eastAsia="Times New Roman" w:hAnsi="Times New Roman" w:cs="Times New Roman"/>
          <w:sz w:val="24"/>
          <w:szCs w:val="24"/>
        </w:rPr>
        <w:t>.</w:t>
      </w:r>
    </w:p>
    <w:p w14:paraId="0000000E" w14:textId="3BF98D7F" w:rsidR="00BE2BCC" w:rsidRDefault="00F630C1">
      <w:pPr>
        <w:spacing w:after="200" w:line="360" w:lineRule="auto"/>
        <w:jc w:val="both"/>
      </w:pPr>
      <w:r>
        <w:rPr>
          <w:rFonts w:ascii="Times New Roman" w:eastAsia="Times New Roman" w:hAnsi="Times New Roman" w:cs="Times New Roman"/>
          <w:sz w:val="24"/>
          <w:szCs w:val="24"/>
        </w:rPr>
        <w:tab/>
        <w:t xml:space="preserve">Estou diante do retrato. Nele uma jovem mulher posa com sua cabeça levemente inclinada, exibindo por completo a lateral esquerda de seu afinado rosto. De bochechas rosadas e olhos esverdeados, seus cabelos de tons castanhos escurecidos criam um contraste com sua pele clara </w:t>
      </w:r>
      <w:ins w:id="77" w:author="Ana Cecília Agua de Melo" w:date="2026-04-21T12:15:00Z">
        <w:r w:rsidR="004E36C4">
          <w:rPr>
            <w:rFonts w:ascii="Times New Roman" w:eastAsia="Times New Roman" w:hAnsi="Times New Roman" w:cs="Times New Roman"/>
            <w:sz w:val="24"/>
            <w:szCs w:val="24"/>
          </w:rPr>
          <w:t>destacada contra</w:t>
        </w:r>
      </w:ins>
      <w:del w:id="78" w:author="Ana Cecília Agua de Melo" w:date="2026-04-21T12:15:00Z">
        <w:r w:rsidDel="004E36C4">
          <w:rPr>
            <w:rFonts w:ascii="Times New Roman" w:eastAsia="Times New Roman" w:hAnsi="Times New Roman" w:cs="Times New Roman"/>
            <w:sz w:val="24"/>
            <w:szCs w:val="24"/>
          </w:rPr>
          <w:delText>que, por sua vez, permite com que a mesma não se funda com</w:delText>
        </w:r>
      </w:del>
      <w:r>
        <w:rPr>
          <w:rFonts w:ascii="Times New Roman" w:eastAsia="Times New Roman" w:hAnsi="Times New Roman" w:cs="Times New Roman"/>
          <w:sz w:val="24"/>
          <w:szCs w:val="24"/>
        </w:rPr>
        <w:t xml:space="preserve"> o acinzentado do plano de fundo da imagem. </w:t>
      </w:r>
    </w:p>
    <w:p w14:paraId="0000000F" w14:textId="06701B34" w:rsidR="00BE2BCC" w:rsidRDefault="00F630C1">
      <w:pPr>
        <w:spacing w:after="200" w:line="360" w:lineRule="auto"/>
        <w:jc w:val="both"/>
      </w:pPr>
      <w:r>
        <w:rPr>
          <w:rFonts w:ascii="Times New Roman" w:eastAsia="Times New Roman" w:hAnsi="Times New Roman" w:cs="Times New Roman"/>
          <w:sz w:val="24"/>
          <w:szCs w:val="24"/>
        </w:rPr>
        <w:tab/>
        <w:t>A mulher retratada é a minha t</w:t>
      </w:r>
      <w:ins w:id="79" w:author="Ana Cecília Agua de Melo" w:date="2026-04-21T12:16:00Z">
        <w:r w:rsidR="004E36C4">
          <w:rPr>
            <w:rFonts w:ascii="Times New Roman" w:eastAsia="Times New Roman" w:hAnsi="Times New Roman" w:cs="Times New Roman"/>
            <w:sz w:val="24"/>
            <w:szCs w:val="24"/>
          </w:rPr>
          <w:t>risavó</w:t>
        </w:r>
      </w:ins>
      <w:del w:id="80" w:author="Ana Cecília Agua de Melo" w:date="2026-04-21T12:16:00Z">
        <w:r w:rsidDel="004E36C4">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Najzsteter</w:t>
      </w:r>
      <w:proofErr w:type="spellEnd"/>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nascida em algum vilarejo nas proximidades da cidade de Lublin, na Polônia, e que agora, já em minhas mãos, lança-se em uma superfície fotográfica fosca que, apesar do ligeiro sorriso, exprime a crueldade de uma história</w:t>
      </w:r>
      <w:ins w:id="81" w:author="Ana Cecília Agua de Melo" w:date="2026-04-21T12:17:00Z">
        <w:r w:rsidR="004E36C4">
          <w:rPr>
            <w:rFonts w:ascii="Times New Roman" w:eastAsia="Times New Roman" w:hAnsi="Times New Roman" w:cs="Times New Roman"/>
            <w:sz w:val="24"/>
            <w:szCs w:val="24"/>
          </w:rPr>
          <w:t xml:space="preserve"> de</w:t>
        </w:r>
      </w:ins>
      <w:r>
        <w:rPr>
          <w:rFonts w:ascii="Times New Roman" w:eastAsia="Times New Roman" w:hAnsi="Times New Roman" w:cs="Times New Roman"/>
          <w:sz w:val="24"/>
          <w:szCs w:val="24"/>
        </w:rPr>
        <w:t xml:space="preserve"> que pouco ou nada saberei. </w:t>
      </w:r>
      <w:ins w:id="82" w:author="Ana Cecília Agua de Melo" w:date="2026-04-21T12:17:00Z">
        <w:r w:rsidR="004E36C4">
          <w:rPr>
            <w:rFonts w:ascii="Times New Roman" w:eastAsia="Times New Roman" w:hAnsi="Times New Roman" w:cs="Times New Roman"/>
            <w:sz w:val="24"/>
            <w:szCs w:val="24"/>
          </w:rPr>
          <w:t>Surge</w:t>
        </w:r>
      </w:ins>
      <w:del w:id="83" w:author="Ana Cecília Agua de Melo" w:date="2026-04-21T12:17:00Z">
        <w:r w:rsidDel="004E36C4">
          <w:rPr>
            <w:rFonts w:ascii="Times New Roman" w:eastAsia="Times New Roman" w:hAnsi="Times New Roman" w:cs="Times New Roman"/>
            <w:sz w:val="24"/>
            <w:szCs w:val="24"/>
          </w:rPr>
          <w:delText>A partir disso,</w:delText>
        </w:r>
      </w:del>
      <w:r>
        <w:rPr>
          <w:rFonts w:ascii="Times New Roman" w:eastAsia="Times New Roman" w:hAnsi="Times New Roman" w:cs="Times New Roman"/>
          <w:sz w:val="24"/>
          <w:szCs w:val="24"/>
        </w:rPr>
        <w:t xml:space="preserve"> uma série de questionamentos</w:t>
      </w:r>
      <w:del w:id="84" w:author="Ana Cecília Agua de Melo" w:date="2026-04-21T12:17:00Z">
        <w:r w:rsidDel="004E36C4">
          <w:rPr>
            <w:rFonts w:ascii="Times New Roman" w:eastAsia="Times New Roman" w:hAnsi="Times New Roman" w:cs="Times New Roman"/>
            <w:sz w:val="24"/>
            <w:szCs w:val="24"/>
          </w:rPr>
          <w:delText xml:space="preserve"> se desdobram</w:delText>
        </w:r>
      </w:del>
      <w:r>
        <w:rPr>
          <w:rFonts w:ascii="Times New Roman" w:eastAsia="Times New Roman" w:hAnsi="Times New Roman" w:cs="Times New Roman"/>
          <w:sz w:val="24"/>
          <w:szCs w:val="24"/>
        </w:rPr>
        <w:t>. Não seria a fotografia a aposta de um testemunho? Não seria a fotografia a possibilidade de contato e de distância ao mesmo tempo? Cabe a nós não ter</w:t>
      </w:r>
      <w:del w:id="85" w:author="Ana Cecília Agua de Melo" w:date="2026-04-21T12:17:00Z">
        <w:r w:rsidDel="004E36C4">
          <w:rPr>
            <w:rFonts w:ascii="Times New Roman" w:eastAsia="Times New Roman" w:hAnsi="Times New Roman" w:cs="Times New Roman"/>
            <w:sz w:val="24"/>
            <w:szCs w:val="24"/>
          </w:rPr>
          <w:delText>mos</w:delText>
        </w:r>
      </w:del>
      <w:r>
        <w:rPr>
          <w:rFonts w:ascii="Times New Roman" w:eastAsia="Times New Roman" w:hAnsi="Times New Roman" w:cs="Times New Roman"/>
          <w:sz w:val="24"/>
          <w:szCs w:val="24"/>
        </w:rPr>
        <w:t xml:space="preserve"> medo de olhar. </w:t>
      </w:r>
    </w:p>
    <w:p w14:paraId="00000010" w14:textId="641BF12E" w:rsidR="00BE2BCC" w:rsidRDefault="00F630C1">
      <w:pPr>
        <w:spacing w:after="200" w:line="360" w:lineRule="auto"/>
        <w:jc w:val="both"/>
        <w:rPr>
          <w:i/>
          <w:iCs/>
        </w:rPr>
      </w:pPr>
      <w:r>
        <w:rPr>
          <w:rFonts w:ascii="Times New Roman" w:eastAsia="Times New Roman" w:hAnsi="Times New Roman" w:cs="Times New Roman"/>
          <w:sz w:val="24"/>
          <w:szCs w:val="24"/>
        </w:rPr>
        <w:tab/>
        <w:t xml:space="preserve">Neste lapso de tempo congelado, que data entre as décadas de 1930 e 1940,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veste um blazer azul</w:t>
      </w:r>
      <w:ins w:id="86" w:author="Ana Cecília Agua de Melo" w:date="2026-05-17T19:08:00Z">
        <w:r w:rsidR="00C03F75">
          <w:rPr>
            <w:rFonts w:ascii="Times New Roman" w:eastAsia="Times New Roman" w:hAnsi="Times New Roman" w:cs="Times New Roman"/>
            <w:sz w:val="24"/>
            <w:szCs w:val="24"/>
          </w:rPr>
          <w:t>-</w:t>
        </w:r>
      </w:ins>
      <w:del w:id="87" w:author="Ana Cecília Agua de Melo" w:date="2026-05-17T19:08:00Z">
        <w:r w:rsidDel="00C03F75">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petróleo que acompanha seis finas linhas brancas nas </w:t>
      </w:r>
      <w:commentRangeStart w:id="88"/>
      <w:r>
        <w:rPr>
          <w:rFonts w:ascii="Times New Roman" w:eastAsia="Times New Roman" w:hAnsi="Times New Roman" w:cs="Times New Roman"/>
          <w:sz w:val="24"/>
          <w:szCs w:val="24"/>
        </w:rPr>
        <w:t>golas laterais</w:t>
      </w:r>
      <w:commentRangeEnd w:id="88"/>
      <w:r w:rsidR="00C03F75">
        <w:rPr>
          <w:rStyle w:val="Refdecomentrio"/>
        </w:rPr>
        <w:commentReference w:id="88"/>
      </w:r>
      <w:r>
        <w:rPr>
          <w:rFonts w:ascii="Times New Roman" w:eastAsia="Times New Roman" w:hAnsi="Times New Roman" w:cs="Times New Roman"/>
          <w:sz w:val="24"/>
          <w:szCs w:val="24"/>
        </w:rPr>
        <w:t xml:space="preserve">, </w:t>
      </w:r>
      <w:ins w:id="89" w:author="Ana Cecília Agua de Melo" w:date="2026-05-17T19:09:00Z">
        <w:r w:rsidR="00C03F75">
          <w:rPr>
            <w:rFonts w:ascii="Times New Roman" w:eastAsia="Times New Roman" w:hAnsi="Times New Roman" w:cs="Times New Roman"/>
            <w:sz w:val="24"/>
            <w:szCs w:val="24"/>
          </w:rPr>
          <w:t xml:space="preserve">onde se </w:t>
        </w:r>
        <w:r w:rsidR="00C03F75">
          <w:rPr>
            <w:rFonts w:ascii="Times New Roman" w:eastAsia="Times New Roman" w:hAnsi="Times New Roman" w:cs="Times New Roman"/>
            <w:sz w:val="24"/>
            <w:szCs w:val="24"/>
          </w:rPr>
          <w:lastRenderedPageBreak/>
          <w:t>destaca um</w:t>
        </w:r>
      </w:ins>
      <w:del w:id="90" w:author="Ana Cecília Agua de Melo" w:date="2026-05-17T19:09:00Z">
        <w:r w:rsidDel="00C03F75">
          <w:rPr>
            <w:rFonts w:ascii="Times New Roman" w:eastAsia="Times New Roman" w:hAnsi="Times New Roman" w:cs="Times New Roman"/>
            <w:sz w:val="24"/>
            <w:szCs w:val="24"/>
          </w:rPr>
          <w:delText>e um</w:delText>
        </w:r>
      </w:del>
      <w:r>
        <w:rPr>
          <w:rFonts w:ascii="Times New Roman" w:eastAsia="Times New Roman" w:hAnsi="Times New Roman" w:cs="Times New Roman"/>
          <w:sz w:val="24"/>
          <w:szCs w:val="24"/>
        </w:rPr>
        <w:t xml:space="preserve"> broche prateado</w:t>
      </w:r>
      <w:del w:id="91" w:author="Ana Cecília Agua de Melo" w:date="2026-05-17T19:09:00Z">
        <w:r w:rsidDel="00C03F75">
          <w:rPr>
            <w:rFonts w:ascii="Times New Roman" w:eastAsia="Times New Roman" w:hAnsi="Times New Roman" w:cs="Times New Roman"/>
            <w:sz w:val="24"/>
            <w:szCs w:val="24"/>
          </w:rPr>
          <w:delText xml:space="preserve"> em seu colarinho</w:delText>
        </w:r>
      </w:del>
      <w:r>
        <w:rPr>
          <w:rFonts w:ascii="Times New Roman" w:eastAsia="Times New Roman" w:hAnsi="Times New Roman" w:cs="Times New Roman"/>
          <w:sz w:val="24"/>
          <w:szCs w:val="24"/>
        </w:rPr>
        <w:t>. Seus cabelos</w:t>
      </w:r>
      <w:del w:id="92" w:author="Ana Cecília Agua de Melo" w:date="2026-05-21T17:51:00Z">
        <w:r w:rsidDel="00D03399">
          <w:rPr>
            <w:rFonts w:ascii="Times New Roman" w:eastAsia="Times New Roman" w:hAnsi="Times New Roman" w:cs="Times New Roman"/>
            <w:sz w:val="24"/>
            <w:szCs w:val="24"/>
          </w:rPr>
          <w:delText xml:space="preserve"> curtos</w:delText>
        </w:r>
      </w:del>
      <w:r>
        <w:rPr>
          <w:rFonts w:ascii="Times New Roman" w:eastAsia="Times New Roman" w:hAnsi="Times New Roman" w:cs="Times New Roman"/>
          <w:sz w:val="24"/>
          <w:szCs w:val="24"/>
        </w:rPr>
        <w:t xml:space="preserve"> escuros</w:t>
      </w:r>
      <w:ins w:id="93" w:author="Ana Cecília Agua de Melo" w:date="2026-05-21T17:51:00Z">
        <w:r w:rsidR="00D03399">
          <w:rPr>
            <w:rFonts w:ascii="Times New Roman" w:eastAsia="Times New Roman" w:hAnsi="Times New Roman" w:cs="Times New Roman"/>
            <w:sz w:val="24"/>
            <w:szCs w:val="24"/>
          </w:rPr>
          <w:t>, curtos e ligeiramente ondulados,</w:t>
        </w:r>
      </w:ins>
      <w:del w:id="94" w:author="Ana Cecília Agua de Melo" w:date="2026-05-21T17:51:00Z">
        <w:r w:rsidDel="00D03399">
          <w:rPr>
            <w:rFonts w:ascii="Times New Roman" w:eastAsia="Times New Roman" w:hAnsi="Times New Roman" w:cs="Times New Roman"/>
            <w:sz w:val="24"/>
            <w:szCs w:val="24"/>
          </w:rPr>
          <w:delText xml:space="preserve"> e de pequena ondulação</w:delText>
        </w:r>
      </w:del>
      <w:r>
        <w:rPr>
          <w:rFonts w:ascii="Times New Roman" w:eastAsia="Times New Roman" w:hAnsi="Times New Roman" w:cs="Times New Roman"/>
          <w:sz w:val="24"/>
          <w:szCs w:val="24"/>
        </w:rPr>
        <w:t xml:space="preserve"> são </w:t>
      </w:r>
      <w:del w:id="95" w:author="Ana Cecília Agua de Melo" w:date="2026-05-21T17:51:00Z">
        <w:r w:rsidDel="00D03399">
          <w:rPr>
            <w:rFonts w:ascii="Times New Roman" w:eastAsia="Times New Roman" w:hAnsi="Times New Roman" w:cs="Times New Roman"/>
            <w:sz w:val="24"/>
            <w:szCs w:val="24"/>
          </w:rPr>
          <w:delText xml:space="preserve">cuidadosamente </w:delText>
        </w:r>
      </w:del>
      <w:r>
        <w:rPr>
          <w:rFonts w:ascii="Times New Roman" w:eastAsia="Times New Roman" w:hAnsi="Times New Roman" w:cs="Times New Roman"/>
          <w:sz w:val="24"/>
          <w:szCs w:val="24"/>
        </w:rPr>
        <w:t>fixados</w:t>
      </w:r>
      <w:ins w:id="96" w:author="Ana Cecília Agua de Melo" w:date="2026-05-21T17:51:00Z">
        <w:r w:rsidR="00D03399">
          <w:rPr>
            <w:rFonts w:ascii="Times New Roman" w:eastAsia="Times New Roman" w:hAnsi="Times New Roman" w:cs="Times New Roman"/>
            <w:sz w:val="24"/>
            <w:szCs w:val="24"/>
          </w:rPr>
          <w:t xml:space="preserve"> com esmero</w:t>
        </w:r>
      </w:ins>
      <w:r>
        <w:rPr>
          <w:rFonts w:ascii="Times New Roman" w:eastAsia="Times New Roman" w:hAnsi="Times New Roman" w:cs="Times New Roman"/>
          <w:sz w:val="24"/>
          <w:szCs w:val="24"/>
        </w:rPr>
        <w:t xml:space="preserve"> por finos grampos de tonalidade preta, </w:t>
      </w:r>
      <w:ins w:id="97" w:author="Ana Cecília Agua de Melo" w:date="2026-04-21T12:27:00Z">
        <w:r w:rsidR="003A481D">
          <w:rPr>
            <w:rFonts w:ascii="Times New Roman" w:eastAsia="Times New Roman" w:hAnsi="Times New Roman" w:cs="Times New Roman"/>
            <w:sz w:val="24"/>
            <w:szCs w:val="24"/>
          </w:rPr>
          <w:t>que poderiam passar despercebidos a</w:t>
        </w:r>
      </w:ins>
      <w:del w:id="98" w:author="Ana Cecília Agua de Melo" w:date="2026-04-21T12:27:00Z">
        <w:r w:rsidDel="003A481D">
          <w:rPr>
            <w:rFonts w:ascii="Times New Roman" w:eastAsia="Times New Roman" w:hAnsi="Times New Roman" w:cs="Times New Roman"/>
            <w:sz w:val="24"/>
            <w:szCs w:val="24"/>
          </w:rPr>
          <w:delText>e que se camuflam ao passo de</w:delText>
        </w:r>
      </w:del>
      <w:r>
        <w:rPr>
          <w:rFonts w:ascii="Times New Roman" w:eastAsia="Times New Roman" w:hAnsi="Times New Roman" w:cs="Times New Roman"/>
          <w:sz w:val="24"/>
          <w:szCs w:val="24"/>
        </w:rPr>
        <w:t xml:space="preserve"> um olhar menos cuidadoso. Seus olhos turvos</w:t>
      </w:r>
      <w:ins w:id="99" w:author="Ana Cecília Agua de Melo" w:date="2026-05-21T17:51:00Z">
        <w:r w:rsidR="00D03399">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desviam da lente fotográfica em um gesto aparentemente proposital de desencontro.</w:t>
      </w:r>
      <w:r>
        <w:rPr>
          <w:rFonts w:ascii="Times New Roman" w:eastAsia="Times New Roman" w:hAnsi="Times New Roman" w:cs="Times New Roman"/>
          <w:i/>
          <w:iCs/>
          <w:sz w:val="24"/>
          <w:szCs w:val="24"/>
        </w:rPr>
        <w:t xml:space="preserve"> E finalmente, será que de todas as coisas que </w:t>
      </w:r>
      <w:del w:id="100" w:author="Ana Cecília Agua de Melo" w:date="2026-04-21T12:28:00Z">
        <w:r w:rsidDel="003A481D">
          <w:rPr>
            <w:rFonts w:ascii="Times New Roman" w:eastAsia="Times New Roman" w:hAnsi="Times New Roman" w:cs="Times New Roman"/>
            <w:i/>
            <w:iCs/>
            <w:sz w:val="24"/>
            <w:szCs w:val="24"/>
          </w:rPr>
          <w:delText xml:space="preserve">a </w:delText>
        </w:r>
      </w:del>
      <w:r>
        <w:rPr>
          <w:rFonts w:ascii="Times New Roman" w:eastAsia="Times New Roman" w:hAnsi="Times New Roman" w:cs="Times New Roman"/>
          <w:i/>
          <w:iCs/>
          <w:sz w:val="24"/>
          <w:szCs w:val="24"/>
        </w:rPr>
        <w:t>poderiam estar olhando</w:t>
      </w:r>
      <w:ins w:id="101" w:author="Ana Cecília Agua de Melo" w:date="2026-04-21T12:28:00Z">
        <w:r w:rsidR="003A481D">
          <w:rPr>
            <w:rFonts w:ascii="Times New Roman" w:eastAsia="Times New Roman" w:hAnsi="Times New Roman" w:cs="Times New Roman"/>
            <w:i/>
            <w:iCs/>
            <w:sz w:val="24"/>
            <w:szCs w:val="24"/>
          </w:rPr>
          <w:t xml:space="preserve"> para ela</w:t>
        </w:r>
      </w:ins>
      <w:r>
        <w:rPr>
          <w:rFonts w:ascii="Times New Roman" w:eastAsia="Times New Roman" w:hAnsi="Times New Roman" w:cs="Times New Roman"/>
          <w:i/>
          <w:iCs/>
          <w:sz w:val="24"/>
          <w:szCs w:val="24"/>
        </w:rPr>
        <w:t xml:space="preserve"> agora, ela imaginou por algum instante que seria eu?</w:t>
      </w:r>
    </w:p>
    <w:p w14:paraId="00000011" w14:textId="63A462C6" w:rsidR="00BE2BCC" w:rsidRDefault="00F630C1">
      <w:pPr>
        <w:spacing w:after="200" w:line="360" w:lineRule="auto"/>
        <w:jc w:val="both"/>
      </w:pPr>
      <w:r>
        <w:rPr>
          <w:rFonts w:ascii="Times New Roman" w:eastAsia="Times New Roman" w:hAnsi="Times New Roman" w:cs="Times New Roman"/>
          <w:sz w:val="24"/>
          <w:szCs w:val="24"/>
        </w:rPr>
        <w:tab/>
        <w:t xml:space="preserve">No canto direito da fotografia, pelo olhar do espectador, está um pequeno selo circular e timbrado que ocupa, aproximadamente, 1/5 da folha impressa. </w:t>
      </w:r>
      <w:ins w:id="102" w:author="Ana Cecília Agua de Melo" w:date="2026-04-21T12:31:00Z">
        <w:r w:rsidR="00DC6FB3">
          <w:rPr>
            <w:rFonts w:ascii="Times New Roman" w:eastAsia="Times New Roman" w:hAnsi="Times New Roman" w:cs="Times New Roman"/>
            <w:sz w:val="24"/>
            <w:szCs w:val="24"/>
          </w:rPr>
          <w:t>No</w:t>
        </w:r>
      </w:ins>
      <w:del w:id="103" w:author="Ana Cecília Agua de Melo" w:date="2026-04-21T12:31:00Z">
        <w:r w:rsidDel="00DC6FB3">
          <w:rPr>
            <w:rFonts w:ascii="Times New Roman" w:eastAsia="Times New Roman" w:hAnsi="Times New Roman" w:cs="Times New Roman"/>
            <w:sz w:val="24"/>
            <w:szCs w:val="24"/>
          </w:rPr>
          <w:delText>Em seu</w:delText>
        </w:r>
      </w:del>
      <w:r>
        <w:rPr>
          <w:rFonts w:ascii="Times New Roman" w:eastAsia="Times New Roman" w:hAnsi="Times New Roman" w:cs="Times New Roman"/>
          <w:sz w:val="24"/>
          <w:szCs w:val="24"/>
        </w:rPr>
        <w:t xml:space="preserve"> centro se lê a palavra México</w:t>
      </w:r>
      <w:ins w:id="104" w:author="Ana Cecília Agua de Melo" w:date="2026-04-21T12:31:00Z">
        <w:r w:rsidR="00DC6FB3">
          <w:rPr>
            <w:rFonts w:ascii="Times New Roman" w:eastAsia="Times New Roman" w:hAnsi="Times New Roman" w:cs="Times New Roman"/>
            <w:sz w:val="24"/>
            <w:szCs w:val="24"/>
          </w:rPr>
          <w:t>,</w:t>
        </w:r>
      </w:ins>
      <w:del w:id="105" w:author="Ana Cecília Agua de Melo" w:date="2026-04-21T12:31:00Z">
        <w:r w:rsidDel="00DC6FB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acompanhad</w:t>
      </w:r>
      <w:ins w:id="106" w:author="Ana Cecília Agua de Melo" w:date="2026-04-21T12:31:00Z">
        <w:r w:rsidR="00DC6FB3">
          <w:rPr>
            <w:rFonts w:ascii="Times New Roman" w:eastAsia="Times New Roman" w:hAnsi="Times New Roman" w:cs="Times New Roman"/>
            <w:sz w:val="24"/>
            <w:szCs w:val="24"/>
          </w:rPr>
          <w:t>a</w:t>
        </w:r>
      </w:ins>
      <w:del w:id="107" w:author="Ana Cecília Agua de Melo" w:date="2026-04-21T12:31:00Z">
        <w:r w:rsidDel="00DC6FB3">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dos escritos: FOTO HERMAN e STA. MARIA DE LA REDONDA, 136. Esse endereço </w:t>
      </w:r>
      <w:del w:id="108" w:author="Ana Cecília Agua de Melo" w:date="2026-04-21T12:31:00Z">
        <w:r w:rsidDel="00DC6FB3">
          <w:rPr>
            <w:rFonts w:ascii="Times New Roman" w:eastAsia="Times New Roman" w:hAnsi="Times New Roman" w:cs="Times New Roman"/>
            <w:sz w:val="24"/>
            <w:szCs w:val="24"/>
          </w:rPr>
          <w:delText xml:space="preserve">já </w:delText>
        </w:r>
      </w:del>
      <w:r>
        <w:rPr>
          <w:rFonts w:ascii="Times New Roman" w:eastAsia="Times New Roman" w:hAnsi="Times New Roman" w:cs="Times New Roman"/>
          <w:sz w:val="24"/>
          <w:szCs w:val="24"/>
        </w:rPr>
        <w:t xml:space="preserve">não existe mais. No verso do retrato, abrindo alas em meio aos vestígios do tempo, encontra-se um pequeno texto, desejo de testemunho lido em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vertAlign w:val="superscript"/>
        </w:rPr>
        <w:footnoteReference w:id="14"/>
      </w:r>
      <w:del w:id="114" w:author="Ana Cecília Agua de Melo" w:date="2026-04-21T12:32:00Z">
        <w:r w:rsidDel="00DC6FB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escrito em letras hebraicas legíveis e bem centralizadas na página, uma comprovação e, ao mesmo tempo, uma palavra de adeus</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“Essa é uma fotografia minha de lembrança para os meus queridos filhos. A tua mãe, </w:t>
      </w:r>
      <w:proofErr w:type="spellStart"/>
      <w:r>
        <w:rPr>
          <w:rFonts w:ascii="Times New Roman" w:eastAsia="Times New Roman" w:hAnsi="Times New Roman" w:cs="Times New Roman"/>
          <w:i/>
          <w:iCs/>
          <w:sz w:val="24"/>
          <w:szCs w:val="24"/>
        </w:rPr>
        <w:t>Dvora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
    <w:p w14:paraId="00000012" w14:textId="5CDAB47E" w:rsidR="00BE2BCC" w:rsidRDefault="00F630C1">
      <w:pPr>
        <w:spacing w:after="200" w:line="360" w:lineRule="auto"/>
        <w:jc w:val="both"/>
      </w:pPr>
      <w:r>
        <w:rPr>
          <w:rFonts w:ascii="Times New Roman" w:eastAsia="Times New Roman" w:hAnsi="Times New Roman" w:cs="Times New Roman"/>
          <w:sz w:val="24"/>
          <w:szCs w:val="24"/>
        </w:rPr>
        <w:tab/>
        <w:t xml:space="preserve">Sobre estes escritos – ainda no verso do retrato – encontra-se um outro texto. Possivelmente uma primeira tentativa de aproximação entre a autora, o papel e a caneta, mas </w:t>
      </w:r>
      <w:ins w:id="115" w:author="Ana Cecília Agua de Melo" w:date="2026-05-17T19:13:00Z">
        <w:r w:rsidR="00C03F75">
          <w:rPr>
            <w:rFonts w:ascii="Times New Roman" w:eastAsia="Times New Roman" w:hAnsi="Times New Roman" w:cs="Times New Roman"/>
            <w:sz w:val="24"/>
            <w:szCs w:val="24"/>
          </w:rPr>
          <w:t>pouco legível</w:t>
        </w:r>
      </w:ins>
      <w:del w:id="116" w:author="Ana Cecília Agua de Melo" w:date="2026-05-17T19:13:00Z">
        <w:r w:rsidDel="00C03F75">
          <w:rPr>
            <w:rFonts w:ascii="Times New Roman" w:eastAsia="Times New Roman" w:hAnsi="Times New Roman" w:cs="Times New Roman"/>
            <w:sz w:val="24"/>
            <w:szCs w:val="24"/>
          </w:rPr>
          <w:delText>que, por sua vez, pouco se lê</w:delText>
        </w:r>
      </w:del>
      <w:r>
        <w:rPr>
          <w:rFonts w:ascii="Times New Roman" w:eastAsia="Times New Roman" w:hAnsi="Times New Roman" w:cs="Times New Roman"/>
          <w:sz w:val="24"/>
          <w:szCs w:val="24"/>
        </w:rPr>
        <w:t>. As frases se mostram riscadas e as letras se mesclam entre si, entre os traços azulados da caneta esferográfica utilizada. As palavras aparentam não possuir nem começo, nem fim.</w:t>
      </w:r>
    </w:p>
    <w:p w14:paraId="00000013" w14:textId="75867279" w:rsidR="00BE2BCC" w:rsidRDefault="00F630C1">
      <w:pPr>
        <w:spacing w:after="200" w:line="360" w:lineRule="auto"/>
        <w:jc w:val="both"/>
      </w:pPr>
      <w:r>
        <w:rPr>
          <w:rFonts w:ascii="Times New Roman" w:eastAsia="Times New Roman" w:hAnsi="Times New Roman" w:cs="Times New Roman"/>
          <w:sz w:val="24"/>
          <w:szCs w:val="24"/>
        </w:rPr>
        <w:tab/>
      </w:r>
      <w:ins w:id="117" w:author="Ana Cecília Agua de Melo" w:date="2026-05-17T19:15:00Z">
        <w:r w:rsidR="00E435B1">
          <w:rPr>
            <w:rFonts w:ascii="Times New Roman" w:eastAsia="Times New Roman" w:hAnsi="Times New Roman" w:cs="Times New Roman"/>
            <w:sz w:val="24"/>
            <w:szCs w:val="24"/>
          </w:rPr>
          <w:t>Os</w:t>
        </w:r>
      </w:ins>
      <w:ins w:id="118" w:author="Ana Cecília Agua de Melo" w:date="2026-05-17T19:16:00Z">
        <w:r w:rsidR="00E435B1">
          <w:rPr>
            <w:rFonts w:ascii="Times New Roman" w:eastAsia="Times New Roman" w:hAnsi="Times New Roman" w:cs="Times New Roman"/>
            <w:sz w:val="24"/>
            <w:szCs w:val="24"/>
          </w:rPr>
          <w:t xml:space="preserve"> garranchos</w:t>
        </w:r>
      </w:ins>
      <w:del w:id="119" w:author="Ana Cecília Agua de Melo" w:date="2026-05-17T19:15:00Z">
        <w:r w:rsidDel="00E435B1">
          <w:rPr>
            <w:rFonts w:ascii="Times New Roman" w:eastAsia="Times New Roman" w:hAnsi="Times New Roman" w:cs="Times New Roman"/>
            <w:sz w:val="24"/>
            <w:szCs w:val="24"/>
          </w:rPr>
          <w:delText>Este risco</w:delText>
        </w:r>
      </w:del>
      <w:r>
        <w:rPr>
          <w:rFonts w:ascii="Times New Roman" w:eastAsia="Times New Roman" w:hAnsi="Times New Roman" w:cs="Times New Roman"/>
          <w:sz w:val="24"/>
          <w:szCs w:val="24"/>
        </w:rPr>
        <w:t xml:space="preserve"> contrasta</w:t>
      </w:r>
      <w:ins w:id="120" w:author="Ana Cecília Agua de Melo" w:date="2026-05-17T19:16:00Z">
        <w:r w:rsidR="00E435B1">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com a tonalidade já amarelada do suporte fotográfico fosco, que me faz</w:t>
      </w:r>
      <w:del w:id="121" w:author="Ana Cecília Agua de Melo" w:date="2026-04-21T12:33:00Z">
        <w:r w:rsidDel="00DC6FB3">
          <w:rPr>
            <w:rFonts w:ascii="Times New Roman" w:eastAsia="Times New Roman" w:hAnsi="Times New Roman" w:cs="Times New Roman"/>
            <w:sz w:val="24"/>
            <w:szCs w:val="24"/>
          </w:rPr>
          <w:delText>em</w:delText>
        </w:r>
      </w:del>
      <w:r>
        <w:rPr>
          <w:rFonts w:ascii="Times New Roman" w:eastAsia="Times New Roman" w:hAnsi="Times New Roman" w:cs="Times New Roman"/>
          <w:sz w:val="24"/>
          <w:szCs w:val="24"/>
        </w:rPr>
        <w:t xml:space="preserve"> refletir a respeito de algumas questões. A primeira</w:t>
      </w:r>
      <w:ins w:id="122" w:author="Ana Cecília Agua de Melo" w:date="2026-05-21T18:08:00Z">
        <w:r w:rsidR="00F00C00">
          <w:rPr>
            <w:rFonts w:ascii="Times New Roman" w:eastAsia="Times New Roman" w:hAnsi="Times New Roman" w:cs="Times New Roman"/>
            <w:sz w:val="24"/>
            <w:szCs w:val="24"/>
          </w:rPr>
          <w:t xml:space="preserve"> é a</w:t>
        </w:r>
      </w:ins>
      <w:del w:id="123" w:author="Ana Cecília Agua de Melo" w:date="2026-05-21T18:08:00Z">
        <w:r w:rsidDel="00F00C00">
          <w:rPr>
            <w:rFonts w:ascii="Times New Roman" w:eastAsia="Times New Roman" w:hAnsi="Times New Roman" w:cs="Times New Roman"/>
            <w:sz w:val="24"/>
            <w:szCs w:val="24"/>
          </w:rPr>
          <w:delText xml:space="preserve"> ainda visual, gestual e coreografada. A</w:delText>
        </w:r>
      </w:del>
      <w:r>
        <w:rPr>
          <w:rFonts w:ascii="Times New Roman" w:eastAsia="Times New Roman" w:hAnsi="Times New Roman" w:cs="Times New Roman"/>
          <w:sz w:val="24"/>
          <w:szCs w:val="24"/>
        </w:rPr>
        <w:t xml:space="preserve"> ação propositiva de apagamento de algu</w:t>
      </w:r>
      <w:ins w:id="124" w:author="Ana Cecília Agua de Melo" w:date="2026-05-17T19:16:00Z">
        <w:r w:rsidR="00E435B1">
          <w:rPr>
            <w:rFonts w:ascii="Times New Roman" w:eastAsia="Times New Roman" w:hAnsi="Times New Roman" w:cs="Times New Roman"/>
            <w:sz w:val="24"/>
            <w:szCs w:val="24"/>
          </w:rPr>
          <w:t>mas lembranças</w:t>
        </w:r>
      </w:ins>
      <w:del w:id="125" w:author="Ana Cecília Agua de Melo" w:date="2026-05-17T19:16:00Z">
        <w:r w:rsidDel="00E435B1">
          <w:rPr>
            <w:rFonts w:ascii="Times New Roman" w:eastAsia="Times New Roman" w:hAnsi="Times New Roman" w:cs="Times New Roman"/>
            <w:sz w:val="24"/>
            <w:szCs w:val="24"/>
          </w:rPr>
          <w:delText>ns memorandos</w:delText>
        </w:r>
      </w:del>
      <w:r>
        <w:rPr>
          <w:rFonts w:ascii="Times New Roman" w:eastAsia="Times New Roman" w:hAnsi="Times New Roman" w:cs="Times New Roman"/>
          <w:sz w:val="24"/>
          <w:szCs w:val="24"/>
        </w:rPr>
        <w:t xml:space="preserve"> p</w:t>
      </w:r>
      <w:ins w:id="126" w:author="Ana Cecília Agua de Melo" w:date="2026-04-21T12:33:00Z">
        <w:r w:rsidR="00DC6FB3">
          <w:rPr>
            <w:rFonts w:ascii="Times New Roman" w:eastAsia="Times New Roman" w:hAnsi="Times New Roman" w:cs="Times New Roman"/>
            <w:sz w:val="24"/>
            <w:szCs w:val="24"/>
          </w:rPr>
          <w:t>ela</w:t>
        </w:r>
      </w:ins>
      <w:del w:id="127" w:author="Ana Cecília Agua de Melo" w:date="2026-04-21T12:33:00Z">
        <w:r w:rsidDel="00DC6FB3">
          <w:rPr>
            <w:rFonts w:ascii="Times New Roman" w:eastAsia="Times New Roman" w:hAnsi="Times New Roman" w:cs="Times New Roman"/>
            <w:sz w:val="24"/>
            <w:szCs w:val="24"/>
          </w:rPr>
          <w:delText>romovido por meio da</w:delText>
        </w:r>
      </w:del>
      <w:r>
        <w:rPr>
          <w:rFonts w:ascii="Times New Roman" w:eastAsia="Times New Roman" w:hAnsi="Times New Roman" w:cs="Times New Roman"/>
          <w:sz w:val="24"/>
          <w:szCs w:val="24"/>
        </w:rPr>
        <w:t xml:space="preserve"> mão da própria autora – e que ainda nestas condições são lid</w:t>
      </w:r>
      <w:ins w:id="128" w:author="Ana Cecília Agua de Melo" w:date="2026-05-21T18:08:00Z">
        <w:r w:rsidR="00F00C00">
          <w:rPr>
            <w:rFonts w:ascii="Times New Roman" w:eastAsia="Times New Roman" w:hAnsi="Times New Roman" w:cs="Times New Roman"/>
            <w:sz w:val="24"/>
            <w:szCs w:val="24"/>
          </w:rPr>
          <w:t>a</w:t>
        </w:r>
      </w:ins>
      <w:del w:id="129" w:author="Ana Cecília Agua de Melo" w:date="2026-05-21T18:08:00Z">
        <w:r w:rsidDel="00F00C00">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s, desobedecendo o destino de uma morte prematura. São gestos que não terminam, porque persistem no tempo. </w:t>
      </w:r>
      <w:ins w:id="130" w:author="Ana Cecília Agua de Melo" w:date="2026-05-17T19:17:00Z">
        <w:r w:rsidR="00E435B1">
          <w:rPr>
            <w:rFonts w:ascii="Times New Roman" w:eastAsia="Times New Roman" w:hAnsi="Times New Roman" w:cs="Times New Roman"/>
            <w:sz w:val="24"/>
            <w:szCs w:val="24"/>
          </w:rPr>
          <w:t>Como diz</w:t>
        </w:r>
      </w:ins>
      <w:del w:id="131" w:author="Ana Cecília Agua de Melo" w:date="2026-05-17T19:17:00Z">
        <w:r w:rsidDel="00E435B1">
          <w:rPr>
            <w:rFonts w:ascii="Times New Roman" w:eastAsia="Times New Roman" w:hAnsi="Times New Roman" w:cs="Times New Roman"/>
            <w:sz w:val="24"/>
            <w:szCs w:val="24"/>
          </w:rPr>
          <w:delText>E assim como</w:delText>
        </w:r>
      </w:del>
      <w:r>
        <w:rPr>
          <w:rFonts w:ascii="Times New Roman" w:eastAsia="Times New Roman" w:hAnsi="Times New Roman" w:cs="Times New Roman"/>
          <w:sz w:val="24"/>
          <w:szCs w:val="24"/>
        </w:rPr>
        <w:t xml:space="preserve"> o poema de </w:t>
      </w:r>
      <w:proofErr w:type="spellStart"/>
      <w:r>
        <w:rPr>
          <w:rFonts w:ascii="Times New Roman" w:eastAsia="Times New Roman" w:hAnsi="Times New Roman" w:cs="Times New Roman"/>
          <w:sz w:val="24"/>
          <w:szCs w:val="24"/>
        </w:rPr>
        <w:t>Sutskever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“Talvez essas palavras também</w:t>
      </w:r>
      <w:del w:id="132" w:author="Ana Cecília Agua de Melo" w:date="2026-05-17T19:17:00Z">
        <w:r w:rsidDel="00E435B1">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Vão durar [...]</w:t>
      </w:r>
      <w:del w:id="133" w:author="Ana Cecília Agua de Melo" w:date="2026-05-17T19:18:00Z">
        <w:r w:rsidDel="00E435B1">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Talvez essas palavras vão permanecer [...]”</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Já a segunda questão, o risco da escrita por si só – do ato de escrever letras que comprovam a existência de um corpo, de uma pessoa em uma página. </w:t>
      </w:r>
      <w:ins w:id="137" w:author="Ana Cecília Agua de Melo" w:date="2026-05-21T18:09:00Z">
        <w:r w:rsidR="00F00C00">
          <w:rPr>
            <w:rFonts w:ascii="Times New Roman" w:eastAsia="Times New Roman" w:hAnsi="Times New Roman" w:cs="Times New Roman"/>
            <w:sz w:val="24"/>
            <w:szCs w:val="24"/>
          </w:rPr>
          <w:t>U</w:t>
        </w:r>
      </w:ins>
      <w:del w:id="138" w:author="Ana Cecília Agua de Melo" w:date="2026-05-21T18:09:00Z">
        <w:r w:rsidDel="00F00C00">
          <w:rPr>
            <w:rFonts w:ascii="Times New Roman" w:eastAsia="Times New Roman" w:hAnsi="Times New Roman" w:cs="Times New Roman"/>
            <w:sz w:val="24"/>
            <w:szCs w:val="24"/>
          </w:rPr>
          <w:delText>Isso porque u</w:delText>
        </w:r>
      </w:del>
      <w:r>
        <w:rPr>
          <w:rFonts w:ascii="Times New Roman" w:eastAsia="Times New Roman" w:hAnsi="Times New Roman" w:cs="Times New Roman"/>
          <w:sz w:val="24"/>
          <w:szCs w:val="24"/>
        </w:rPr>
        <w:t xml:space="preserve">ma mão, atrelada a um corpo, escreveu essas palavras, que juntas </w:t>
      </w:r>
      <w:r>
        <w:rPr>
          <w:rFonts w:ascii="Times New Roman" w:eastAsia="Times New Roman" w:hAnsi="Times New Roman" w:cs="Times New Roman"/>
          <w:sz w:val="24"/>
          <w:szCs w:val="24"/>
        </w:rPr>
        <w:lastRenderedPageBreak/>
        <w:t>se tornam frases,</w:t>
      </w:r>
      <w:ins w:id="139" w:author="Ana Cecília Agua de Melo" w:date="2026-05-21T18:09:00Z">
        <w:r w:rsidR="00F00C00">
          <w:rPr>
            <w:rFonts w:ascii="Times New Roman" w:eastAsia="Times New Roman" w:hAnsi="Times New Roman" w:cs="Times New Roman"/>
            <w:sz w:val="24"/>
            <w:szCs w:val="24"/>
          </w:rPr>
          <w:t xml:space="preserve"> </w:t>
        </w:r>
      </w:ins>
      <w:del w:id="140" w:author="Ana Cecília Agua de Melo" w:date="2026-05-21T18:09:00Z">
        <w:r w:rsidDel="00F00C00">
          <w:rPr>
            <w:rFonts w:ascii="Times New Roman" w:eastAsia="Times New Roman" w:hAnsi="Times New Roman" w:cs="Times New Roman"/>
            <w:sz w:val="24"/>
            <w:szCs w:val="24"/>
          </w:rPr>
          <w:delText xml:space="preserve"> e que </w:delText>
        </w:r>
      </w:del>
      <w:r>
        <w:rPr>
          <w:rFonts w:ascii="Times New Roman" w:eastAsia="Times New Roman" w:hAnsi="Times New Roman" w:cs="Times New Roman"/>
          <w:sz w:val="24"/>
          <w:szCs w:val="24"/>
        </w:rPr>
        <w:t xml:space="preserve">finalmente são lidas enquanto desejo. </w:t>
      </w:r>
      <w:r>
        <w:rPr>
          <w:rFonts w:ascii="Times New Roman" w:eastAsia="Times New Roman" w:hAnsi="Times New Roman" w:cs="Times New Roman"/>
          <w:i/>
          <w:iCs/>
          <w:sz w:val="24"/>
          <w:szCs w:val="24"/>
        </w:rPr>
        <w:t>Seria este o ritmo do fim?</w:t>
      </w:r>
      <w:ins w:id="141" w:author="Ana Cecília Agua de Melo" w:date="2026-05-21T18:10:00Z">
        <w:r w:rsidR="00F00C00">
          <w:rPr>
            <w:rFonts w:ascii="Times New Roman" w:eastAsia="Times New Roman" w:hAnsi="Times New Roman" w:cs="Times New Roman"/>
            <w:sz w:val="24"/>
            <w:szCs w:val="24"/>
          </w:rPr>
          <w:t xml:space="preserve"> Entre essas</w:t>
        </w:r>
      </w:ins>
      <w:del w:id="142" w:author="Ana Cecília Agua de Melo" w:date="2026-05-21T18:10:00Z">
        <w:r w:rsidDel="00F00C00">
          <w:rPr>
            <w:rFonts w:ascii="Times New Roman" w:eastAsia="Times New Roman" w:hAnsi="Times New Roman" w:cs="Times New Roman"/>
            <w:sz w:val="24"/>
            <w:szCs w:val="24"/>
          </w:rPr>
          <w:delText xml:space="preserve"> Dessas</w:delText>
        </w:r>
      </w:del>
      <w:r>
        <w:rPr>
          <w:rFonts w:ascii="Times New Roman" w:eastAsia="Times New Roman" w:hAnsi="Times New Roman" w:cs="Times New Roman"/>
          <w:sz w:val="24"/>
          <w:szCs w:val="24"/>
        </w:rPr>
        <w:t xml:space="preserve"> promessas ardentes, prontas para serem consumidas pelas chamas, estão também os papéis da Inquisição.</w:t>
      </w:r>
    </w:p>
    <w:p w14:paraId="00000014" w14:textId="1D13A420" w:rsidR="00BE2BCC" w:rsidRDefault="00F630C1">
      <w:pPr>
        <w:spacing w:after="200" w:line="360" w:lineRule="auto"/>
        <w:jc w:val="both"/>
      </w:pPr>
      <w:r>
        <w:rPr>
          <w:rFonts w:ascii="Times New Roman" w:eastAsia="Times New Roman" w:hAnsi="Times New Roman" w:cs="Times New Roman"/>
          <w:sz w:val="24"/>
          <w:szCs w:val="24"/>
        </w:rPr>
        <w:tab/>
        <w:t>Ao olhar novamente percebo que, de minha t</w:t>
      </w:r>
      <w:ins w:id="143" w:author="Ana Cecília Agua de Melo" w:date="2026-04-21T12:43:00Z">
        <w:r w:rsidR="00935E61">
          <w:rPr>
            <w:rFonts w:ascii="Times New Roman" w:eastAsia="Times New Roman" w:hAnsi="Times New Roman" w:cs="Times New Roman"/>
            <w:sz w:val="24"/>
            <w:szCs w:val="24"/>
          </w:rPr>
          <w:t>risavó</w:t>
        </w:r>
      </w:ins>
      <w:del w:id="144" w:author="Ana Cecília Agua de Melo" w:date="2026-04-21T12:43:00Z">
        <w:r w:rsidDel="00935E61">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me resta</w:t>
      </w:r>
      <w:ins w:id="145" w:author="Ana Cecília Agua de Melo" w:date="2026-04-21T12:43:00Z">
        <w:r w:rsidR="00935E61">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vestígios de sua caligrafia – e assim uma terceira questão sobre o risco surge</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w:t>
      </w:r>
    </w:p>
    <w:p w14:paraId="00000015" w14:textId="77777777" w:rsidR="00BE2BCC" w:rsidRDefault="00F630C1">
      <w:pPr>
        <w:spacing w:after="200" w:line="360" w:lineRule="auto"/>
        <w:ind w:firstLine="720"/>
        <w:jc w:val="both"/>
      </w:pPr>
      <w:proofErr w:type="spellStart"/>
      <w:r>
        <w:rPr>
          <w:rFonts w:ascii="Times New Roman" w:eastAsia="Times New Roman" w:hAnsi="Times New Roman" w:cs="Times New Roman"/>
          <w:i/>
          <w:iCs/>
          <w:sz w:val="24"/>
          <w:szCs w:val="24"/>
        </w:rPr>
        <w:t>Ot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tokhike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sakone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tsu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bashteyn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shraybn</w:t>
      </w:r>
      <w:proofErr w:type="spellEnd"/>
      <w:r>
        <w:rPr>
          <w:rFonts w:ascii="Times New Roman" w:eastAsia="Times New Roman" w:hAnsi="Times New Roman" w:cs="Times New Roman"/>
          <w:i/>
          <w:iCs/>
          <w:sz w:val="24"/>
          <w:szCs w:val="24"/>
        </w:rPr>
        <w:t xml:space="preserve"> verter </w:t>
      </w:r>
      <w:proofErr w:type="spellStart"/>
      <w:r>
        <w:rPr>
          <w:rFonts w:ascii="Times New Roman" w:eastAsia="Times New Roman" w:hAnsi="Times New Roman" w:cs="Times New Roman"/>
          <w:i/>
          <w:iCs/>
          <w:sz w:val="24"/>
          <w:szCs w:val="24"/>
        </w:rPr>
        <w:t>oyf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yidish</w:t>
      </w:r>
      <w:proofErr w:type="spellEnd"/>
      <w:r>
        <w:rPr>
          <w:rFonts w:ascii="Times New Roman" w:eastAsia="Times New Roman" w:hAnsi="Times New Roman" w:cs="Times New Roman"/>
          <w:i/>
          <w:iCs/>
          <w:sz w:val="24"/>
          <w:szCs w:val="24"/>
        </w:rPr>
        <w:t xml:space="preserve">, vi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vos </w:t>
      </w:r>
      <w:proofErr w:type="spellStart"/>
      <w:r>
        <w:rPr>
          <w:rFonts w:ascii="Times New Roman" w:eastAsia="Times New Roman" w:hAnsi="Times New Roman" w:cs="Times New Roman"/>
          <w:i/>
          <w:iCs/>
          <w:sz w:val="24"/>
          <w:szCs w:val="24"/>
        </w:rPr>
        <w:t>shteyen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ayngekritst</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matn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papir</w:t>
      </w:r>
      <w:proofErr w:type="spellEnd"/>
      <w:r>
        <w:rPr>
          <w:rFonts w:ascii="Times New Roman" w:eastAsia="Times New Roman" w:hAnsi="Times New Roman" w:cs="Times New Roman"/>
          <w:i/>
          <w:iCs/>
          <w:sz w:val="24"/>
          <w:szCs w:val="24"/>
        </w:rPr>
        <w:t xml:space="preserve">, vos </w:t>
      </w:r>
      <w:proofErr w:type="spellStart"/>
      <w:r>
        <w:rPr>
          <w:rFonts w:ascii="Times New Roman" w:eastAsia="Times New Roman" w:hAnsi="Times New Roman" w:cs="Times New Roman"/>
          <w:i/>
          <w:iCs/>
          <w:sz w:val="24"/>
          <w:szCs w:val="24"/>
        </w:rPr>
        <w:t>ikh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hob</w:t>
      </w:r>
      <w:proofErr w:type="spellEnd"/>
      <w:r>
        <w:rPr>
          <w:rFonts w:ascii="Times New Roman" w:eastAsia="Times New Roman" w:hAnsi="Times New Roman" w:cs="Times New Roman"/>
          <w:i/>
          <w:iCs/>
          <w:sz w:val="24"/>
          <w:szCs w:val="24"/>
        </w:rPr>
        <w:t xml:space="preserve"> do </w:t>
      </w:r>
      <w:proofErr w:type="spellStart"/>
      <w:r>
        <w:rPr>
          <w:rFonts w:ascii="Times New Roman" w:eastAsia="Times New Roman" w:hAnsi="Times New Roman" w:cs="Times New Roman"/>
          <w:i/>
          <w:iCs/>
          <w:sz w:val="24"/>
          <w:szCs w:val="24"/>
        </w:rPr>
        <w:t>far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oygn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Di-o</w:t>
      </w:r>
      <w:proofErr w:type="spellEnd"/>
      <w:r>
        <w:rPr>
          <w:rFonts w:ascii="Times New Roman" w:eastAsia="Times New Roman" w:hAnsi="Times New Roman" w:cs="Times New Roman"/>
          <w:i/>
          <w:iCs/>
          <w:sz w:val="24"/>
          <w:szCs w:val="24"/>
        </w:rPr>
        <w:t xml:space="preserve"> verter </w:t>
      </w:r>
      <w:proofErr w:type="spellStart"/>
      <w:r>
        <w:rPr>
          <w:rFonts w:ascii="Times New Roman" w:eastAsia="Times New Roman" w:hAnsi="Times New Roman" w:cs="Times New Roman"/>
          <w:i/>
          <w:iCs/>
          <w:sz w:val="24"/>
          <w:szCs w:val="24"/>
        </w:rPr>
        <w:t>aleyn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zaynen</w:t>
      </w:r>
      <w:proofErr w:type="spellEnd"/>
      <w:r>
        <w:rPr>
          <w:rFonts w:ascii="Times New Roman" w:eastAsia="Times New Roman" w:hAnsi="Times New Roman" w:cs="Times New Roman"/>
          <w:i/>
          <w:iCs/>
          <w:sz w:val="24"/>
          <w:szCs w:val="24"/>
        </w:rPr>
        <w:t xml:space="preserve"> der </w:t>
      </w:r>
      <w:proofErr w:type="spellStart"/>
      <w:r>
        <w:rPr>
          <w:rFonts w:ascii="Times New Roman" w:eastAsia="Times New Roman" w:hAnsi="Times New Roman" w:cs="Times New Roman"/>
          <w:i/>
          <w:iCs/>
          <w:sz w:val="24"/>
          <w:szCs w:val="24"/>
        </w:rPr>
        <w:t>konkreter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bavayz</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iberlebn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natsishe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khayoles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firn</w:t>
      </w:r>
      <w:proofErr w:type="spellEnd"/>
      <w:r>
        <w:rPr>
          <w:rFonts w:ascii="Times New Roman" w:eastAsia="Times New Roman" w:hAnsi="Times New Roman" w:cs="Times New Roman"/>
          <w:i/>
          <w:iCs/>
          <w:sz w:val="24"/>
          <w:szCs w:val="24"/>
        </w:rPr>
        <w:t xml:space="preserve"> a </w:t>
      </w:r>
      <w:proofErr w:type="spellStart"/>
      <w:r>
        <w:rPr>
          <w:rFonts w:ascii="Times New Roman" w:eastAsia="Times New Roman" w:hAnsi="Times New Roman" w:cs="Times New Roman"/>
          <w:i/>
          <w:iCs/>
          <w:sz w:val="24"/>
          <w:szCs w:val="24"/>
        </w:rPr>
        <w:t>yidish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lebn</w:t>
      </w:r>
      <w:proofErr w:type="spellEnd"/>
      <w:r>
        <w:rPr>
          <w:rFonts w:ascii="Times New Roman" w:eastAsia="Times New Roman" w:hAnsi="Times New Roman" w:cs="Times New Roman"/>
          <w:i/>
          <w:iCs/>
          <w:sz w:val="24"/>
          <w:szCs w:val="24"/>
        </w:rPr>
        <w:t xml:space="preserve"> in der </w:t>
      </w:r>
      <w:proofErr w:type="spellStart"/>
      <w:r>
        <w:rPr>
          <w:rFonts w:ascii="Times New Roman" w:eastAsia="Times New Roman" w:hAnsi="Times New Roman" w:cs="Times New Roman"/>
          <w:i/>
          <w:iCs/>
          <w:sz w:val="24"/>
          <w:szCs w:val="24"/>
        </w:rPr>
        <w:t>umgezetslekhkayt</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azoy</w:t>
      </w:r>
      <w:proofErr w:type="spellEnd"/>
      <w:r>
        <w:rPr>
          <w:rFonts w:ascii="Times New Roman" w:eastAsia="Times New Roman" w:hAnsi="Times New Roman" w:cs="Times New Roman"/>
          <w:i/>
          <w:iCs/>
          <w:sz w:val="24"/>
          <w:szCs w:val="24"/>
        </w:rPr>
        <w:t xml:space="preserve"> az </w:t>
      </w:r>
      <w:proofErr w:type="spellStart"/>
      <w:r>
        <w:rPr>
          <w:rFonts w:ascii="Times New Roman" w:eastAsia="Times New Roman" w:hAnsi="Times New Roman" w:cs="Times New Roman"/>
          <w:i/>
          <w:iCs/>
          <w:sz w:val="24"/>
          <w:szCs w:val="24"/>
        </w:rPr>
        <w:t>zey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zoln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blaybn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yener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zayt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bay</w:t>
      </w:r>
      <w:proofErr w:type="spellEnd"/>
      <w:r>
        <w:rPr>
          <w:rFonts w:ascii="Times New Roman" w:eastAsia="Times New Roman" w:hAnsi="Times New Roman" w:cs="Times New Roman"/>
          <w:i/>
          <w:iCs/>
          <w:sz w:val="24"/>
          <w:szCs w:val="24"/>
        </w:rPr>
        <w:t xml:space="preserve"> der </w:t>
      </w:r>
      <w:proofErr w:type="spellStart"/>
      <w:r>
        <w:rPr>
          <w:rFonts w:ascii="Times New Roman" w:eastAsia="Times New Roman" w:hAnsi="Times New Roman" w:cs="Times New Roman"/>
          <w:i/>
          <w:iCs/>
          <w:sz w:val="24"/>
          <w:szCs w:val="24"/>
        </w:rPr>
        <w:t>grenets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tsvishn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lebn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gezets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Azoy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arum</w:t>
      </w:r>
      <w:proofErr w:type="spellEnd"/>
      <w:r>
        <w:rPr>
          <w:rFonts w:ascii="Times New Roman" w:eastAsia="Times New Roman" w:hAnsi="Times New Roman" w:cs="Times New Roman"/>
          <w:i/>
          <w:iCs/>
          <w:sz w:val="24"/>
          <w:szCs w:val="24"/>
        </w:rPr>
        <w:t xml:space="preserve"> az, in </w:t>
      </w:r>
      <w:proofErr w:type="spellStart"/>
      <w:r>
        <w:rPr>
          <w:rFonts w:ascii="Times New Roman" w:eastAsia="Times New Roman" w:hAnsi="Times New Roman" w:cs="Times New Roman"/>
          <w:i/>
          <w:iCs/>
          <w:sz w:val="24"/>
          <w:szCs w:val="24"/>
        </w:rPr>
        <w:t>yenem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moment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mer</w:t>
      </w:r>
      <w:proofErr w:type="spellEnd"/>
      <w:r>
        <w:rPr>
          <w:rFonts w:ascii="Times New Roman" w:eastAsia="Times New Roman" w:hAnsi="Times New Roman" w:cs="Times New Roman"/>
          <w:i/>
          <w:iCs/>
          <w:sz w:val="24"/>
          <w:szCs w:val="24"/>
        </w:rPr>
        <w:t xml:space="preserve"> vi a </w:t>
      </w:r>
      <w:proofErr w:type="spellStart"/>
      <w:r>
        <w:rPr>
          <w:rFonts w:ascii="Times New Roman" w:eastAsia="Times New Roman" w:hAnsi="Times New Roman" w:cs="Times New Roman"/>
          <w:i/>
          <w:iCs/>
          <w:sz w:val="24"/>
          <w:szCs w:val="24"/>
        </w:rPr>
        <w:t>shverd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antplekt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zikh</w:t>
      </w:r>
      <w:proofErr w:type="spellEnd"/>
      <w:r>
        <w:rPr>
          <w:rFonts w:ascii="Times New Roman" w:eastAsia="Times New Roman" w:hAnsi="Times New Roman" w:cs="Times New Roman"/>
          <w:i/>
          <w:iCs/>
          <w:sz w:val="24"/>
          <w:szCs w:val="24"/>
        </w:rPr>
        <w:t xml:space="preserve"> dos </w:t>
      </w:r>
      <w:proofErr w:type="spellStart"/>
      <w:r>
        <w:rPr>
          <w:rFonts w:ascii="Times New Roman" w:eastAsia="Times New Roman" w:hAnsi="Times New Roman" w:cs="Times New Roman"/>
          <w:i/>
          <w:iCs/>
          <w:sz w:val="24"/>
          <w:szCs w:val="24"/>
        </w:rPr>
        <w:t>yidish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mayn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elter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elter</w:t>
      </w:r>
      <w:proofErr w:type="spellEnd"/>
      <w:r>
        <w:rPr>
          <w:rFonts w:ascii="Times New Roman" w:eastAsia="Times New Roman" w:hAnsi="Times New Roman" w:cs="Times New Roman"/>
          <w:i/>
          <w:iCs/>
          <w:sz w:val="24"/>
          <w:szCs w:val="24"/>
        </w:rPr>
        <w:t xml:space="preserve">-bobe vi a </w:t>
      </w:r>
      <w:proofErr w:type="spellStart"/>
      <w:r>
        <w:rPr>
          <w:rFonts w:ascii="Times New Roman" w:eastAsia="Times New Roman" w:hAnsi="Times New Roman" w:cs="Times New Roman"/>
          <w:i/>
          <w:iCs/>
          <w:sz w:val="24"/>
          <w:szCs w:val="24"/>
        </w:rPr>
        <w:t>pantser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vidershtand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kegn</w:t>
      </w:r>
      <w:proofErr w:type="spellEnd"/>
      <w:r>
        <w:rPr>
          <w:rFonts w:ascii="Times New Roman" w:eastAsia="Times New Roman" w:hAnsi="Times New Roman" w:cs="Times New Roman"/>
          <w:i/>
          <w:iCs/>
          <w:sz w:val="24"/>
          <w:szCs w:val="24"/>
        </w:rPr>
        <w:t xml:space="preserve"> a </w:t>
      </w:r>
      <w:proofErr w:type="spellStart"/>
      <w:r>
        <w:rPr>
          <w:rFonts w:ascii="Times New Roman" w:eastAsia="Times New Roman" w:hAnsi="Times New Roman" w:cs="Times New Roman"/>
          <w:i/>
          <w:iCs/>
          <w:sz w:val="24"/>
          <w:szCs w:val="24"/>
        </w:rPr>
        <w:t>lingvistik-rasisher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zoyberung</w:t>
      </w:r>
      <w:proofErr w:type="spellEnd"/>
      <w:r>
        <w:rPr>
          <w:rFonts w:ascii="Times New Roman" w:eastAsia="Times New Roman" w:hAnsi="Times New Roman" w:cs="Times New Roman"/>
          <w:i/>
          <w:iCs/>
          <w:sz w:val="24"/>
          <w:szCs w:val="24"/>
        </w:rPr>
        <w:t xml:space="preserve">, vos </w:t>
      </w:r>
      <w:proofErr w:type="spellStart"/>
      <w:r>
        <w:rPr>
          <w:rFonts w:ascii="Times New Roman" w:eastAsia="Times New Roman" w:hAnsi="Times New Roman" w:cs="Times New Roman"/>
          <w:i/>
          <w:iCs/>
          <w:sz w:val="24"/>
          <w:szCs w:val="24"/>
        </w:rPr>
        <w:t>iz</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adurkhgefirt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gevorn</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eyrope</w:t>
      </w:r>
      <w:proofErr w:type="spellEnd"/>
      <w:r>
        <w:rPr>
          <w:rFonts w:ascii="Times New Roman" w:eastAsia="Times New Roman" w:hAnsi="Times New Roman" w:cs="Times New Roman"/>
          <w:i/>
          <w:iCs/>
          <w:sz w:val="24"/>
          <w:szCs w:val="24"/>
        </w:rPr>
        <w:t xml:space="preserve">. Dos </w:t>
      </w:r>
      <w:proofErr w:type="spellStart"/>
      <w:r>
        <w:rPr>
          <w:rFonts w:ascii="Times New Roman" w:eastAsia="Times New Roman" w:hAnsi="Times New Roman" w:cs="Times New Roman"/>
          <w:i/>
          <w:iCs/>
          <w:sz w:val="24"/>
          <w:szCs w:val="24"/>
        </w:rPr>
        <w:t>vayl</w:t>
      </w:r>
      <w:proofErr w:type="spellEnd"/>
      <w:r>
        <w:rPr>
          <w:rFonts w:ascii="Times New Roman" w:eastAsia="Times New Roman" w:hAnsi="Times New Roman" w:cs="Times New Roman"/>
          <w:i/>
          <w:iCs/>
          <w:sz w:val="24"/>
          <w:szCs w:val="24"/>
        </w:rPr>
        <w:t xml:space="preserve">, vi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yidish-meksikanishe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shrayberin</w:t>
      </w:r>
      <w:proofErr w:type="spellEnd"/>
      <w:r>
        <w:rPr>
          <w:rFonts w:ascii="Times New Roman" w:eastAsia="Times New Roman" w:hAnsi="Times New Roman" w:cs="Times New Roman"/>
          <w:i/>
          <w:iCs/>
          <w:sz w:val="24"/>
          <w:szCs w:val="24"/>
        </w:rPr>
        <w:t xml:space="preserve"> Myriam Moscona </w:t>
      </w:r>
      <w:proofErr w:type="spellStart"/>
      <w:r>
        <w:rPr>
          <w:rFonts w:ascii="Times New Roman" w:eastAsia="Times New Roman" w:hAnsi="Times New Roman" w:cs="Times New Roman"/>
          <w:i/>
          <w:iCs/>
          <w:sz w:val="24"/>
          <w:szCs w:val="24"/>
        </w:rPr>
        <w:t>undz</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dermont</w:t>
      </w:r>
      <w:proofErr w:type="spellEnd"/>
      <w:r>
        <w:rPr>
          <w:rFonts w:ascii="Times New Roman" w:eastAsia="Times New Roman" w:hAnsi="Times New Roman" w:cs="Times New Roman"/>
          <w:i/>
          <w:iCs/>
          <w:sz w:val="24"/>
          <w:szCs w:val="24"/>
        </w:rPr>
        <w:t>: “</w:t>
      </w:r>
      <w:proofErr w:type="spellStart"/>
      <w:r>
        <w:rPr>
          <w:rFonts w:ascii="Times New Roman" w:eastAsia="Times New Roman" w:hAnsi="Times New Roman" w:cs="Times New Roman"/>
          <w:i/>
          <w:iCs/>
          <w:sz w:val="24"/>
          <w:szCs w:val="24"/>
        </w:rPr>
        <w:t>Azoy</w:t>
      </w:r>
      <w:proofErr w:type="spellEnd"/>
      <w:r>
        <w:rPr>
          <w:rFonts w:ascii="Times New Roman" w:eastAsia="Times New Roman" w:hAnsi="Times New Roman" w:cs="Times New Roman"/>
          <w:i/>
          <w:iCs/>
          <w:sz w:val="24"/>
          <w:szCs w:val="24"/>
        </w:rPr>
        <w:t xml:space="preserve"> vi </w:t>
      </w:r>
      <w:proofErr w:type="spellStart"/>
      <w:r>
        <w:rPr>
          <w:rFonts w:ascii="Times New Roman" w:eastAsia="Times New Roman" w:hAnsi="Times New Roman" w:cs="Times New Roman"/>
          <w:i/>
          <w:iCs/>
          <w:sz w:val="24"/>
          <w:szCs w:val="24"/>
        </w:rPr>
        <w:t>mentshn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zaynen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shprakhn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oykh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farshikt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gevorn</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gazkamern</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i/>
          <w:iCs/>
          <w:sz w:val="24"/>
          <w:szCs w:val="24"/>
        </w:rPr>
        <w:t>.</w:t>
      </w:r>
    </w:p>
    <w:p w14:paraId="00000016" w14:textId="0C3FED3A" w:rsidR="00BE2BCC" w:rsidRDefault="00F630C1">
      <w:pPr>
        <w:spacing w:after="200" w:line="360" w:lineRule="auto"/>
        <w:jc w:val="both"/>
      </w:pPr>
      <w:r>
        <w:rPr>
          <w:rFonts w:ascii="Times New Roman" w:eastAsia="Times New Roman" w:hAnsi="Times New Roman" w:cs="Times New Roman"/>
          <w:sz w:val="24"/>
          <w:szCs w:val="24"/>
        </w:rPr>
        <w:tab/>
      </w:r>
      <w:ins w:id="153" w:author="Ana Cecília Agua de Melo" w:date="2026-05-21T18:21:00Z">
        <w:r w:rsidR="008702B5">
          <w:rPr>
            <w:rFonts w:ascii="Times New Roman" w:eastAsia="Times New Roman" w:hAnsi="Times New Roman" w:cs="Times New Roman"/>
            <w:sz w:val="24"/>
            <w:szCs w:val="24"/>
          </w:rPr>
          <w:t>E</w:t>
        </w:r>
      </w:ins>
      <w:del w:id="154" w:author="Ana Cecília Agua de Melo" w:date="2026-05-21T18:21:00Z">
        <w:r w:rsidDel="008702B5">
          <w:rPr>
            <w:rFonts w:ascii="Times New Roman" w:eastAsia="Times New Roman" w:hAnsi="Times New Roman" w:cs="Times New Roman"/>
            <w:sz w:val="24"/>
            <w:szCs w:val="24"/>
          </w:rPr>
          <w:delText>O e</w:delText>
        </w:r>
      </w:del>
      <w:r>
        <w:rPr>
          <w:rFonts w:ascii="Times New Roman" w:eastAsia="Times New Roman" w:hAnsi="Times New Roman" w:cs="Times New Roman"/>
          <w:sz w:val="24"/>
          <w:szCs w:val="24"/>
        </w:rPr>
        <w:t xml:space="preserve">screver em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em um gesto desesperado que vai de encontro </w:t>
      </w:r>
      <w:ins w:id="155" w:author="Ana Cecília Agua de Melo" w:date="2026-05-17T19:21:00Z">
        <w:r w:rsidR="00E435B1">
          <w:rPr>
            <w:rFonts w:ascii="Times New Roman" w:eastAsia="Times New Roman" w:hAnsi="Times New Roman" w:cs="Times New Roman"/>
            <w:sz w:val="24"/>
            <w:szCs w:val="24"/>
          </w:rPr>
          <w:t>à</w:t>
        </w:r>
      </w:ins>
      <w:del w:id="156" w:author="Ana Cecília Agua de Melo" w:date="2026-05-17T19:21:00Z">
        <w:r w:rsidDel="00E435B1">
          <w:rPr>
            <w:rFonts w:ascii="Times New Roman" w:eastAsia="Times New Roman" w:hAnsi="Times New Roman" w:cs="Times New Roman"/>
            <w:sz w:val="24"/>
            <w:szCs w:val="24"/>
          </w:rPr>
          <w:delText>com a</w:delText>
        </w:r>
      </w:del>
      <w:r>
        <w:rPr>
          <w:rFonts w:ascii="Times New Roman" w:eastAsia="Times New Roman" w:hAnsi="Times New Roman" w:cs="Times New Roman"/>
          <w:sz w:val="24"/>
          <w:szCs w:val="24"/>
        </w:rPr>
        <w:t xml:space="preserve"> fotografia, afugenta e </w:t>
      </w:r>
      <w:del w:id="157" w:author="Ana Cecília Agua de Melo" w:date="2026-05-17T19:21:00Z">
        <w:r w:rsidDel="00E435B1">
          <w:rPr>
            <w:rFonts w:ascii="Times New Roman" w:eastAsia="Times New Roman" w:hAnsi="Times New Roman" w:cs="Times New Roman"/>
            <w:sz w:val="24"/>
            <w:szCs w:val="24"/>
          </w:rPr>
          <w:delText xml:space="preserve">me </w:delText>
        </w:r>
      </w:del>
      <w:r>
        <w:rPr>
          <w:rFonts w:ascii="Times New Roman" w:eastAsia="Times New Roman" w:hAnsi="Times New Roman" w:cs="Times New Roman"/>
          <w:sz w:val="24"/>
          <w:szCs w:val="24"/>
        </w:rPr>
        <w:t>retorna</w:t>
      </w:r>
      <w:ins w:id="158" w:author="Ana Cecília Agua de Melo" w:date="2026-05-17T19:21:00Z">
        <w:r w:rsidR="00E435B1">
          <w:rPr>
            <w:rFonts w:ascii="Times New Roman" w:eastAsia="Times New Roman" w:hAnsi="Times New Roman" w:cs="Times New Roman"/>
            <w:sz w:val="24"/>
            <w:szCs w:val="24"/>
          </w:rPr>
          <w:t xml:space="preserve"> a mim</w:t>
        </w:r>
      </w:ins>
      <w:r>
        <w:rPr>
          <w:rFonts w:ascii="Times New Roman" w:eastAsia="Times New Roman" w:hAnsi="Times New Roman" w:cs="Times New Roman"/>
          <w:sz w:val="24"/>
          <w:szCs w:val="24"/>
        </w:rPr>
        <w:t>. Como uma resposta-eco</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Dessas memórias permanece a </w:t>
      </w:r>
      <w:proofErr w:type="spellStart"/>
      <w:r>
        <w:rPr>
          <w:rFonts w:ascii="Times New Roman" w:eastAsia="Times New Roman" w:hAnsi="Times New Roman" w:cs="Times New Roman"/>
          <w:i/>
          <w:iCs/>
          <w:sz w:val="24"/>
          <w:szCs w:val="24"/>
        </w:rPr>
        <w:t>nahalá</w:t>
      </w:r>
      <w:proofErr w:type="spellEnd"/>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E destas histórias de destruições entoamos o </w:t>
      </w:r>
      <w:proofErr w:type="spellStart"/>
      <w:r>
        <w:rPr>
          <w:rFonts w:ascii="Times New Roman" w:eastAsia="Times New Roman" w:hAnsi="Times New Roman" w:cs="Times New Roman"/>
          <w:i/>
          <w:iCs/>
          <w:sz w:val="24"/>
          <w:szCs w:val="24"/>
        </w:rPr>
        <w:t>kadish</w:t>
      </w:r>
      <w:proofErr w:type="spellEnd"/>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 nossa história não será em vão”</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 xml:space="preserve">, suplicam todos aqueles judeus e judias que </w:t>
      </w:r>
      <w:del w:id="162" w:author="Ana Cecília Agua de Melo" w:date="2026-04-21T12:51:00Z">
        <w:r w:rsidDel="00FC67F2">
          <w:rPr>
            <w:rFonts w:ascii="Times New Roman" w:eastAsia="Times New Roman" w:hAnsi="Times New Roman" w:cs="Times New Roman"/>
            <w:sz w:val="24"/>
            <w:szCs w:val="24"/>
          </w:rPr>
          <w:delText xml:space="preserve">viveram </w:delText>
        </w:r>
      </w:del>
      <w:del w:id="163" w:author="Ana Cecília Agua de Melo" w:date="2026-04-21T12:50:00Z">
        <w:r w:rsidDel="00FC67F2">
          <w:rPr>
            <w:rFonts w:ascii="Times New Roman" w:eastAsia="Times New Roman" w:hAnsi="Times New Roman" w:cs="Times New Roman"/>
            <w:sz w:val="24"/>
            <w:szCs w:val="24"/>
          </w:rPr>
          <w:delText xml:space="preserve">e </w:delText>
        </w:r>
      </w:del>
      <w:r>
        <w:rPr>
          <w:rFonts w:ascii="Times New Roman" w:eastAsia="Times New Roman" w:hAnsi="Times New Roman" w:cs="Times New Roman"/>
          <w:sz w:val="24"/>
          <w:szCs w:val="24"/>
        </w:rPr>
        <w:t xml:space="preserve">sobreviveram </w:t>
      </w:r>
      <w:ins w:id="164" w:author="Ana Cecília Agua de Melo" w:date="2026-04-21T12:51:00Z">
        <w:r w:rsidR="00FC67F2">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o desastre da vida judaica europeia entre as décadas de 1930 e 1940, e continua</w:t>
      </w:r>
      <w:ins w:id="165" w:author="Ana Cecília Agua de Melo" w:date="2026-04-21T12:54:00Z">
        <w:r w:rsidR="00FC67F2">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“todos saberão o que foi feito com os judeus na </w:t>
      </w:r>
      <w:r>
        <w:rPr>
          <w:rFonts w:ascii="Times New Roman" w:eastAsia="Times New Roman" w:hAnsi="Times New Roman" w:cs="Times New Roman"/>
          <w:i/>
          <w:iCs/>
          <w:sz w:val="24"/>
          <w:szCs w:val="24"/>
        </w:rPr>
        <w:lastRenderedPageBreak/>
        <w:t>metade do século XX”</w:t>
      </w:r>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enquanto escudo, regressa para </w:t>
      </w:r>
      <w:commentRangeStart w:id="166"/>
      <w:r>
        <w:rPr>
          <w:rFonts w:ascii="Times New Roman" w:eastAsia="Times New Roman" w:hAnsi="Times New Roman" w:cs="Times New Roman"/>
          <w:sz w:val="24"/>
          <w:szCs w:val="24"/>
        </w:rPr>
        <w:t xml:space="preserve">colocar em xeque </w:t>
      </w:r>
      <w:commentRangeEnd w:id="166"/>
      <w:r w:rsidR="008702B5">
        <w:rPr>
          <w:rStyle w:val="Refdecomentrio"/>
        </w:rPr>
        <w:commentReference w:id="166"/>
      </w:r>
      <w:r>
        <w:rPr>
          <w:rFonts w:ascii="Times New Roman" w:eastAsia="Times New Roman" w:hAnsi="Times New Roman" w:cs="Times New Roman"/>
          <w:sz w:val="24"/>
          <w:szCs w:val="24"/>
        </w:rPr>
        <w:t>– e assim, multiplicar – tudo aquilo que por muito tempo virou cinzas</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w:t>
      </w:r>
    </w:p>
    <w:p w14:paraId="00000017" w14:textId="4DD3C078" w:rsidR="00BE2BCC" w:rsidRDefault="00F630C1">
      <w:pPr>
        <w:spacing w:after="200" w:line="360" w:lineRule="auto"/>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Toda sobrevivência – seja ela construída pelos seus maiores ou pelos seus menores gestos – é uma espécie de contestação histórica. Toda sobrevivência é um desejo pulsante e latente de escrever</w:t>
      </w:r>
      <w:r>
        <w:rPr>
          <w:rFonts w:ascii="Times New Roman" w:eastAsia="Times New Roman" w:hAnsi="Times New Roman" w:cs="Times New Roman"/>
          <w:sz w:val="24"/>
          <w:szCs w:val="24"/>
          <w:vertAlign w:val="superscript"/>
        </w:rPr>
        <w:footnoteReference w:id="25"/>
      </w:r>
      <w:r>
        <w:rPr>
          <w:rFonts w:ascii="Times New Roman" w:eastAsia="Times New Roman" w:hAnsi="Times New Roman" w:cs="Times New Roman"/>
          <w:sz w:val="24"/>
          <w:szCs w:val="24"/>
        </w:rPr>
        <w:t xml:space="preserve">, de registrar essa breve passagem, de fazer parar a roda da História. </w:t>
      </w:r>
      <w:ins w:id="172" w:author="Ana Cecília Agua de Melo" w:date="2026-04-21T12:58:00Z">
        <w:r w:rsidR="00310C92">
          <w:rPr>
            <w:rFonts w:ascii="Times New Roman" w:eastAsia="Times New Roman" w:hAnsi="Times New Roman" w:cs="Times New Roman"/>
            <w:sz w:val="24"/>
            <w:szCs w:val="24"/>
          </w:rPr>
          <w:t>A</w:t>
        </w:r>
      </w:ins>
      <w:del w:id="173" w:author="Ana Cecília Agua de Melo" w:date="2026-04-21T12:58:00Z">
        <w:r w:rsidDel="00310C92">
          <w:rPr>
            <w:rFonts w:ascii="Times New Roman" w:eastAsia="Times New Roman" w:hAnsi="Times New Roman" w:cs="Times New Roman"/>
            <w:sz w:val="24"/>
            <w:szCs w:val="24"/>
          </w:rPr>
          <w:delText>Que a</w:delText>
        </w:r>
      </w:del>
      <w:r>
        <w:rPr>
          <w:rFonts w:ascii="Times New Roman" w:eastAsia="Times New Roman" w:hAnsi="Times New Roman" w:cs="Times New Roman"/>
          <w:sz w:val="24"/>
          <w:szCs w:val="24"/>
        </w:rPr>
        <w:t xml:space="preserve">ssim como os levantes, como diria o escritor e filósofo </w:t>
      </w:r>
      <w:proofErr w:type="spellStart"/>
      <w:r>
        <w:rPr>
          <w:rFonts w:ascii="Times New Roman" w:eastAsia="Times New Roman" w:hAnsi="Times New Roman" w:cs="Times New Roman"/>
          <w:sz w:val="24"/>
          <w:szCs w:val="24"/>
        </w:rPr>
        <w:t>Hakim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Bey</w:t>
      </w:r>
      <w:proofErr w:type="spellEnd"/>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as tentativas de sobrevida são insurreições que surgem para além do Tempo</w:t>
      </w:r>
      <w:del w:id="177" w:author="Ana Cecília Agua de Melo" w:date="2026-04-21T12:59:00Z">
        <w:r w:rsidDel="00310C9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violam a lei da História. Os levantes – em seus maiores ou em seus menores gestos –</w:t>
      </w:r>
      <w:del w:id="178" w:author="Ana Cecília Agua de Melo" w:date="2026-04-21T12:59:00Z">
        <w:r w:rsidDel="00310C9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a libertação de uma territorialidade – em qualquer escala</w:t>
      </w:r>
      <w:del w:id="179" w:author="Ana Cecília Agua de Melo" w:date="2026-05-17T19:26:00Z">
        <w:r w:rsidDel="005617EB">
          <w:rPr>
            <w:rFonts w:ascii="Times New Roman" w:eastAsia="Times New Roman" w:hAnsi="Times New Roman" w:cs="Times New Roman"/>
            <w:sz w:val="24"/>
            <w:szCs w:val="24"/>
          </w:rPr>
          <w:delText xml:space="preserve"> que seja</w:delText>
        </w:r>
      </w:del>
      <w:r>
        <w:rPr>
          <w:rFonts w:ascii="Times New Roman" w:eastAsia="Times New Roman" w:hAnsi="Times New Roman" w:cs="Times New Roman"/>
          <w:sz w:val="24"/>
          <w:szCs w:val="24"/>
        </w:rPr>
        <w:t xml:space="preserve"> – possibilitam movimentos para fora e para além da </w:t>
      </w:r>
      <w:r>
        <w:rPr>
          <w:rFonts w:ascii="Times New Roman" w:eastAsia="Times New Roman" w:hAnsi="Times New Roman" w:cs="Times New Roman"/>
          <w:i/>
          <w:iCs/>
          <w:sz w:val="24"/>
          <w:szCs w:val="24"/>
        </w:rPr>
        <w:t xml:space="preserve">espiral hegeliana </w:t>
      </w:r>
      <w:r>
        <w:rPr>
          <w:rFonts w:ascii="Times New Roman" w:eastAsia="Times New Roman" w:hAnsi="Times New Roman" w:cs="Times New Roman"/>
          <w:sz w:val="24"/>
          <w:szCs w:val="24"/>
        </w:rPr>
        <w:t xml:space="preserve">de progresso. É dessa maneira que entendo as ligeiras palavras em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de minha t</w:t>
      </w:r>
      <w:ins w:id="180" w:author="Ana Cecília Agua de Melo" w:date="2026-04-21T12:59:00Z">
        <w:r w:rsidR="00310C92">
          <w:rPr>
            <w:rFonts w:ascii="Times New Roman" w:eastAsia="Times New Roman" w:hAnsi="Times New Roman" w:cs="Times New Roman"/>
            <w:sz w:val="24"/>
            <w:szCs w:val="24"/>
          </w:rPr>
          <w:t>risav</w:t>
        </w:r>
      </w:ins>
      <w:ins w:id="181" w:author="Ana Cecília Agua de Melo" w:date="2026-04-21T13:00:00Z">
        <w:r w:rsidR="00310C92">
          <w:rPr>
            <w:rFonts w:ascii="Times New Roman" w:eastAsia="Times New Roman" w:hAnsi="Times New Roman" w:cs="Times New Roman"/>
            <w:sz w:val="24"/>
            <w:szCs w:val="24"/>
          </w:rPr>
          <w:t>ó</w:t>
        </w:r>
      </w:ins>
      <w:del w:id="182" w:author="Ana Cecília Agua de Melo" w:date="2026-04-21T12:59:00Z">
        <w:r w:rsidDel="00310C92">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 um ato de registrar sua breve passagem</w:t>
      </w:r>
      <w:del w:id="183" w:author="Ana Cecília Agua de Melo" w:date="2026-04-21T13:00:00Z">
        <w:r w:rsidDel="00310C9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gravar seus anseios de adeus e de amor.</w:t>
      </w:r>
    </w:p>
    <w:p w14:paraId="00000018" w14:textId="52AA1946" w:rsidR="00BE2BCC" w:rsidRDefault="00F630C1">
      <w:pPr>
        <w:spacing w:after="200" w:line="360" w:lineRule="auto"/>
        <w:jc w:val="both"/>
      </w:pPr>
      <w:r>
        <w:rPr>
          <w:rFonts w:ascii="Times New Roman" w:eastAsia="Times New Roman" w:hAnsi="Times New Roman" w:cs="Times New Roman"/>
          <w:sz w:val="24"/>
          <w:szCs w:val="24"/>
        </w:rPr>
        <w:tab/>
        <w:t xml:space="preserve">Assim como nos contos </w:t>
      </w:r>
      <w:r>
        <w:rPr>
          <w:rFonts w:ascii="Times New Roman" w:eastAsia="Times New Roman" w:hAnsi="Times New Roman" w:cs="Times New Roman"/>
          <w:i/>
          <w:iCs/>
          <w:sz w:val="24"/>
          <w:szCs w:val="24"/>
        </w:rPr>
        <w:t>talmúdicos</w:t>
      </w:r>
      <w:r>
        <w:rPr>
          <w:rFonts w:ascii="Times New Roman" w:eastAsia="Times New Roman" w:hAnsi="Times New Roman" w:cs="Times New Roman"/>
          <w:sz w:val="24"/>
          <w:szCs w:val="24"/>
        </w:rPr>
        <w:t xml:space="preserve">, em que Deus criou o mundo (e todas as coisas que </w:t>
      </w:r>
      <w:del w:id="184" w:author="Ana Cecília Agua de Melo" w:date="2026-04-21T13:16:00Z">
        <w:r w:rsidDel="00B63205">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por meio da codificação das</w:t>
      </w:r>
      <w:ins w:id="185" w:author="Ana Cecília Agua de Melo" w:date="2026-05-21T18:26:00Z">
        <w:r w:rsidR="008702B5">
          <w:rPr>
            <w:rFonts w:ascii="Times New Roman" w:eastAsia="Times New Roman" w:hAnsi="Times New Roman" w:cs="Times New Roman"/>
            <w:sz w:val="24"/>
            <w:szCs w:val="24"/>
          </w:rPr>
          <w:t xml:space="preserve"> 22</w:t>
        </w:r>
      </w:ins>
      <w:del w:id="186" w:author="Ana Cecília Agua de Melo" w:date="2026-05-21T18:26:00Z">
        <w:r w:rsidDel="008702B5">
          <w:rPr>
            <w:rFonts w:ascii="Times New Roman" w:eastAsia="Times New Roman" w:hAnsi="Times New Roman" w:cs="Times New Roman"/>
            <w:sz w:val="24"/>
            <w:szCs w:val="24"/>
          </w:rPr>
          <w:delText xml:space="preserve"> vinte e duas</w:delText>
        </w:r>
      </w:del>
      <w:r>
        <w:rPr>
          <w:rFonts w:ascii="Times New Roman" w:eastAsia="Times New Roman" w:hAnsi="Times New Roman" w:cs="Times New Roman"/>
          <w:sz w:val="24"/>
          <w:szCs w:val="24"/>
        </w:rPr>
        <w:t xml:space="preserve"> letras dispostas do alfabeto hebraico, o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de minha t</w:t>
      </w:r>
      <w:ins w:id="187" w:author="Ana Cecília Agua de Melo" w:date="2026-04-21T13:17:00Z">
        <w:r w:rsidR="00B63205">
          <w:rPr>
            <w:rFonts w:ascii="Times New Roman" w:eastAsia="Times New Roman" w:hAnsi="Times New Roman" w:cs="Times New Roman"/>
            <w:sz w:val="24"/>
            <w:szCs w:val="24"/>
          </w:rPr>
          <w:t>risavó</w:t>
        </w:r>
      </w:ins>
      <w:del w:id="188" w:author="Ana Cecília Agua de Melo" w:date="2026-04-21T13:17:00Z">
        <w:r w:rsidDel="00B63205">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se torna – naquele momento – seu mundo por completo. E finalmente, neste imenso oceano de apagamentos e refazeres, talvez – agora – seja a hora de partir novamente do começo, e dessa vez com mais distância. </w:t>
      </w:r>
    </w:p>
    <w:p w14:paraId="00000019"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1A" w14:textId="197B9E3C" w:rsidR="00BE2BCC" w:rsidRDefault="00F630C1">
      <w:pPr>
        <w:spacing w:after="200" w:line="360" w:lineRule="auto"/>
        <w:jc w:val="both"/>
      </w:pPr>
      <w:r>
        <w:rPr>
          <w:rFonts w:ascii="Times New Roman" w:eastAsia="Times New Roman" w:hAnsi="Times New Roman" w:cs="Times New Roman"/>
          <w:sz w:val="24"/>
          <w:szCs w:val="24"/>
        </w:rPr>
        <w:lastRenderedPageBreak/>
        <w:t xml:space="preserve">Existe uma história </w:t>
      </w:r>
      <w:r>
        <w:rPr>
          <w:rFonts w:ascii="Times New Roman" w:eastAsia="Times New Roman" w:hAnsi="Times New Roman" w:cs="Times New Roman"/>
          <w:i/>
          <w:iCs/>
          <w:sz w:val="24"/>
          <w:szCs w:val="24"/>
        </w:rPr>
        <w:t xml:space="preserve">talmúdica </w:t>
      </w:r>
      <w:r>
        <w:rPr>
          <w:rFonts w:ascii="Times New Roman" w:eastAsia="Times New Roman" w:hAnsi="Times New Roman" w:cs="Times New Roman"/>
          <w:sz w:val="24"/>
          <w:szCs w:val="24"/>
        </w:rPr>
        <w:t xml:space="preserve">que diz que o mundo foi criado e destruído </w:t>
      </w:r>
      <w:ins w:id="189" w:author="Ana Cecília Agua de Melo" w:date="2026-05-21T18:28:00Z">
        <w:r w:rsidR="008702B5">
          <w:rPr>
            <w:rFonts w:ascii="Times New Roman" w:eastAsia="Times New Roman" w:hAnsi="Times New Roman" w:cs="Times New Roman"/>
            <w:sz w:val="24"/>
            <w:szCs w:val="24"/>
          </w:rPr>
          <w:t>26</w:t>
        </w:r>
      </w:ins>
      <w:del w:id="190" w:author="Ana Cecília Agua de Melo" w:date="2026-05-21T18:28:00Z">
        <w:r w:rsidDel="008702B5">
          <w:rPr>
            <w:rFonts w:ascii="Times New Roman" w:eastAsia="Times New Roman" w:hAnsi="Times New Roman" w:cs="Times New Roman"/>
            <w:sz w:val="24"/>
            <w:szCs w:val="24"/>
          </w:rPr>
          <w:delText>vinte e seis</w:delText>
        </w:r>
      </w:del>
      <w:r>
        <w:rPr>
          <w:rFonts w:ascii="Times New Roman" w:eastAsia="Times New Roman" w:hAnsi="Times New Roman" w:cs="Times New Roman"/>
          <w:sz w:val="24"/>
          <w:szCs w:val="24"/>
        </w:rPr>
        <w:t xml:space="preserve"> vezes. O mundo já nasceu da e na ruína. Rabi </w:t>
      </w:r>
      <w:proofErr w:type="spellStart"/>
      <w:r>
        <w:rPr>
          <w:rFonts w:ascii="Times New Roman" w:eastAsia="Times New Roman" w:hAnsi="Times New Roman" w:cs="Times New Roman"/>
          <w:sz w:val="24"/>
          <w:szCs w:val="24"/>
        </w:rPr>
        <w:t>Bunam</w:t>
      </w:r>
      <w:proofErr w:type="spellEnd"/>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costumava dizer: </w:t>
      </w:r>
      <w:r>
        <w:rPr>
          <w:rFonts w:ascii="Times New Roman" w:eastAsia="Times New Roman" w:hAnsi="Times New Roman" w:cs="Times New Roman"/>
          <w:i/>
          <w:iCs/>
          <w:sz w:val="24"/>
          <w:szCs w:val="24"/>
        </w:rPr>
        <w:t>“No dia do Ano Novo</w:t>
      </w:r>
      <w:r>
        <w:rPr>
          <w:rFonts w:ascii="Times New Roman" w:eastAsia="Times New Roman" w:hAnsi="Times New Roman" w:cs="Times New Roman"/>
          <w:i/>
          <w:iCs/>
          <w:sz w:val="24"/>
          <w:szCs w:val="24"/>
          <w:vertAlign w:val="superscript"/>
        </w:rPr>
        <w:footnoteReference w:id="28"/>
      </w:r>
      <w:r>
        <w:rPr>
          <w:rFonts w:ascii="Times New Roman" w:eastAsia="Times New Roman" w:hAnsi="Times New Roman" w:cs="Times New Roman"/>
          <w:i/>
          <w:iCs/>
          <w:sz w:val="24"/>
          <w:szCs w:val="24"/>
        </w:rPr>
        <w:t xml:space="preserve"> o mundo começa novamente e, antes de começar, termina. Assim como, antes de morrer, todas as forças agarram-se à vida, o homem, no dia do Ano Novo, deve agarrar-se à vida do mundo com todas as forças”</w:t>
      </w:r>
      <w:r>
        <w:rPr>
          <w:rFonts w:ascii="Times New Roman" w:eastAsia="Times New Roman" w:hAnsi="Times New Roman" w:cs="Times New Roman"/>
          <w:sz w:val="24"/>
          <w:szCs w:val="24"/>
          <w:vertAlign w:val="superscript"/>
        </w:rPr>
        <w:footnoteReference w:id="29"/>
      </w:r>
      <w:r>
        <w:rPr>
          <w:rFonts w:ascii="Times New Roman" w:eastAsia="Times New Roman" w:hAnsi="Times New Roman" w:cs="Times New Roman"/>
          <w:sz w:val="24"/>
          <w:szCs w:val="24"/>
        </w:rPr>
        <w:t xml:space="preserve">. </w:t>
      </w:r>
    </w:p>
    <w:p w14:paraId="0000001B" w14:textId="505480C8" w:rsidR="00BE2BCC" w:rsidRDefault="00F630C1">
      <w:pPr>
        <w:spacing w:after="200" w:line="360" w:lineRule="auto"/>
        <w:jc w:val="both"/>
      </w:pPr>
      <w:r>
        <w:rPr>
          <w:rFonts w:ascii="Times New Roman" w:eastAsia="Times New Roman" w:hAnsi="Times New Roman" w:cs="Times New Roman"/>
          <w:sz w:val="24"/>
          <w:szCs w:val="24"/>
        </w:rPr>
        <w:tab/>
        <w:t xml:space="preserve">A </w:t>
      </w:r>
      <w:r>
        <w:rPr>
          <w:rFonts w:ascii="Times New Roman" w:eastAsia="Times New Roman" w:hAnsi="Times New Roman" w:cs="Times New Roman"/>
          <w:i/>
          <w:iCs/>
          <w:sz w:val="24"/>
          <w:szCs w:val="24"/>
        </w:rPr>
        <w:t>“ruína”</w:t>
      </w:r>
      <w:r>
        <w:rPr>
          <w:rFonts w:ascii="Times New Roman" w:eastAsia="Times New Roman" w:hAnsi="Times New Roman" w:cs="Times New Roman"/>
          <w:sz w:val="24"/>
          <w:szCs w:val="24"/>
        </w:rPr>
        <w:t xml:space="preserve"> e o </w:t>
      </w:r>
      <w:r>
        <w:rPr>
          <w:rFonts w:ascii="Times New Roman" w:eastAsia="Times New Roman" w:hAnsi="Times New Roman" w:cs="Times New Roman"/>
          <w:i/>
          <w:iCs/>
          <w:sz w:val="24"/>
          <w:szCs w:val="24"/>
        </w:rPr>
        <w:t xml:space="preserve">“agarrar-se </w:t>
      </w:r>
      <w:ins w:id="196" w:author="Ana Cecília Agua de Melo" w:date="2026-04-21T13:30:00Z">
        <w:r w:rsidR="002E74C3">
          <w:rPr>
            <w:rFonts w:ascii="Times New Roman" w:eastAsia="Times New Roman" w:hAnsi="Times New Roman" w:cs="Times New Roman"/>
            <w:i/>
            <w:iCs/>
            <w:sz w:val="24"/>
            <w:szCs w:val="24"/>
          </w:rPr>
          <w:t>à</w:t>
        </w:r>
      </w:ins>
      <w:del w:id="197" w:author="Ana Cecília Agua de Melo" w:date="2026-04-21T13:30:00Z">
        <w:r w:rsidDel="002E74C3">
          <w:rPr>
            <w:rFonts w:ascii="Times New Roman" w:eastAsia="Times New Roman" w:hAnsi="Times New Roman" w:cs="Times New Roman"/>
            <w:i/>
            <w:iCs/>
            <w:sz w:val="24"/>
            <w:szCs w:val="24"/>
          </w:rPr>
          <w:delText>a</w:delText>
        </w:r>
      </w:del>
      <w:r>
        <w:rPr>
          <w:rFonts w:ascii="Times New Roman" w:eastAsia="Times New Roman" w:hAnsi="Times New Roman" w:cs="Times New Roman"/>
          <w:i/>
          <w:iCs/>
          <w:sz w:val="24"/>
          <w:szCs w:val="24"/>
        </w:rPr>
        <w:t xml:space="preserve"> vida”</w:t>
      </w:r>
      <w:r>
        <w:rPr>
          <w:rFonts w:ascii="Times New Roman" w:eastAsia="Times New Roman" w:hAnsi="Times New Roman" w:cs="Times New Roman"/>
          <w:sz w:val="24"/>
          <w:szCs w:val="24"/>
        </w:rPr>
        <w:t xml:space="preserve"> que nestas páginas tenta-se construir – por meio do </w:t>
      </w:r>
      <w:proofErr w:type="spellStart"/>
      <w:r>
        <w:rPr>
          <w:rFonts w:ascii="Times New Roman" w:eastAsia="Times New Roman" w:hAnsi="Times New Roman" w:cs="Times New Roman"/>
          <w:sz w:val="24"/>
          <w:szCs w:val="24"/>
        </w:rPr>
        <w:t>esmiuçamento</w:t>
      </w:r>
      <w:proofErr w:type="spellEnd"/>
      <w:r>
        <w:rPr>
          <w:rFonts w:ascii="Times New Roman" w:eastAsia="Times New Roman" w:hAnsi="Times New Roman" w:cs="Times New Roman"/>
          <w:sz w:val="24"/>
          <w:szCs w:val="24"/>
        </w:rPr>
        <w:t xml:space="preserve"> das territorialidades temporárias, das línguas, da diáspora – est</w:t>
      </w:r>
      <w:ins w:id="198" w:author="Ana Cecília Agua de Melo" w:date="2026-05-21T18:30:00Z">
        <w:r w:rsidR="008702B5">
          <w:rPr>
            <w:rFonts w:ascii="Times New Roman" w:eastAsia="Times New Roman" w:hAnsi="Times New Roman" w:cs="Times New Roman"/>
            <w:sz w:val="24"/>
            <w:szCs w:val="24"/>
          </w:rPr>
          <w:t>ão</w:t>
        </w:r>
      </w:ins>
      <w:del w:id="199" w:author="Ana Cecília Agua de Melo" w:date="2026-05-21T18:30:00Z">
        <w:r w:rsidDel="008702B5">
          <w:rPr>
            <w:rFonts w:ascii="Times New Roman" w:eastAsia="Times New Roman" w:hAnsi="Times New Roman" w:cs="Times New Roman"/>
            <w:sz w:val="24"/>
            <w:szCs w:val="24"/>
          </w:rPr>
          <w:delText>á</w:delText>
        </w:r>
      </w:del>
      <w:r>
        <w:rPr>
          <w:rFonts w:ascii="Times New Roman" w:eastAsia="Times New Roman" w:hAnsi="Times New Roman" w:cs="Times New Roman"/>
          <w:sz w:val="24"/>
          <w:szCs w:val="24"/>
        </w:rPr>
        <w:t xml:space="preserve"> presente</w:t>
      </w:r>
      <w:ins w:id="200" w:author="Ana Cecília Agua de Melo" w:date="2026-05-21T18:30:00Z">
        <w:r w:rsidR="008702B5">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nos documentos e nos arquivos coletados e armazenados pelo grupo judaico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xml:space="preserve"> – que dedicava-se a escavar cada centímetro da história vivida entre 1939 e 1943 dentro do gueto de Varsóvia. Seus registros são uma recolh</w:t>
      </w:r>
      <w:del w:id="204" w:author="Ana Cecília Agua de Melo" w:date="2026-04-21T13:31:00Z">
        <w:r w:rsidDel="002E74C3">
          <w:rPr>
            <w:rFonts w:ascii="Times New Roman" w:eastAsia="Times New Roman" w:hAnsi="Times New Roman" w:cs="Times New Roman"/>
            <w:sz w:val="24"/>
            <w:szCs w:val="24"/>
          </w:rPr>
          <w:delText>id</w:delText>
        </w:r>
      </w:del>
      <w:r>
        <w:rPr>
          <w:rFonts w:ascii="Times New Roman" w:eastAsia="Times New Roman" w:hAnsi="Times New Roman" w:cs="Times New Roman"/>
          <w:sz w:val="24"/>
          <w:szCs w:val="24"/>
        </w:rPr>
        <w:t>a incansável e imensurável de vida (e de morte)</w:t>
      </w:r>
      <w:del w:id="205" w:author="Ana Cecília Agua de Melo" w:date="2026-05-17T19:32:00Z">
        <w:r w:rsidDel="005617E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t</w:t>
      </w:r>
      <w:ins w:id="206" w:author="Ana Cecília Agua de Melo" w:date="2026-05-17T19:32:00Z">
        <w:r w:rsidR="005617EB">
          <w:rPr>
            <w:rFonts w:ascii="Times New Roman" w:eastAsia="Times New Roman" w:hAnsi="Times New Roman" w:cs="Times New Roman"/>
            <w:sz w:val="24"/>
            <w:szCs w:val="24"/>
          </w:rPr>
          <w:t>ê</w:t>
        </w:r>
      </w:ins>
      <w:del w:id="207" w:author="Ana Cecília Agua de Melo" w:date="2026-05-17T19:32:00Z">
        <w:r w:rsidDel="005617EB">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m por intuito conservar migalhas de histórias, mesmo daquelas mais particulares</w:t>
      </w:r>
      <w:r>
        <w:rPr>
          <w:rFonts w:ascii="Times New Roman" w:eastAsia="Times New Roman" w:hAnsi="Times New Roman" w:cs="Times New Roman"/>
          <w:sz w:val="24"/>
          <w:szCs w:val="24"/>
          <w:vertAlign w:val="superscript"/>
        </w:rPr>
        <w:footnoteReference w:id="31"/>
      </w:r>
      <w:r>
        <w:rPr>
          <w:rFonts w:ascii="Times New Roman" w:eastAsia="Times New Roman" w:hAnsi="Times New Roman" w:cs="Times New Roman"/>
          <w:sz w:val="24"/>
          <w:szCs w:val="24"/>
        </w:rPr>
        <w:t>.</w:t>
      </w:r>
    </w:p>
    <w:p w14:paraId="0000001C" w14:textId="7633CABD" w:rsidR="00BE2BCC" w:rsidRDefault="00F630C1">
      <w:pPr>
        <w:spacing w:after="200" w:line="360" w:lineRule="auto"/>
        <w:jc w:val="both"/>
      </w:pPr>
      <w:r>
        <w:rPr>
          <w:rFonts w:ascii="Times New Roman" w:eastAsia="Times New Roman" w:hAnsi="Times New Roman" w:cs="Times New Roman"/>
          <w:sz w:val="24"/>
          <w:szCs w:val="24"/>
        </w:rPr>
        <w:tab/>
        <w:t xml:space="preserve">Em </w:t>
      </w:r>
      <w:proofErr w:type="spellStart"/>
      <w:r>
        <w:rPr>
          <w:rFonts w:ascii="Times New Roman" w:eastAsia="Times New Roman" w:hAnsi="Times New Roman" w:cs="Times New Roman"/>
          <w:i/>
          <w:iCs/>
          <w:sz w:val="24"/>
          <w:szCs w:val="24"/>
        </w:rPr>
        <w:t>Cosmopoéticas</w:t>
      </w:r>
      <w:proofErr w:type="spellEnd"/>
      <w:r>
        <w:rPr>
          <w:rFonts w:ascii="Times New Roman" w:eastAsia="Times New Roman" w:hAnsi="Times New Roman" w:cs="Times New Roman"/>
          <w:i/>
          <w:iCs/>
          <w:sz w:val="24"/>
          <w:szCs w:val="24"/>
        </w:rPr>
        <w:t xml:space="preserve"> do </w:t>
      </w:r>
      <w:ins w:id="208" w:author="Ana Cecília Agua de Melo" w:date="2026-04-21T13:31:00Z">
        <w:r w:rsidR="002E74C3">
          <w:rPr>
            <w:rFonts w:ascii="Times New Roman" w:eastAsia="Times New Roman" w:hAnsi="Times New Roman" w:cs="Times New Roman"/>
            <w:i/>
            <w:iCs/>
            <w:sz w:val="24"/>
            <w:szCs w:val="24"/>
          </w:rPr>
          <w:t>r</w:t>
        </w:r>
      </w:ins>
      <w:del w:id="209" w:author="Ana Cecília Agua de Melo" w:date="2026-04-21T13:31:00Z">
        <w:r w:rsidDel="002E74C3">
          <w:rPr>
            <w:rFonts w:ascii="Times New Roman" w:eastAsia="Times New Roman" w:hAnsi="Times New Roman" w:cs="Times New Roman"/>
            <w:i/>
            <w:iCs/>
            <w:sz w:val="24"/>
            <w:szCs w:val="24"/>
          </w:rPr>
          <w:delText>R</w:delText>
        </w:r>
      </w:del>
      <w:r>
        <w:rPr>
          <w:rFonts w:ascii="Times New Roman" w:eastAsia="Times New Roman" w:hAnsi="Times New Roman" w:cs="Times New Roman"/>
          <w:i/>
          <w:iCs/>
          <w:sz w:val="24"/>
          <w:szCs w:val="24"/>
        </w:rPr>
        <w:t>efúgio</w:t>
      </w:r>
      <w:r>
        <w:rPr>
          <w:rFonts w:ascii="Times New Roman" w:eastAsia="Times New Roman" w:hAnsi="Times New Roman" w:cs="Times New Roman"/>
          <w:sz w:val="24"/>
          <w:szCs w:val="24"/>
        </w:rPr>
        <w:t xml:space="preserve">, o filósofo </w:t>
      </w:r>
      <w:proofErr w:type="spellStart"/>
      <w:r>
        <w:rPr>
          <w:rFonts w:ascii="Times New Roman" w:eastAsia="Times New Roman" w:hAnsi="Times New Roman" w:cs="Times New Roman"/>
          <w:sz w:val="24"/>
          <w:szCs w:val="24"/>
        </w:rPr>
        <w:t>Dénètem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 sobre a identidade fronteiriça e a tentativa de construção de mundo que, ainda hoje, torce</w:t>
      </w:r>
      <w:del w:id="210" w:author="Ana Cecília Agua de Melo" w:date="2026-05-17T19:32:00Z">
        <w:r w:rsidDel="005617EB">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“linha da cor”</w:t>
      </w:r>
      <w:r>
        <w:rPr>
          <w:rFonts w:ascii="Times New Roman" w:eastAsia="Times New Roman" w:hAnsi="Times New Roman" w:cs="Times New Roman"/>
          <w:sz w:val="24"/>
          <w:szCs w:val="24"/>
        </w:rPr>
        <w:t xml:space="preserve">, diz: </w:t>
      </w:r>
    </w:p>
    <w:p w14:paraId="0000001D"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Sobreviver num universo em ruína é se deixar atravessar, deixar-se habitar pelo acréscimo da vida prodigado pelos ancestrais, pelos animados (animais, plantas e povos do infinitamente pequeno) e pelos elementos: abraçar a própria morte, a potência da sombra e </w:t>
      </w:r>
      <w:proofErr w:type="gramStart"/>
      <w:r>
        <w:rPr>
          <w:rFonts w:ascii="Times New Roman" w:eastAsia="Times New Roman" w:hAnsi="Times New Roman" w:cs="Times New Roman"/>
          <w:sz w:val="20"/>
          <w:szCs w:val="20"/>
        </w:rPr>
        <w:t>do húmus</w:t>
      </w:r>
      <w:proofErr w:type="gramEnd"/>
      <w:r>
        <w:rPr>
          <w:rFonts w:ascii="Times New Roman" w:eastAsia="Times New Roman" w:hAnsi="Times New Roman" w:cs="Times New Roman"/>
          <w:sz w:val="20"/>
          <w:szCs w:val="20"/>
        </w:rPr>
        <w:t>, para renascer</w:t>
      </w:r>
      <w:r>
        <w:rPr>
          <w:rFonts w:ascii="Times New Roman" w:eastAsia="Times New Roman" w:hAnsi="Times New Roman" w:cs="Times New Roman"/>
          <w:sz w:val="20"/>
          <w:szCs w:val="20"/>
          <w:vertAlign w:val="superscript"/>
        </w:rPr>
        <w:footnoteReference w:id="32"/>
      </w:r>
      <w:r>
        <w:rPr>
          <w:rFonts w:ascii="Times New Roman" w:eastAsia="Times New Roman" w:hAnsi="Times New Roman" w:cs="Times New Roman"/>
          <w:sz w:val="20"/>
          <w:szCs w:val="20"/>
        </w:rPr>
        <w:t>.</w:t>
      </w:r>
    </w:p>
    <w:p w14:paraId="0000001E" w14:textId="2559977B" w:rsidR="00BE2BCC" w:rsidRDefault="00F630C1">
      <w:pPr>
        <w:spacing w:after="200" w:line="360" w:lineRule="auto"/>
        <w:jc w:val="both"/>
      </w:pPr>
      <w:r>
        <w:rPr>
          <w:rFonts w:ascii="Times New Roman" w:eastAsia="Times New Roman" w:hAnsi="Times New Roman" w:cs="Times New Roman"/>
          <w:sz w:val="24"/>
          <w:szCs w:val="24"/>
        </w:rPr>
        <w:tab/>
        <w:t xml:space="preserve">Os testemunhos do grupo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essa espécie de </w:t>
      </w:r>
      <w:r>
        <w:rPr>
          <w:rFonts w:ascii="Times New Roman" w:eastAsia="Times New Roman" w:hAnsi="Times New Roman" w:cs="Times New Roman"/>
          <w:i/>
          <w:iCs/>
          <w:sz w:val="24"/>
          <w:szCs w:val="24"/>
        </w:rPr>
        <w:t>“[...] abraçar a própria morte [...] para renascer”</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que por longo tempo permaneceram</w:t>
      </w:r>
      <w:ins w:id="213" w:author="Ana Cecília Agua de Melo" w:date="2026-04-21T13:38:00Z">
        <w:r w:rsidR="002E74C3">
          <w:rPr>
            <w:rFonts w:ascii="Times New Roman" w:eastAsia="Times New Roman" w:hAnsi="Times New Roman" w:cs="Times New Roman"/>
            <w:sz w:val="24"/>
            <w:szCs w:val="24"/>
          </w:rPr>
          <w:t xml:space="preserve"> sob os</w:t>
        </w:r>
      </w:ins>
      <w:del w:id="214" w:author="Ana Cecília Agua de Melo" w:date="2026-04-21T13:38:00Z">
        <w:r w:rsidDel="002E74C3">
          <w:rPr>
            <w:rFonts w:ascii="Times New Roman" w:eastAsia="Times New Roman" w:hAnsi="Times New Roman" w:cs="Times New Roman"/>
            <w:sz w:val="24"/>
            <w:szCs w:val="24"/>
          </w:rPr>
          <w:delText xml:space="preserve"> à sombra nos</w:delText>
        </w:r>
      </w:del>
      <w:r>
        <w:rPr>
          <w:rFonts w:ascii="Times New Roman" w:eastAsia="Times New Roman" w:hAnsi="Times New Roman" w:cs="Times New Roman"/>
          <w:sz w:val="24"/>
          <w:szCs w:val="24"/>
        </w:rPr>
        <w:t xml:space="preserve"> escombros do gueto de Varsóvia – soterrados de neve e de terra –, manifestam-se não somente enquanto uma busca </w:t>
      </w:r>
      <w:r>
        <w:rPr>
          <w:rFonts w:ascii="Times New Roman" w:eastAsia="Times New Roman" w:hAnsi="Times New Roman" w:cs="Times New Roman"/>
          <w:sz w:val="24"/>
          <w:szCs w:val="24"/>
        </w:rPr>
        <w:lastRenderedPageBreak/>
        <w:t xml:space="preserve">por uma história particular, mas </w:t>
      </w:r>
      <w:ins w:id="215" w:author="Ana Cecília Agua de Melo" w:date="2026-04-21T13:38:00Z">
        <w:r w:rsidR="00715A7E">
          <w:rPr>
            <w:rFonts w:ascii="Times New Roman" w:eastAsia="Times New Roman" w:hAnsi="Times New Roman" w:cs="Times New Roman"/>
            <w:sz w:val="24"/>
            <w:szCs w:val="24"/>
          </w:rPr>
          <w:t>também</w:t>
        </w:r>
      </w:ins>
      <w:del w:id="216" w:author="Ana Cecília Agua de Melo" w:date="2026-04-21T13:38:00Z">
        <w:r w:rsidDel="00715A7E">
          <w:rPr>
            <w:rFonts w:ascii="Times New Roman" w:eastAsia="Times New Roman" w:hAnsi="Times New Roman" w:cs="Times New Roman"/>
            <w:sz w:val="24"/>
            <w:szCs w:val="24"/>
          </w:rPr>
          <w:delText>sim</w:delText>
        </w:r>
      </w:del>
      <w:r>
        <w:rPr>
          <w:rFonts w:ascii="Times New Roman" w:eastAsia="Times New Roman" w:hAnsi="Times New Roman" w:cs="Times New Roman"/>
          <w:sz w:val="24"/>
          <w:szCs w:val="24"/>
        </w:rPr>
        <w:t xml:space="preserve"> enquanto uma narrativa montada com papéis desatados por cada uma das histórias e das tragédias singulares. Este é o caso de minha t</w:t>
      </w:r>
      <w:ins w:id="217" w:author="Ana Cecília Agua de Melo" w:date="2026-04-21T13:39:00Z">
        <w:r w:rsidR="00715A7E">
          <w:rPr>
            <w:rFonts w:ascii="Times New Roman" w:eastAsia="Times New Roman" w:hAnsi="Times New Roman" w:cs="Times New Roman"/>
            <w:sz w:val="24"/>
            <w:szCs w:val="24"/>
          </w:rPr>
          <w:t>risavó</w:t>
        </w:r>
      </w:ins>
      <w:del w:id="218" w:author="Ana Cecília Agua de Melo" w:date="2026-04-21T13:39:00Z">
        <w:r w:rsidDel="00715A7E">
          <w:rPr>
            <w:rFonts w:ascii="Times New Roman" w:eastAsia="Times New Roman" w:hAnsi="Times New Roman" w:cs="Times New Roman"/>
            <w:sz w:val="24"/>
            <w:szCs w:val="24"/>
          </w:rPr>
          <w:delText>ataravó</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e de milhares de outras pessoas fugitivas de guerra, que deixaram suas famílias em busca de promessas de vidas</w:t>
      </w:r>
      <w:r>
        <w:rPr>
          <w:rFonts w:ascii="Times New Roman" w:eastAsia="Times New Roman" w:hAnsi="Times New Roman" w:cs="Times New Roman"/>
          <w:sz w:val="24"/>
          <w:szCs w:val="24"/>
          <w:vertAlign w:val="superscript"/>
        </w:rPr>
        <w:footnoteReference w:id="34"/>
      </w:r>
      <w:r>
        <w:rPr>
          <w:rFonts w:ascii="Times New Roman" w:eastAsia="Times New Roman" w:hAnsi="Times New Roman" w:cs="Times New Roman"/>
          <w:sz w:val="24"/>
          <w:szCs w:val="24"/>
        </w:rPr>
        <w:t>. A</w:t>
      </w:r>
      <w:del w:id="219" w:author="Ana Cecília Agua de Melo" w:date="2026-05-17T19:35:00Z">
        <w:r w:rsidDel="005617EB">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final, como nos lembra Didi-</w:t>
      </w:r>
      <w:proofErr w:type="spellStart"/>
      <w:r>
        <w:rPr>
          <w:rFonts w:ascii="Times New Roman" w:eastAsia="Times New Roman" w:hAnsi="Times New Roman" w:cs="Times New Roman"/>
          <w:sz w:val="24"/>
          <w:szCs w:val="24"/>
        </w:rPr>
        <w:t>Huberman</w:t>
      </w:r>
      <w:proofErr w:type="spellEnd"/>
      <w:r>
        <w:rPr>
          <w:rFonts w:ascii="Times New Roman" w:eastAsia="Times New Roman" w:hAnsi="Times New Roman" w:cs="Times New Roman"/>
          <w:sz w:val="24"/>
          <w:szCs w:val="24"/>
          <w:vertAlign w:val="superscript"/>
        </w:rPr>
        <w:footnoteReference w:id="35"/>
      </w:r>
      <w:r>
        <w:rPr>
          <w:rFonts w:ascii="Times New Roman" w:eastAsia="Times New Roman" w:hAnsi="Times New Roman" w:cs="Times New Roman"/>
          <w:sz w:val="24"/>
          <w:szCs w:val="24"/>
        </w:rPr>
        <w:t xml:space="preserve">, o paradoxo está em entender que judeus e judias foram unidos em morte, mas que, em vida, viveram esparsamente: atravessados por brechas e fissuras. </w:t>
      </w:r>
    </w:p>
    <w:p w14:paraId="0000001F" w14:textId="46FEEA7E" w:rsidR="00BE2BCC" w:rsidRDefault="00F630C1">
      <w:pPr>
        <w:spacing w:after="200" w:line="360" w:lineRule="auto"/>
        <w:jc w:val="both"/>
      </w:pPr>
      <w:r>
        <w:rPr>
          <w:rFonts w:ascii="Times New Roman" w:eastAsia="Times New Roman" w:hAnsi="Times New Roman" w:cs="Times New Roman"/>
          <w:sz w:val="24"/>
          <w:szCs w:val="24"/>
        </w:rPr>
        <w:tab/>
        <w:t xml:space="preserve">Na falta de outras verdades anseio em acreditar que os parentes de minha </w:t>
      </w:r>
      <w:ins w:id="223" w:author="Ana Cecília Agua de Melo" w:date="2026-04-21T13:41:00Z">
        <w:r w:rsidR="00715A7E">
          <w:rPr>
            <w:rFonts w:ascii="Times New Roman" w:eastAsia="Times New Roman" w:hAnsi="Times New Roman" w:cs="Times New Roman"/>
            <w:sz w:val="24"/>
            <w:szCs w:val="24"/>
          </w:rPr>
          <w:t>trisavó</w:t>
        </w:r>
      </w:ins>
      <w:del w:id="224" w:author="Ana Cecília Agua de Melo" w:date="2026-04-21T13:41:00Z">
        <w:r w:rsidDel="00715A7E">
          <w:rPr>
            <w:rFonts w:ascii="Times New Roman" w:eastAsia="Times New Roman" w:hAnsi="Times New Roman" w:cs="Times New Roman"/>
            <w:sz w:val="24"/>
            <w:szCs w:val="24"/>
          </w:rPr>
          <w:delText>tataravó</w:delText>
        </w:r>
      </w:del>
      <w:r>
        <w:rPr>
          <w:rFonts w:ascii="Times New Roman" w:eastAsia="Times New Roman" w:hAnsi="Times New Roman" w:cs="Times New Roman"/>
          <w:sz w:val="24"/>
          <w:szCs w:val="24"/>
        </w:rPr>
        <w:t xml:space="preserve"> estavam unidos, pelo papel e pela carne, entre aqueles judeus e judias que se levantaram contra o regime nazista durante o levante do gueto de Varsóvia em 1943; e</w:t>
      </w:r>
      <w:del w:id="225" w:author="Ana Cecília Agua de Melo" w:date="2026-05-21T18:38:00Z">
        <w:r w:rsidDel="00A765B7">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quiçá suas memórias, seus</w:t>
      </w:r>
      <w:r>
        <w:rPr>
          <w:rFonts w:ascii="Times New Roman" w:eastAsia="Times New Roman" w:hAnsi="Times New Roman" w:cs="Times New Roman"/>
          <w:i/>
          <w:iCs/>
          <w:sz w:val="24"/>
          <w:szCs w:val="24"/>
        </w:rPr>
        <w:t xml:space="preserve"> “papéis-desejos”</w:t>
      </w:r>
      <w:r>
        <w:rPr>
          <w:rFonts w:ascii="Times New Roman" w:eastAsia="Times New Roman" w:hAnsi="Times New Roman" w:cs="Times New Roman"/>
          <w:sz w:val="24"/>
          <w:szCs w:val="24"/>
        </w:rPr>
        <w:t xml:space="preserve">, seus </w:t>
      </w:r>
      <w:r>
        <w:rPr>
          <w:rFonts w:ascii="Times New Roman" w:eastAsia="Times New Roman" w:hAnsi="Times New Roman" w:cs="Times New Roman"/>
          <w:i/>
          <w:iCs/>
          <w:sz w:val="24"/>
          <w:szCs w:val="24"/>
        </w:rPr>
        <w:t>“papéis quaisquer”</w:t>
      </w:r>
      <w:r>
        <w:rPr>
          <w:rFonts w:ascii="Times New Roman" w:eastAsia="Times New Roman" w:hAnsi="Times New Roman" w:cs="Times New Roman"/>
          <w:sz w:val="24"/>
          <w:szCs w:val="24"/>
        </w:rPr>
        <w:t xml:space="preserve"> e seus </w:t>
      </w:r>
      <w:r>
        <w:rPr>
          <w:rFonts w:ascii="Times New Roman" w:eastAsia="Times New Roman" w:hAnsi="Times New Roman" w:cs="Times New Roman"/>
          <w:i/>
          <w:iCs/>
          <w:sz w:val="24"/>
          <w:szCs w:val="24"/>
        </w:rPr>
        <w:t>“papéis chorados”</w:t>
      </w:r>
      <w:r>
        <w:rPr>
          <w:rFonts w:ascii="Times New Roman" w:eastAsia="Times New Roman" w:hAnsi="Times New Roman" w:cs="Times New Roman"/>
          <w:sz w:val="24"/>
          <w:szCs w:val="24"/>
        </w:rPr>
        <w:t xml:space="preserve"> p</w:t>
      </w:r>
      <w:ins w:id="226" w:author="Ana Cecília Agua de Melo" w:date="2026-05-17T19:36:00Z">
        <w:r w:rsidR="0080513A">
          <w:rPr>
            <w:rFonts w:ascii="Times New Roman" w:eastAsia="Times New Roman" w:hAnsi="Times New Roman" w:cs="Times New Roman"/>
            <w:sz w:val="24"/>
            <w:szCs w:val="24"/>
          </w:rPr>
          <w:t>ossam</w:t>
        </w:r>
      </w:ins>
      <w:del w:id="227" w:author="Ana Cecília Agua de Melo" w:date="2026-05-17T19:36:00Z">
        <w:r w:rsidDel="0080513A">
          <w:rPr>
            <w:rFonts w:ascii="Times New Roman" w:eastAsia="Times New Roman" w:hAnsi="Times New Roman" w:cs="Times New Roman"/>
            <w:sz w:val="24"/>
            <w:szCs w:val="24"/>
          </w:rPr>
          <w:delText>udessem</w:delText>
        </w:r>
      </w:del>
      <w:r>
        <w:rPr>
          <w:rFonts w:ascii="Times New Roman" w:eastAsia="Times New Roman" w:hAnsi="Times New Roman" w:cs="Times New Roman"/>
          <w:sz w:val="24"/>
          <w:szCs w:val="24"/>
        </w:rPr>
        <w:t>, ao menos, ter</w:t>
      </w:r>
      <w:del w:id="228" w:author="Ana Cecília Agua de Melo" w:date="2026-04-21T13:42:00Z">
        <w:r w:rsidDel="00715A7E">
          <w:rPr>
            <w:rFonts w:ascii="Times New Roman" w:eastAsia="Times New Roman" w:hAnsi="Times New Roman" w:cs="Times New Roman"/>
            <w:sz w:val="24"/>
            <w:szCs w:val="24"/>
          </w:rPr>
          <w:delText>e</w:delText>
        </w:r>
      </w:del>
      <w:del w:id="229" w:author="Ana Cecília Agua de Melo" w:date="2026-04-21T13:41:00Z">
        <w:r w:rsidDel="00715A7E">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sido coletados, armazenados e enterrados pelo grupo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E que assim suas memórias, seus registros, suas histórias – mesmo que eu não </w:t>
      </w:r>
      <w:ins w:id="230" w:author="Ana Cecília Agua de Melo" w:date="2026-04-21T13:42:00Z">
        <w:r w:rsidR="00715A7E">
          <w:rPr>
            <w:rFonts w:ascii="Times New Roman" w:eastAsia="Times New Roman" w:hAnsi="Times New Roman" w:cs="Times New Roman"/>
            <w:sz w:val="24"/>
            <w:szCs w:val="24"/>
          </w:rPr>
          <w:t>o</w:t>
        </w:r>
      </w:ins>
      <w:del w:id="231" w:author="Ana Cecília Agua de Melo" w:date="2026-04-21T13:42:00Z">
        <w:r w:rsidDel="00715A7E">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s possua – possam, de alguma maneira, perdurar no Tempo.</w:t>
      </w:r>
    </w:p>
    <w:p w14:paraId="00000020" w14:textId="685DC4CB" w:rsidR="00BE2BCC" w:rsidRDefault="00F630C1">
      <w:pPr>
        <w:spacing w:after="200" w:line="360" w:lineRule="auto"/>
        <w:jc w:val="both"/>
      </w:pPr>
      <w:r>
        <w:rPr>
          <w:rFonts w:ascii="Times New Roman" w:eastAsia="Times New Roman" w:hAnsi="Times New Roman" w:cs="Times New Roman"/>
          <w:sz w:val="24"/>
          <w:szCs w:val="24"/>
        </w:rPr>
        <w:tab/>
        <w:t>Os cunhados-irmãos</w:t>
      </w:r>
      <w:r>
        <w:rPr>
          <w:rFonts w:ascii="Times New Roman" w:eastAsia="Times New Roman" w:hAnsi="Times New Roman" w:cs="Times New Roman"/>
          <w:sz w:val="24"/>
          <w:szCs w:val="24"/>
          <w:vertAlign w:val="superscript"/>
        </w:rPr>
        <w:footnoteReference w:id="36"/>
      </w:r>
      <w:r>
        <w:rPr>
          <w:rFonts w:ascii="Times New Roman" w:eastAsia="Times New Roman" w:hAnsi="Times New Roman" w:cs="Times New Roman"/>
          <w:sz w:val="24"/>
          <w:szCs w:val="24"/>
        </w:rPr>
        <w:t xml:space="preserve"> de minha </w:t>
      </w:r>
      <w:del w:id="240" w:author="Ana Cecília Agua de Melo" w:date="2026-04-21T13:43:00Z">
        <w:r w:rsidDel="00715A7E">
          <w:rPr>
            <w:rFonts w:ascii="Times New Roman" w:eastAsia="Times New Roman" w:hAnsi="Times New Roman" w:cs="Times New Roman"/>
            <w:sz w:val="24"/>
            <w:szCs w:val="24"/>
          </w:rPr>
          <w:delText>tataravó</w:delText>
        </w:r>
      </w:del>
      <w:ins w:id="241" w:author="Ana Cecília Agua de Melo" w:date="2026-04-21T13:43:00Z">
        <w:r w:rsidR="00715A7E">
          <w:rPr>
            <w:rFonts w:ascii="Times New Roman" w:eastAsia="Times New Roman" w:hAnsi="Times New Roman" w:cs="Times New Roman"/>
            <w:sz w:val="24"/>
            <w:szCs w:val="24"/>
          </w:rPr>
          <w:t>trisavó</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vertAlign w:val="superscript"/>
        </w:rPr>
        <w:footnoteReference w:id="37"/>
      </w:r>
      <w:r>
        <w:rPr>
          <w:rFonts w:ascii="Times New Roman" w:eastAsia="Times New Roman" w:hAnsi="Times New Roman" w:cs="Times New Roman"/>
          <w:sz w:val="24"/>
          <w:szCs w:val="24"/>
        </w:rPr>
        <w:t xml:space="preserve"> foram sistematicamente enviados ao campo de concentração e de extermínio de </w:t>
      </w:r>
      <w:proofErr w:type="spellStart"/>
      <w:r>
        <w:rPr>
          <w:rFonts w:ascii="Times New Roman" w:eastAsia="Times New Roman" w:hAnsi="Times New Roman" w:cs="Times New Roman"/>
          <w:sz w:val="24"/>
          <w:szCs w:val="24"/>
        </w:rPr>
        <w:t>Treblinka</w:t>
      </w:r>
      <w:proofErr w:type="spellEnd"/>
      <w:r>
        <w:rPr>
          <w:rFonts w:ascii="Times New Roman" w:eastAsia="Times New Roman" w:hAnsi="Times New Roman" w:cs="Times New Roman"/>
          <w:sz w:val="24"/>
          <w:szCs w:val="24"/>
        </w:rPr>
        <w:t xml:space="preserve">, na Polônia, a uma hora e meia de trem da cidade de Varsóvia. Assim como foram os mais de 300 mil judeus e judias residentes no gueto de Varsóvia – dos quais seus cunhados-irmãos também faziam parte – e que se levantaram contra o regime nazista entre abril e maio de 1943. Dos testemunhos-registros dos cunhados-irmãos de minha </w:t>
      </w:r>
      <w:del w:id="242" w:author="Ana Cecília Agua de Melo" w:date="2026-04-21T13:43:00Z">
        <w:r w:rsidDel="00715A7E">
          <w:rPr>
            <w:rFonts w:ascii="Times New Roman" w:eastAsia="Times New Roman" w:hAnsi="Times New Roman" w:cs="Times New Roman"/>
            <w:sz w:val="24"/>
            <w:szCs w:val="24"/>
          </w:rPr>
          <w:delText>tataravó</w:delText>
        </w:r>
      </w:del>
      <w:ins w:id="243" w:author="Ana Cecília Agua de Melo" w:date="2026-04-21T13:43:00Z">
        <w:r w:rsidR="00715A7E">
          <w:rPr>
            <w:rFonts w:ascii="Times New Roman" w:eastAsia="Times New Roman" w:hAnsi="Times New Roman" w:cs="Times New Roman"/>
            <w:sz w:val="24"/>
            <w:szCs w:val="24"/>
          </w:rPr>
          <w:t>trisavó</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me resta</w:t>
      </w:r>
      <w:ins w:id="244" w:author="Ana Cecília Agua de Melo" w:date="2026-04-21T13:44:00Z">
        <w:r w:rsidR="00715A7E">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w:t>
      </w:r>
      <w:del w:id="245" w:author="Ana Cecília Agua de Melo" w:date="2026-05-17T19:38:00Z">
        <w:r w:rsidDel="0080513A">
          <w:rPr>
            <w:rFonts w:ascii="Times New Roman" w:eastAsia="Times New Roman" w:hAnsi="Times New Roman" w:cs="Times New Roman"/>
            <w:sz w:val="24"/>
            <w:szCs w:val="24"/>
          </w:rPr>
          <w:delText xml:space="preserve">apenas </w:delText>
        </w:r>
      </w:del>
      <w:r>
        <w:rPr>
          <w:rFonts w:ascii="Times New Roman" w:eastAsia="Times New Roman" w:hAnsi="Times New Roman" w:cs="Times New Roman"/>
          <w:sz w:val="24"/>
          <w:szCs w:val="24"/>
        </w:rPr>
        <w:t xml:space="preserve">alguns nomes, sobrenomes e longínquos </w:t>
      </w:r>
      <w:ins w:id="246" w:author="Ana Cecília Agua de Melo" w:date="2026-04-21T13:44:00Z">
        <w:r w:rsidR="00715A7E">
          <w:rPr>
            <w:rFonts w:ascii="Times New Roman" w:eastAsia="Times New Roman" w:hAnsi="Times New Roman" w:cs="Times New Roman"/>
            <w:sz w:val="24"/>
            <w:szCs w:val="24"/>
          </w:rPr>
          <w:t>graus</w:t>
        </w:r>
      </w:ins>
      <w:del w:id="247" w:author="Ana Cecília Agua de Melo" w:date="2026-04-21T13:44:00Z">
        <w:r w:rsidDel="00715A7E">
          <w:rPr>
            <w:rFonts w:ascii="Times New Roman" w:eastAsia="Times New Roman" w:hAnsi="Times New Roman" w:cs="Times New Roman"/>
            <w:sz w:val="24"/>
            <w:szCs w:val="24"/>
          </w:rPr>
          <w:delText>níveis</w:delText>
        </w:r>
      </w:del>
      <w:r>
        <w:rPr>
          <w:rFonts w:ascii="Times New Roman" w:eastAsia="Times New Roman" w:hAnsi="Times New Roman" w:cs="Times New Roman"/>
          <w:sz w:val="24"/>
          <w:szCs w:val="24"/>
        </w:rPr>
        <w:t xml:space="preserve"> de parentesco – possivelmente alguma carga genética – o fio genealógico</w:t>
      </w:r>
      <w:r>
        <w:rPr>
          <w:rFonts w:ascii="Times New Roman" w:eastAsia="Times New Roman" w:hAnsi="Times New Roman" w:cs="Times New Roman"/>
          <w:sz w:val="24"/>
          <w:szCs w:val="24"/>
          <w:vertAlign w:val="superscript"/>
        </w:rPr>
        <w:footnoteReference w:id="38"/>
      </w:r>
      <w:r>
        <w:rPr>
          <w:rFonts w:ascii="Times New Roman" w:eastAsia="Times New Roman" w:hAnsi="Times New Roman" w:cs="Times New Roman"/>
          <w:sz w:val="24"/>
          <w:szCs w:val="24"/>
        </w:rPr>
        <w:t>. Dos milhares de judeus residentes do gueto de Varsóvia nos restam resquícios de</w:t>
      </w:r>
      <w:del w:id="251" w:author="Ana Cecília Agua de Melo" w:date="2026-05-21T18:39:00Z">
        <w:r w:rsidDel="00A765B7">
          <w:rPr>
            <w:rFonts w:ascii="Times New Roman" w:eastAsia="Times New Roman" w:hAnsi="Times New Roman" w:cs="Times New Roman"/>
            <w:sz w:val="24"/>
            <w:szCs w:val="24"/>
          </w:rPr>
          <w:delText xml:space="preserve"> suas</w:delText>
        </w:r>
      </w:del>
      <w:r>
        <w:rPr>
          <w:rFonts w:ascii="Times New Roman" w:eastAsia="Times New Roman" w:hAnsi="Times New Roman" w:cs="Times New Roman"/>
          <w:sz w:val="24"/>
          <w:szCs w:val="24"/>
        </w:rPr>
        <w:t xml:space="preserve"> histórias,</w:t>
      </w:r>
      <w:del w:id="252" w:author="Ana Cecília Agua de Melo" w:date="2026-05-21T18:39:00Z">
        <w:r w:rsidDel="00A765B7">
          <w:rPr>
            <w:rFonts w:ascii="Times New Roman" w:eastAsia="Times New Roman" w:hAnsi="Times New Roman" w:cs="Times New Roman"/>
            <w:sz w:val="24"/>
            <w:szCs w:val="24"/>
          </w:rPr>
          <w:delText xml:space="preserve"> seus</w:delText>
        </w:r>
      </w:del>
      <w:r>
        <w:rPr>
          <w:rFonts w:ascii="Times New Roman" w:eastAsia="Times New Roman" w:hAnsi="Times New Roman" w:cs="Times New Roman"/>
          <w:sz w:val="24"/>
          <w:szCs w:val="24"/>
        </w:rPr>
        <w:t xml:space="preserve"> sonhos,</w:t>
      </w:r>
      <w:del w:id="253" w:author="Ana Cecília Agua de Melo" w:date="2026-05-21T18:39:00Z">
        <w:r w:rsidDel="00A765B7">
          <w:rPr>
            <w:rFonts w:ascii="Times New Roman" w:eastAsia="Times New Roman" w:hAnsi="Times New Roman" w:cs="Times New Roman"/>
            <w:sz w:val="24"/>
            <w:szCs w:val="24"/>
          </w:rPr>
          <w:delText xml:space="preserve"> suas</w:delText>
        </w:r>
      </w:del>
      <w:r>
        <w:rPr>
          <w:rFonts w:ascii="Times New Roman" w:eastAsia="Times New Roman" w:hAnsi="Times New Roman" w:cs="Times New Roman"/>
          <w:sz w:val="24"/>
          <w:szCs w:val="24"/>
        </w:rPr>
        <w:t xml:space="preserve"> canções, </w:t>
      </w:r>
      <w:del w:id="254" w:author="Ana Cecília Agua de Melo" w:date="2026-05-21T18:39:00Z">
        <w:r w:rsidDel="00A765B7">
          <w:rPr>
            <w:rFonts w:ascii="Times New Roman" w:eastAsia="Times New Roman" w:hAnsi="Times New Roman" w:cs="Times New Roman"/>
            <w:sz w:val="24"/>
            <w:szCs w:val="24"/>
          </w:rPr>
          <w:delText xml:space="preserve">seus </w:delText>
        </w:r>
      </w:del>
      <w:proofErr w:type="spellStart"/>
      <w:r>
        <w:rPr>
          <w:rFonts w:ascii="Times New Roman" w:eastAsia="Times New Roman" w:hAnsi="Times New Roman" w:cs="Times New Roman"/>
          <w:sz w:val="24"/>
          <w:szCs w:val="24"/>
        </w:rPr>
        <w:t>gritos,</w:t>
      </w:r>
      <w:del w:id="255" w:author="Ana Cecília Agua de Melo" w:date="2026-05-21T18:39:00Z">
        <w:r w:rsidDel="00A765B7">
          <w:rPr>
            <w:rFonts w:ascii="Times New Roman" w:eastAsia="Times New Roman" w:hAnsi="Times New Roman" w:cs="Times New Roman"/>
            <w:sz w:val="24"/>
            <w:szCs w:val="24"/>
          </w:rPr>
          <w:delText xml:space="preserve"> seus </w:delText>
        </w:r>
      </w:del>
      <w:r>
        <w:rPr>
          <w:rFonts w:ascii="Times New Roman" w:eastAsia="Times New Roman" w:hAnsi="Times New Roman" w:cs="Times New Roman"/>
          <w:i/>
          <w:iCs/>
          <w:sz w:val="24"/>
          <w:szCs w:val="24"/>
        </w:rPr>
        <w:t>“papéis-desejos</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del w:id="256" w:author="Ana Cecília Agua de Melo" w:date="2026-05-21T18:39:00Z">
        <w:r w:rsidDel="00A765B7">
          <w:rPr>
            <w:rFonts w:ascii="Times New Roman" w:eastAsia="Times New Roman" w:hAnsi="Times New Roman" w:cs="Times New Roman"/>
            <w:sz w:val="24"/>
            <w:szCs w:val="24"/>
          </w:rPr>
          <w:delText xml:space="preserve">suas </w:delText>
        </w:r>
      </w:del>
      <w:r>
        <w:rPr>
          <w:rFonts w:ascii="Times New Roman" w:eastAsia="Times New Roman" w:hAnsi="Times New Roman" w:cs="Times New Roman"/>
          <w:sz w:val="24"/>
          <w:szCs w:val="24"/>
        </w:rPr>
        <w:t>promessas de retorno, de persistência, de vida. Dos judeus e judias perseguidos e mortos durante o Holocausto nós mantivemos – conservamos e</w:t>
      </w:r>
      <w:ins w:id="257" w:author="Ana Cecília Agua de Melo" w:date="2026-04-21T13:47:00Z">
        <w:r w:rsidR="00715A7E">
          <w:rPr>
            <w:rFonts w:ascii="Times New Roman" w:eastAsia="Times New Roman" w:hAnsi="Times New Roman" w:cs="Times New Roman"/>
            <w:sz w:val="24"/>
            <w:szCs w:val="24"/>
          </w:rPr>
          <w:t xml:space="preserve"> fazemos</w:t>
        </w:r>
      </w:ins>
      <w:r>
        <w:rPr>
          <w:rFonts w:ascii="Times New Roman" w:eastAsia="Times New Roman" w:hAnsi="Times New Roman" w:cs="Times New Roman"/>
          <w:sz w:val="24"/>
          <w:szCs w:val="24"/>
        </w:rPr>
        <w:t xml:space="preserve"> perdura</w:t>
      </w:r>
      <w:ins w:id="258" w:author="Ana Cecília Agua de Melo" w:date="2026-04-21T13:47:00Z">
        <w:r w:rsidR="00715A7E">
          <w:rPr>
            <w:rFonts w:ascii="Times New Roman" w:eastAsia="Times New Roman" w:hAnsi="Times New Roman" w:cs="Times New Roman"/>
            <w:sz w:val="24"/>
            <w:szCs w:val="24"/>
          </w:rPr>
          <w:t>r</w:t>
        </w:r>
      </w:ins>
      <w:del w:id="259" w:author="Ana Cecília Agua de Melo" w:date="2026-04-21T13:47:00Z">
        <w:r w:rsidDel="00715A7E">
          <w:rPr>
            <w:rFonts w:ascii="Times New Roman" w:eastAsia="Times New Roman" w:hAnsi="Times New Roman" w:cs="Times New Roman"/>
            <w:sz w:val="24"/>
            <w:szCs w:val="24"/>
          </w:rPr>
          <w:delText>mos</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 </w:t>
      </w:r>
      <w:del w:id="260" w:author="Ana Cecília Agua de Melo" w:date="2026-05-21T18:40:00Z">
        <w:r w:rsidDel="00A765B7">
          <w:rPr>
            <w:rFonts w:ascii="Times New Roman" w:eastAsia="Times New Roman" w:hAnsi="Times New Roman" w:cs="Times New Roman"/>
            <w:sz w:val="24"/>
            <w:szCs w:val="24"/>
          </w:rPr>
          <w:delText>s</w:delText>
        </w:r>
      </w:del>
      <w:del w:id="261" w:author="Ana Cecília Agua de Melo" w:date="2026-05-21T18:39:00Z">
        <w:r w:rsidDel="00A765B7">
          <w:rPr>
            <w:rFonts w:ascii="Times New Roman" w:eastAsia="Times New Roman" w:hAnsi="Times New Roman" w:cs="Times New Roman"/>
            <w:sz w:val="24"/>
            <w:szCs w:val="24"/>
          </w:rPr>
          <w:delText xml:space="preserve">eus </w:delText>
        </w:r>
      </w:del>
      <w:r>
        <w:rPr>
          <w:rFonts w:ascii="Times New Roman" w:eastAsia="Times New Roman" w:hAnsi="Times New Roman" w:cs="Times New Roman"/>
          <w:sz w:val="24"/>
          <w:szCs w:val="24"/>
        </w:rPr>
        <w:t xml:space="preserve">ínfimos impulsos de sobrevivência, </w:t>
      </w:r>
      <w:del w:id="262" w:author="Ana Cecília Agua de Melo" w:date="2026-05-21T18:40:00Z">
        <w:r w:rsidDel="00A765B7">
          <w:rPr>
            <w:rFonts w:ascii="Times New Roman" w:eastAsia="Times New Roman" w:hAnsi="Times New Roman" w:cs="Times New Roman"/>
            <w:sz w:val="24"/>
            <w:szCs w:val="24"/>
          </w:rPr>
          <w:delText xml:space="preserve">seus </w:delText>
        </w:r>
      </w:del>
      <w:r>
        <w:rPr>
          <w:rFonts w:ascii="Times New Roman" w:eastAsia="Times New Roman" w:hAnsi="Times New Roman" w:cs="Times New Roman"/>
          <w:sz w:val="24"/>
          <w:szCs w:val="24"/>
        </w:rPr>
        <w:t xml:space="preserve">gestos de resistência, </w:t>
      </w:r>
      <w:del w:id="263" w:author="Ana Cecília Agua de Melo" w:date="2026-05-21T18:40:00Z">
        <w:r w:rsidDel="00A765B7">
          <w:rPr>
            <w:rFonts w:ascii="Times New Roman" w:eastAsia="Times New Roman" w:hAnsi="Times New Roman" w:cs="Times New Roman"/>
            <w:sz w:val="24"/>
            <w:szCs w:val="24"/>
          </w:rPr>
          <w:delText xml:space="preserve">suas </w:delText>
        </w:r>
      </w:del>
      <w:r>
        <w:rPr>
          <w:rFonts w:ascii="Times New Roman" w:eastAsia="Times New Roman" w:hAnsi="Times New Roman" w:cs="Times New Roman"/>
          <w:sz w:val="24"/>
          <w:szCs w:val="24"/>
        </w:rPr>
        <w:t xml:space="preserve">fugas, </w:t>
      </w:r>
      <w:del w:id="264" w:author="Ana Cecília Agua de Melo" w:date="2026-05-21T18:40:00Z">
        <w:r w:rsidDel="00A765B7">
          <w:rPr>
            <w:rFonts w:ascii="Times New Roman" w:eastAsia="Times New Roman" w:hAnsi="Times New Roman" w:cs="Times New Roman"/>
            <w:sz w:val="24"/>
            <w:szCs w:val="24"/>
          </w:rPr>
          <w:delText xml:space="preserve">suas </w:delText>
        </w:r>
      </w:del>
      <w:r>
        <w:rPr>
          <w:rFonts w:ascii="Times New Roman" w:eastAsia="Times New Roman" w:hAnsi="Times New Roman" w:cs="Times New Roman"/>
          <w:sz w:val="24"/>
          <w:szCs w:val="24"/>
        </w:rPr>
        <w:t xml:space="preserve">resiliências e sobrevidas, </w:t>
      </w:r>
      <w:del w:id="265" w:author="Ana Cecília Agua de Melo" w:date="2026-05-21T18:40:00Z">
        <w:r w:rsidDel="00A765B7">
          <w:rPr>
            <w:rFonts w:ascii="Times New Roman" w:eastAsia="Times New Roman" w:hAnsi="Times New Roman" w:cs="Times New Roman"/>
            <w:sz w:val="24"/>
            <w:szCs w:val="24"/>
          </w:rPr>
          <w:delText xml:space="preserve">seus </w:delText>
        </w:r>
      </w:del>
      <w:r>
        <w:rPr>
          <w:rFonts w:ascii="Times New Roman" w:eastAsia="Times New Roman" w:hAnsi="Times New Roman" w:cs="Times New Roman"/>
          <w:sz w:val="24"/>
          <w:szCs w:val="24"/>
        </w:rPr>
        <w:t xml:space="preserve">hinos </w:t>
      </w:r>
      <w:proofErr w:type="spellStart"/>
      <w:r>
        <w:rPr>
          <w:rFonts w:ascii="Times New Roman" w:eastAsia="Times New Roman" w:hAnsi="Times New Roman" w:cs="Times New Roman"/>
          <w:i/>
          <w:iCs/>
          <w:sz w:val="24"/>
          <w:szCs w:val="24"/>
        </w:rPr>
        <w:t>partisanos</w:t>
      </w:r>
      <w:proofErr w:type="spellEnd"/>
      <w:del w:id="266" w:author="Ana Cecília Agua de Melo" w:date="2026-04-21T13:57:00Z">
        <w:r w:rsidDel="00A81DC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w:t>
      </w:r>
      <w:r>
        <w:rPr>
          <w:rFonts w:ascii="Times New Roman" w:eastAsia="Times New Roman" w:hAnsi="Times New Roman" w:cs="Times New Roman"/>
          <w:i/>
          <w:iCs/>
          <w:sz w:val="24"/>
          <w:szCs w:val="24"/>
        </w:rPr>
        <w:t>“a lamentação para que nos ensine, nos levante”</w:t>
      </w:r>
      <w:r>
        <w:rPr>
          <w:rFonts w:ascii="Times New Roman" w:eastAsia="Times New Roman" w:hAnsi="Times New Roman" w:cs="Times New Roman"/>
          <w:sz w:val="24"/>
          <w:szCs w:val="24"/>
          <w:vertAlign w:val="superscript"/>
        </w:rPr>
        <w:footnoteReference w:id="39"/>
      </w:r>
      <w:r>
        <w:rPr>
          <w:rFonts w:ascii="Times New Roman" w:eastAsia="Times New Roman" w:hAnsi="Times New Roman" w:cs="Times New Roman"/>
          <w:sz w:val="24"/>
          <w:szCs w:val="24"/>
        </w:rPr>
        <w:t>.</w:t>
      </w:r>
    </w:p>
    <w:p w14:paraId="00000021" w14:textId="2598547F" w:rsidR="00BE2BCC" w:rsidRDefault="00F630C1">
      <w:pPr>
        <w:spacing w:after="200" w:line="360" w:lineRule="auto"/>
        <w:jc w:val="both"/>
      </w:pPr>
      <w:r>
        <w:rPr>
          <w:rFonts w:ascii="Times New Roman" w:eastAsia="Times New Roman" w:hAnsi="Times New Roman" w:cs="Times New Roman"/>
          <w:sz w:val="24"/>
          <w:szCs w:val="24"/>
        </w:rPr>
        <w:tab/>
        <w:t xml:space="preserve">Hoje, </w:t>
      </w:r>
      <w:proofErr w:type="spellStart"/>
      <w:r>
        <w:rPr>
          <w:rFonts w:ascii="Times New Roman" w:eastAsia="Times New Roman" w:hAnsi="Times New Roman" w:cs="Times New Roman"/>
          <w:sz w:val="24"/>
          <w:szCs w:val="24"/>
        </w:rPr>
        <w:t>Treblinka</w:t>
      </w:r>
      <w:proofErr w:type="spellEnd"/>
      <w:r>
        <w:rPr>
          <w:rFonts w:ascii="Times New Roman" w:eastAsia="Times New Roman" w:hAnsi="Times New Roman" w:cs="Times New Roman"/>
          <w:sz w:val="24"/>
          <w:szCs w:val="24"/>
        </w:rPr>
        <w:t xml:space="preserve"> – este campo despovoado</w:t>
      </w:r>
      <w:r>
        <w:rPr>
          <w:rFonts w:ascii="Times New Roman" w:eastAsia="Times New Roman" w:hAnsi="Times New Roman" w:cs="Times New Roman"/>
          <w:sz w:val="24"/>
          <w:szCs w:val="24"/>
          <w:vertAlign w:val="superscript"/>
        </w:rPr>
        <w:footnoteReference w:id="40"/>
      </w:r>
      <w:r>
        <w:rPr>
          <w:rFonts w:ascii="Times New Roman" w:eastAsia="Times New Roman" w:hAnsi="Times New Roman" w:cs="Times New Roman"/>
          <w:sz w:val="24"/>
          <w:szCs w:val="24"/>
        </w:rPr>
        <w:t xml:space="preserve"> e de morte, sítio arqueológico, e possivelmente um suposto memorial – se preenche de deformadas pedras por toda a sua extensão. São formações rochosas gravadas – em nome</w:t>
      </w:r>
      <w:r>
        <w:rPr>
          <w:rFonts w:ascii="Times New Roman" w:eastAsia="Times New Roman" w:hAnsi="Times New Roman" w:cs="Times New Roman"/>
          <w:sz w:val="24"/>
          <w:szCs w:val="24"/>
          <w:vertAlign w:val="superscript"/>
        </w:rPr>
        <w:footnoteReference w:id="41"/>
      </w:r>
      <w:r>
        <w:rPr>
          <w:rFonts w:ascii="Times New Roman" w:eastAsia="Times New Roman" w:hAnsi="Times New Roman" w:cs="Times New Roman"/>
          <w:sz w:val="24"/>
          <w:szCs w:val="24"/>
        </w:rPr>
        <w:t xml:space="preserve"> e em carne – </w:t>
      </w:r>
      <w:ins w:id="272" w:author="Ana Cecília Agua de Melo" w:date="2026-05-17T20:36:00Z">
        <w:r w:rsidR="00F23F75">
          <w:rPr>
            <w:rFonts w:ascii="Times New Roman" w:eastAsia="Times New Roman" w:hAnsi="Times New Roman" w:cs="Times New Roman"/>
            <w:sz w:val="24"/>
            <w:szCs w:val="24"/>
          </w:rPr>
          <w:t>n</w:t>
        </w:r>
      </w:ins>
      <w:del w:id="273" w:author="Ana Cecília Agua de Melo" w:date="2026-05-17T20:36:00Z">
        <w:r w:rsidDel="00F23F75">
          <w:rPr>
            <w:rFonts w:ascii="Times New Roman" w:eastAsia="Times New Roman" w:hAnsi="Times New Roman" w:cs="Times New Roman"/>
            <w:sz w:val="24"/>
            <w:szCs w:val="24"/>
          </w:rPr>
          <w:delText xml:space="preserve">no solo de um chão seco de </w:delText>
        </w:r>
      </w:del>
      <w:r>
        <w:rPr>
          <w:rFonts w:ascii="Times New Roman" w:eastAsia="Times New Roman" w:hAnsi="Times New Roman" w:cs="Times New Roman"/>
          <w:sz w:val="24"/>
          <w:szCs w:val="24"/>
        </w:rPr>
        <w:t>uma terra infértil. São elas, as próprias pedras, memórias eternas, faíscas das chamas das almas de pessoas mortas</w:t>
      </w:r>
      <w:ins w:id="274" w:author="Ana Cecília Agua de Melo" w:date="2026-05-17T19:42:00Z">
        <w:r w:rsidR="0080513A">
          <w:rPr>
            <w:rFonts w:ascii="Times New Roman" w:eastAsia="Times New Roman" w:hAnsi="Times New Roman" w:cs="Times New Roman"/>
            <w:sz w:val="24"/>
            <w:szCs w:val="24"/>
          </w:rPr>
          <w:t>,</w:t>
        </w:r>
      </w:ins>
      <w:del w:id="275" w:author="Ana Cecília Agua de Melo" w:date="2026-05-17T19:42:00Z">
        <w:r w:rsidDel="0080513A">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que, espraiadas pelo ar, e levadas pelo velho vento do sopro nômade da diáspora</w:t>
      </w:r>
      <w:ins w:id="276" w:author="Ana Cecília Agua de Melo" w:date="2026-05-17T20:36:00Z">
        <w:r w:rsidR="000C4D71">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se tornam fagulhas em que suas recordações e memórias persistem e perduram no tempo, permanecem e criam territorialidades temporárias por meio da língua, da conservação da tradição, do indeterminismo da diáspora, e assim,</w:t>
      </w:r>
      <w:ins w:id="277" w:author="Ana Cecília Agua de Melo" w:date="2026-04-21T14:01:00Z">
        <w:r w:rsidR="0009025C">
          <w:rPr>
            <w:rFonts w:ascii="Times New Roman" w:eastAsia="Times New Roman" w:hAnsi="Times New Roman" w:cs="Times New Roman"/>
            <w:sz w:val="24"/>
            <w:szCs w:val="24"/>
          </w:rPr>
          <w:t xml:space="preserve"> são</w:t>
        </w:r>
      </w:ins>
      <w:r>
        <w:rPr>
          <w:rFonts w:ascii="Times New Roman" w:eastAsia="Times New Roman" w:hAnsi="Times New Roman" w:cs="Times New Roman"/>
          <w:sz w:val="24"/>
          <w:szCs w:val="24"/>
        </w:rPr>
        <w:t xml:space="preserve"> levadas de geração em geração. São as faíscas das almas as próprias memórias que retornam; e como diria Rabi </w:t>
      </w:r>
      <w:proofErr w:type="spellStart"/>
      <w:r>
        <w:rPr>
          <w:rFonts w:ascii="Times New Roman" w:eastAsia="Times New Roman" w:hAnsi="Times New Roman" w:cs="Times New Roman"/>
          <w:sz w:val="24"/>
          <w:szCs w:val="24"/>
        </w:rPr>
        <w:t>Bunam</w:t>
      </w:r>
      <w:proofErr w:type="spellEnd"/>
      <w:r>
        <w:rPr>
          <w:rFonts w:ascii="Times New Roman" w:eastAsia="Times New Roman" w:hAnsi="Times New Roman" w:cs="Times New Roman"/>
          <w:sz w:val="24"/>
          <w:szCs w:val="24"/>
        </w:rPr>
        <w:t>, que antes da ruína agarram-se à vida.</w:t>
      </w:r>
    </w:p>
    <w:p w14:paraId="00000022" w14:textId="7EC875C1" w:rsidR="00BE2BCC" w:rsidRDefault="00F630C1">
      <w:pPr>
        <w:spacing w:after="200" w:line="360" w:lineRule="auto"/>
        <w:jc w:val="both"/>
      </w:pPr>
      <w:r>
        <w:rPr>
          <w:rFonts w:ascii="Times New Roman" w:eastAsia="Times New Roman" w:hAnsi="Times New Roman" w:cs="Times New Roman"/>
          <w:sz w:val="24"/>
          <w:szCs w:val="24"/>
        </w:rPr>
        <w:tab/>
        <w:t xml:space="preserve">Na tradição judaica há o costume de assentar pedras em túmulos nos cemitérios como manifestação de recordo, de presença e da crença na memória permanente. Certamente a materialidade de uma pedra não é infinita, porém quiçá seja ela eterna em um determinado espaço-tempo – e, assim como a complexidade de Deus, essa energia não é infinita porque não tem fim, </w:t>
      </w:r>
      <w:ins w:id="278" w:author="Ana Cecília Agua de Melo" w:date="2026-04-21T14:02:00Z">
        <w:r w:rsidR="0009025C">
          <w:rPr>
            <w:rFonts w:ascii="Times New Roman" w:eastAsia="Times New Roman" w:hAnsi="Times New Roman" w:cs="Times New Roman"/>
            <w:sz w:val="24"/>
            <w:szCs w:val="24"/>
          </w:rPr>
          <w:t>antes é</w:t>
        </w:r>
      </w:ins>
      <w:del w:id="279" w:author="Ana Cecília Agua de Melo" w:date="2026-04-21T14:02:00Z">
        <w:r w:rsidDel="0009025C">
          <w:rPr>
            <w:rFonts w:ascii="Times New Roman" w:eastAsia="Times New Roman" w:hAnsi="Times New Roman" w:cs="Times New Roman"/>
            <w:sz w:val="24"/>
            <w:szCs w:val="24"/>
          </w:rPr>
          <w:delText>mas sim</w:delText>
        </w:r>
      </w:del>
      <w:r>
        <w:rPr>
          <w:rFonts w:ascii="Times New Roman" w:eastAsia="Times New Roman" w:hAnsi="Times New Roman" w:cs="Times New Roman"/>
          <w:sz w:val="24"/>
          <w:szCs w:val="24"/>
        </w:rPr>
        <w:t xml:space="preserve"> eterna porque não tem começo</w:t>
      </w:r>
      <w:r>
        <w:rPr>
          <w:rFonts w:ascii="Times New Roman" w:eastAsia="Times New Roman" w:hAnsi="Times New Roman" w:cs="Times New Roman"/>
          <w:sz w:val="24"/>
          <w:szCs w:val="24"/>
          <w:vertAlign w:val="superscript"/>
        </w:rPr>
        <w:footnoteReference w:id="42"/>
      </w:r>
      <w:r>
        <w:rPr>
          <w:rFonts w:ascii="Times New Roman" w:eastAsia="Times New Roman" w:hAnsi="Times New Roman" w:cs="Times New Roman"/>
          <w:sz w:val="24"/>
          <w:szCs w:val="24"/>
        </w:rPr>
        <w:t>.</w:t>
      </w:r>
    </w:p>
    <w:p w14:paraId="00000023" w14:textId="1B0A5864" w:rsidR="00BE2BCC" w:rsidRDefault="00F630C1">
      <w:pPr>
        <w:spacing w:after="200" w:line="360" w:lineRule="auto"/>
        <w:jc w:val="both"/>
      </w:pPr>
      <w:r>
        <w:rPr>
          <w:rFonts w:ascii="Times New Roman" w:eastAsia="Times New Roman" w:hAnsi="Times New Roman" w:cs="Times New Roman"/>
          <w:sz w:val="24"/>
          <w:szCs w:val="24"/>
        </w:rPr>
        <w:tab/>
        <w:t xml:space="preserve">Após a guerra, foram encontradas, ao todo, 35.369 páginas esparsas enterradas nos subsolos do gueto de Varsóvia pelo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Este total representa apenas dois terços do material enterrado pelo grupo</w:t>
      </w:r>
      <w:ins w:id="280" w:author="Ana Cecília Agua de Melo" w:date="2026-05-17T20:38:00Z">
        <w:r w:rsidR="000C4D71">
          <w:rPr>
            <w:rFonts w:ascii="Times New Roman" w:eastAsia="Times New Roman" w:hAnsi="Times New Roman" w:cs="Times New Roman"/>
            <w:sz w:val="24"/>
            <w:szCs w:val="24"/>
          </w:rPr>
          <w:t>. O</w:t>
        </w:r>
      </w:ins>
      <w:del w:id="281" w:author="Ana Cecília Agua de Melo" w:date="2026-05-17T20:38:00Z">
        <w:r w:rsidDel="000C4D71">
          <w:rPr>
            <w:rFonts w:ascii="Times New Roman" w:eastAsia="Times New Roman" w:hAnsi="Times New Roman" w:cs="Times New Roman"/>
            <w:sz w:val="24"/>
            <w:szCs w:val="24"/>
          </w:rPr>
          <w:delText>, o</w:delText>
        </w:r>
      </w:del>
      <w:r>
        <w:rPr>
          <w:rFonts w:ascii="Times New Roman" w:eastAsia="Times New Roman" w:hAnsi="Times New Roman" w:cs="Times New Roman"/>
          <w:sz w:val="24"/>
          <w:szCs w:val="24"/>
        </w:rPr>
        <w:t xml:space="preserve"> restante – um terço do material – </w:t>
      </w:r>
      <w:ins w:id="282" w:author="Ana Cecília Agua de Melo" w:date="2026-04-21T14:03:00Z">
        <w:r w:rsidR="0009025C">
          <w:rPr>
            <w:rFonts w:ascii="Times New Roman" w:eastAsia="Times New Roman" w:hAnsi="Times New Roman" w:cs="Times New Roman"/>
            <w:sz w:val="24"/>
            <w:szCs w:val="24"/>
          </w:rPr>
          <w:t>jaz</w:t>
        </w:r>
      </w:ins>
      <w:del w:id="283" w:author="Ana Cecília Agua de Melo" w:date="2026-04-21T14:03:00Z">
        <w:r w:rsidDel="0009025C">
          <w:rPr>
            <w:rFonts w:ascii="Times New Roman" w:eastAsia="Times New Roman" w:hAnsi="Times New Roman" w:cs="Times New Roman"/>
            <w:sz w:val="24"/>
            <w:szCs w:val="24"/>
          </w:rPr>
          <w:delText>ainda sobrevivem</w:delText>
        </w:r>
      </w:del>
      <w:r>
        <w:rPr>
          <w:rFonts w:ascii="Times New Roman" w:eastAsia="Times New Roman" w:hAnsi="Times New Roman" w:cs="Times New Roman"/>
          <w:sz w:val="24"/>
          <w:szCs w:val="24"/>
        </w:rPr>
        <w:t xml:space="preserve"> – afogado</w:t>
      </w:r>
      <w:del w:id="284" w:author="Ana Cecília Agua de Melo" w:date="2026-04-21T14:03:00Z">
        <w:r w:rsidDel="0009025C">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em terra e em lama – nas profundezas fúnebres de um solo gélido. Curiosamente</w:t>
      </w:r>
      <w:del w:id="285" w:author="Ana Cecília Agua de Melo" w:date="2026-05-17T20:38:00Z">
        <w:r w:rsidDel="000C4D71">
          <w:rPr>
            <w:rFonts w:ascii="Times New Roman" w:eastAsia="Times New Roman" w:hAnsi="Times New Roman" w:cs="Times New Roman"/>
            <w:sz w:val="24"/>
            <w:szCs w:val="24"/>
          </w:rPr>
          <w:delText>, neste caso</w:delText>
        </w:r>
      </w:del>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“escovar a História a contrapelo”</w:t>
      </w:r>
      <w:r>
        <w:rPr>
          <w:rFonts w:ascii="Times New Roman" w:eastAsia="Times New Roman" w:hAnsi="Times New Roman" w:cs="Times New Roman"/>
          <w:sz w:val="24"/>
          <w:szCs w:val="24"/>
          <w:vertAlign w:val="superscript"/>
        </w:rPr>
        <w:footnoteReference w:id="43"/>
      </w:r>
      <w:r>
        <w:rPr>
          <w:rFonts w:ascii="Times New Roman" w:eastAsia="Times New Roman" w:hAnsi="Times New Roman" w:cs="Times New Roman"/>
          <w:sz w:val="24"/>
          <w:szCs w:val="24"/>
        </w:rPr>
        <w:t xml:space="preserve">, </w:t>
      </w:r>
      <w:ins w:id="288" w:author="Ana Cecília Agua de Melo" w:date="2026-05-17T20:38:00Z">
        <w:r w:rsidR="000C4D71">
          <w:rPr>
            <w:rFonts w:ascii="Times New Roman" w:eastAsia="Times New Roman" w:hAnsi="Times New Roman" w:cs="Times New Roman"/>
            <w:sz w:val="24"/>
            <w:szCs w:val="24"/>
          </w:rPr>
          <w:t xml:space="preserve">sobre </w:t>
        </w:r>
      </w:ins>
      <w:r>
        <w:rPr>
          <w:rFonts w:ascii="Times New Roman" w:eastAsia="Times New Roman" w:hAnsi="Times New Roman" w:cs="Times New Roman"/>
          <w:sz w:val="24"/>
          <w:szCs w:val="24"/>
        </w:rPr>
        <w:t xml:space="preserve">que o filósofo Walter Benjamin há tempos já discorria, é literalmente materializado nos escombros do gueto. São pedras, tijolos, pedaços de concreto, estilhaços de vidro e demais resíduos da construção civil levantados e retirados em busca de testemunhos, </w:t>
      </w:r>
      <w:r>
        <w:rPr>
          <w:rFonts w:ascii="Times New Roman" w:eastAsia="Times New Roman" w:hAnsi="Times New Roman" w:cs="Times New Roman"/>
          <w:sz w:val="24"/>
          <w:szCs w:val="24"/>
        </w:rPr>
        <w:lastRenderedPageBreak/>
        <w:t>de folhas sujas, amassadas e soterradas – e que, por fim, sobrevive</w:t>
      </w:r>
      <w:ins w:id="289" w:author="Ana Cecília Agua de Melo" w:date="2026-04-21T14:04:00Z">
        <w:r w:rsidR="0009025C">
          <w:rPr>
            <w:rFonts w:ascii="Times New Roman" w:eastAsia="Times New Roman" w:hAnsi="Times New Roman" w:cs="Times New Roman"/>
            <w:sz w:val="24"/>
            <w:szCs w:val="24"/>
          </w:rPr>
          <w:t>m às</w:t>
        </w:r>
      </w:ins>
      <w:del w:id="290" w:author="Ana Cecília Agua de Melo" w:date="2026-04-21T14:04:00Z">
        <w:r w:rsidDel="0009025C">
          <w:rPr>
            <w:rFonts w:ascii="Times New Roman" w:eastAsia="Times New Roman" w:hAnsi="Times New Roman" w:cs="Times New Roman"/>
            <w:sz w:val="24"/>
            <w:szCs w:val="24"/>
          </w:rPr>
          <w:delText>ntes da</w:delText>
        </w:r>
      </w:del>
      <w:r>
        <w:rPr>
          <w:rFonts w:ascii="Times New Roman" w:eastAsia="Times New Roman" w:hAnsi="Times New Roman" w:cs="Times New Roman"/>
          <w:sz w:val="24"/>
          <w:szCs w:val="24"/>
        </w:rPr>
        <w:t xml:space="preserve"> intempérie</w:t>
      </w:r>
      <w:ins w:id="291" w:author="Ana Cecília Agua de Melo" w:date="2026-05-21T18:59:00Z">
        <w:r w:rsidR="002B36F2">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da História e do Tempo.</w:t>
      </w:r>
    </w:p>
    <w:p w14:paraId="00000024" w14:textId="35020931" w:rsidR="00BE2BCC" w:rsidRDefault="00F630C1">
      <w:pPr>
        <w:spacing w:after="200" w:line="360" w:lineRule="auto"/>
        <w:jc w:val="both"/>
      </w:pPr>
      <w:r>
        <w:rPr>
          <w:rFonts w:ascii="Times New Roman" w:eastAsia="Times New Roman" w:hAnsi="Times New Roman" w:cs="Times New Roman"/>
          <w:sz w:val="24"/>
          <w:szCs w:val="24"/>
        </w:rPr>
        <w:tab/>
        <w:t xml:space="preserve">Usando novamente da deposição do filósofo </w:t>
      </w:r>
      <w:proofErr w:type="spellStart"/>
      <w:r>
        <w:rPr>
          <w:rFonts w:ascii="Times New Roman" w:eastAsia="Times New Roman" w:hAnsi="Times New Roman" w:cs="Times New Roman"/>
          <w:sz w:val="24"/>
          <w:szCs w:val="24"/>
        </w:rPr>
        <w:t>Dénètem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 </w:t>
      </w:r>
      <w:r>
        <w:rPr>
          <w:rFonts w:ascii="Times New Roman" w:eastAsia="Times New Roman" w:hAnsi="Times New Roman" w:cs="Times New Roman"/>
          <w:i/>
          <w:iCs/>
          <w:sz w:val="24"/>
          <w:szCs w:val="24"/>
        </w:rPr>
        <w:t>“As guerrilhas se apresentam como uma não</w:t>
      </w:r>
      <w:ins w:id="292" w:author="Ana Cecília Agua de Melo" w:date="2026-04-21T14:06:00Z">
        <w:r w:rsidR="0009025C">
          <w:rPr>
            <w:rFonts w:ascii="Times New Roman" w:eastAsia="Times New Roman" w:hAnsi="Times New Roman" w:cs="Times New Roman"/>
            <w:i/>
            <w:iCs/>
            <w:sz w:val="24"/>
            <w:szCs w:val="24"/>
          </w:rPr>
          <w:t xml:space="preserve"> </w:t>
        </w:r>
      </w:ins>
      <w:del w:id="293" w:author="Ana Cecília Agua de Melo" w:date="2026-04-21T14:06:00Z">
        <w:r w:rsidDel="0009025C">
          <w:rPr>
            <w:rFonts w:ascii="Times New Roman" w:eastAsia="Times New Roman" w:hAnsi="Times New Roman" w:cs="Times New Roman"/>
            <w:i/>
            <w:iCs/>
            <w:sz w:val="24"/>
            <w:szCs w:val="24"/>
          </w:rPr>
          <w:delText>-</w:delText>
        </w:r>
      </w:del>
      <w:r>
        <w:rPr>
          <w:rFonts w:ascii="Times New Roman" w:eastAsia="Times New Roman" w:hAnsi="Times New Roman" w:cs="Times New Roman"/>
          <w:i/>
          <w:iCs/>
          <w:sz w:val="24"/>
          <w:szCs w:val="24"/>
        </w:rPr>
        <w:t>batalha, um disfarce e uma camuflagem que zombam com a moral dos poderosos”</w:t>
      </w:r>
      <w:r>
        <w:rPr>
          <w:rFonts w:ascii="Times New Roman" w:eastAsia="Times New Roman" w:hAnsi="Times New Roman" w:cs="Times New Roman"/>
          <w:sz w:val="24"/>
          <w:szCs w:val="24"/>
          <w:vertAlign w:val="superscript"/>
        </w:rPr>
        <w:footnoteReference w:id="44"/>
      </w:r>
      <w:r>
        <w:rPr>
          <w:rFonts w:ascii="Times New Roman" w:eastAsia="Times New Roman" w:hAnsi="Times New Roman" w:cs="Times New Roman"/>
          <w:sz w:val="24"/>
          <w:szCs w:val="24"/>
        </w:rPr>
        <w:t>. Dessa maneira, o grupo</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para além de uma tentativa de preservação histórica, brilhantemente entende que, para o </w:t>
      </w:r>
      <w:r>
        <w:rPr>
          <w:rFonts w:ascii="Times New Roman" w:eastAsia="Times New Roman" w:hAnsi="Times New Roman" w:cs="Times New Roman"/>
          <w:i/>
          <w:iCs/>
          <w:sz w:val="24"/>
          <w:szCs w:val="24"/>
        </w:rPr>
        <w:t>“Povo do Livro”</w:t>
      </w:r>
      <w:r>
        <w:rPr>
          <w:rFonts w:ascii="Times New Roman" w:eastAsia="Times New Roman" w:hAnsi="Times New Roman" w:cs="Times New Roman"/>
          <w:sz w:val="24"/>
          <w:szCs w:val="24"/>
        </w:rPr>
        <w:t>, basta também que suas páginas sobrevivam, que seus traços de humanidade possam ser lidos em letras sobre papéis. É por meio do encontro entre o fino risco da caneta</w:t>
      </w:r>
      <w:ins w:id="296" w:author="Ana Cecília Agua de Melo" w:date="2026-04-21T14:10:00Z">
        <w:r w:rsidR="0009025C">
          <w:rPr>
            <w:rFonts w:ascii="Times New Roman" w:eastAsia="Times New Roman" w:hAnsi="Times New Roman" w:cs="Times New Roman"/>
            <w:sz w:val="24"/>
            <w:szCs w:val="24"/>
          </w:rPr>
          <w:t xml:space="preserve"> e a matéria</w:t>
        </w:r>
      </w:ins>
      <w:del w:id="297" w:author="Ana Cecília Agua de Melo" w:date="2026-04-21T14:10:00Z">
        <w:r w:rsidDel="0009025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que a palavra</w:t>
      </w:r>
      <w:del w:id="298" w:author="Ana Cecília Agua de Melo" w:date="2026-04-21T14:10:00Z">
        <w:r w:rsidDel="0009025C">
          <w:rPr>
            <w:rFonts w:ascii="Times New Roman" w:eastAsia="Times New Roman" w:hAnsi="Times New Roman" w:cs="Times New Roman"/>
            <w:sz w:val="24"/>
            <w:szCs w:val="24"/>
          </w:rPr>
          <w:delText>, ao chocar-se com a matéria,</w:delText>
        </w:r>
      </w:del>
      <w:r>
        <w:rPr>
          <w:rFonts w:ascii="Times New Roman" w:eastAsia="Times New Roman" w:hAnsi="Times New Roman" w:cs="Times New Roman"/>
          <w:sz w:val="24"/>
          <w:szCs w:val="24"/>
        </w:rPr>
        <w:t xml:space="preserve"> transforma-se em lugar. É a partir destes gestos que recordamos os </w:t>
      </w:r>
      <w:ins w:id="299" w:author="Ana Cecília Agua de Melo" w:date="2026-05-17T20:40:00Z">
        <w:r w:rsidR="000C4D71">
          <w:rPr>
            <w:rFonts w:ascii="Times New Roman" w:eastAsia="Times New Roman" w:hAnsi="Times New Roman" w:cs="Times New Roman"/>
            <w:sz w:val="24"/>
            <w:szCs w:val="24"/>
          </w:rPr>
          <w:t>6</w:t>
        </w:r>
      </w:ins>
      <w:del w:id="300" w:author="Ana Cecília Agua de Melo" w:date="2026-05-17T20:40:00Z">
        <w:r w:rsidDel="000C4D71">
          <w:rPr>
            <w:rFonts w:ascii="Times New Roman" w:eastAsia="Times New Roman" w:hAnsi="Times New Roman" w:cs="Times New Roman"/>
            <w:sz w:val="24"/>
            <w:szCs w:val="24"/>
          </w:rPr>
          <w:delText>seis</w:delText>
        </w:r>
      </w:del>
      <w:r>
        <w:rPr>
          <w:rFonts w:ascii="Times New Roman" w:eastAsia="Times New Roman" w:hAnsi="Times New Roman" w:cs="Times New Roman"/>
          <w:sz w:val="24"/>
          <w:szCs w:val="24"/>
        </w:rPr>
        <w:t xml:space="preserve"> milhões de judeus e judias mortos durante o Holocausto – e assim, compreendemos que suas almas retornam e</w:t>
      </w:r>
      <w:del w:id="301" w:author="Ana Cecília Agua de Melo" w:date="2026-05-17T20:40:00Z">
        <w:r w:rsidDel="000C4D71">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retornarão, agarrando-se à vida </w:t>
      </w:r>
      <w:del w:id="302" w:author="Ana Cecília Agua de Melo" w:date="2026-04-21T14:06:00Z">
        <w:r w:rsidDel="0009025C">
          <w:rPr>
            <w:rFonts w:ascii="Times New Roman" w:eastAsia="Times New Roman" w:hAnsi="Times New Roman" w:cs="Times New Roman"/>
            <w:sz w:val="24"/>
            <w:szCs w:val="24"/>
          </w:rPr>
          <w:delText>-</w:delText>
        </w:r>
      </w:del>
      <w:ins w:id="303" w:author="Ana Cecília Agua de Melo" w:date="2026-04-21T14:06:00Z">
        <w:r w:rsidR="0009025C">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perdurando em cada um dos finos traços de letras.</w:t>
      </w:r>
    </w:p>
    <w:p w14:paraId="00000025" w14:textId="2A276855" w:rsidR="00BE2BCC" w:rsidRDefault="00F630C1">
      <w:pPr>
        <w:spacing w:after="200" w:line="360" w:lineRule="auto"/>
        <w:jc w:val="both"/>
      </w:pPr>
      <w:r>
        <w:rPr>
          <w:rFonts w:ascii="Times New Roman" w:eastAsia="Times New Roman" w:hAnsi="Times New Roman" w:cs="Times New Roman"/>
          <w:sz w:val="24"/>
          <w:szCs w:val="24"/>
        </w:rPr>
        <w:tab/>
      </w:r>
      <w:ins w:id="304" w:author="Ana Cecília Agua de Melo" w:date="2026-05-17T20:41:00Z">
        <w:r w:rsidR="000C4D71">
          <w:rPr>
            <w:rFonts w:ascii="Times New Roman" w:eastAsia="Times New Roman" w:hAnsi="Times New Roman" w:cs="Times New Roman"/>
            <w:sz w:val="24"/>
            <w:szCs w:val="24"/>
          </w:rPr>
          <w:t>D</w:t>
        </w:r>
      </w:ins>
      <w:del w:id="305" w:author="Ana Cecília Agua de Melo" w:date="2026-05-17T20:41:00Z">
        <w:r w:rsidDel="000C4D71">
          <w:rPr>
            <w:rFonts w:ascii="Times New Roman" w:eastAsia="Times New Roman" w:hAnsi="Times New Roman" w:cs="Times New Roman"/>
            <w:sz w:val="24"/>
            <w:szCs w:val="24"/>
          </w:rPr>
          <w:delText>Ao final, d</w:delText>
        </w:r>
      </w:del>
      <w:r>
        <w:rPr>
          <w:rFonts w:ascii="Times New Roman" w:eastAsia="Times New Roman" w:hAnsi="Times New Roman" w:cs="Times New Roman"/>
          <w:sz w:val="24"/>
          <w:szCs w:val="24"/>
        </w:rPr>
        <w:t xml:space="preserve">edica-se este texto aos de identidade fronteiriça. E entende-se que </w:t>
      </w:r>
      <w:r>
        <w:rPr>
          <w:rFonts w:ascii="Times New Roman" w:eastAsia="Times New Roman" w:hAnsi="Times New Roman" w:cs="Times New Roman"/>
          <w:i/>
          <w:iCs/>
          <w:sz w:val="24"/>
          <w:szCs w:val="24"/>
        </w:rPr>
        <w:t>“toda identidade é incompleta, sem uma imagem de alteridade”</w:t>
      </w:r>
      <w:r>
        <w:rPr>
          <w:rFonts w:ascii="Times New Roman" w:eastAsia="Times New Roman" w:hAnsi="Times New Roman" w:cs="Times New Roman"/>
          <w:sz w:val="24"/>
          <w:szCs w:val="24"/>
          <w:vertAlign w:val="superscript"/>
        </w:rPr>
        <w:footnoteReference w:id="45"/>
      </w:r>
      <w:r>
        <w:rPr>
          <w:rFonts w:ascii="Times New Roman" w:eastAsia="Times New Roman" w:hAnsi="Times New Roman" w:cs="Times New Roman"/>
          <w:sz w:val="24"/>
          <w:szCs w:val="24"/>
        </w:rPr>
        <w:t xml:space="preserve">. </w:t>
      </w:r>
    </w:p>
    <w:p w14:paraId="00000026" w14:textId="77777777" w:rsidR="00BE2BCC" w:rsidRDefault="00F630C1">
      <w:pPr>
        <w:spacing w:after="200" w:line="360" w:lineRule="auto"/>
        <w:jc w:val="both"/>
      </w:pPr>
      <w:r>
        <w:rPr>
          <w:rFonts w:ascii="Times New Roman" w:eastAsia="Times New Roman" w:hAnsi="Times New Roman" w:cs="Times New Roman"/>
          <w:sz w:val="24"/>
          <w:szCs w:val="24"/>
        </w:rPr>
        <w:tab/>
        <w:t>Que essas memórias sejam uma revolução. E</w:t>
      </w:r>
      <w:r>
        <w:rPr>
          <w:rFonts w:ascii="Times New Roman" w:eastAsia="Times New Roman" w:hAnsi="Times New Roman" w:cs="Times New Roman"/>
          <w:i/>
          <w:iCs/>
          <w:sz w:val="24"/>
          <w:szCs w:val="24"/>
        </w:rPr>
        <w:t xml:space="preserve"> “que nenhum rosto da realidade humana</w:t>
      </w:r>
      <w:del w:id="306" w:author="Ana Cecília Agua de Melo" w:date="2026-05-17T20:41:00Z">
        <w:r w:rsidDel="000C4D71">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seja empurrado para baixo do silêncio da História”</w:t>
      </w:r>
      <w:r>
        <w:rPr>
          <w:rFonts w:ascii="Times New Roman" w:eastAsia="Times New Roman" w:hAnsi="Times New Roman" w:cs="Times New Roman"/>
          <w:sz w:val="24"/>
          <w:szCs w:val="24"/>
          <w:vertAlign w:val="superscript"/>
        </w:rPr>
        <w:footnoteReference w:id="46"/>
      </w:r>
      <w:r>
        <w:rPr>
          <w:rFonts w:ascii="Times New Roman" w:eastAsia="Times New Roman" w:hAnsi="Times New Roman" w:cs="Times New Roman"/>
          <w:sz w:val="24"/>
          <w:szCs w:val="24"/>
        </w:rPr>
        <w:t>.</w:t>
      </w:r>
    </w:p>
    <w:p w14:paraId="00000027"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28" w14:textId="6BC787AF"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Ainda prefiro a versão das coisas em que não se sabe ao certo </w:t>
      </w:r>
      <w:ins w:id="310" w:author="Ana Cecília Agua de Melo" w:date="2026-05-21T20:04:00Z">
        <w:r w:rsidR="00DD07E8">
          <w:rPr>
            <w:rFonts w:ascii="Times New Roman" w:eastAsia="Times New Roman" w:hAnsi="Times New Roman" w:cs="Times New Roman"/>
            <w:sz w:val="24"/>
            <w:szCs w:val="24"/>
          </w:rPr>
          <w:t>o que foi lido, o que foi inventado</w:t>
        </w:r>
      </w:ins>
      <w:del w:id="311" w:author="Ana Cecília Agua de Melo" w:date="2026-05-21T20:04:00Z">
        <w:r w:rsidDel="00DD07E8">
          <w:rPr>
            <w:rFonts w:ascii="Times New Roman" w:eastAsia="Times New Roman" w:hAnsi="Times New Roman" w:cs="Times New Roman"/>
            <w:sz w:val="24"/>
            <w:szCs w:val="24"/>
          </w:rPr>
          <w:delText>se leu, ou se inv</w:delText>
        </w:r>
      </w:del>
      <w:del w:id="312" w:author="Ana Cecília Agua de Melo" w:date="2026-05-21T20:03:00Z">
        <w:r w:rsidDel="00DD07E8">
          <w:rPr>
            <w:rFonts w:ascii="Times New Roman" w:eastAsia="Times New Roman" w:hAnsi="Times New Roman" w:cs="Times New Roman"/>
            <w:sz w:val="24"/>
            <w:szCs w:val="24"/>
          </w:rPr>
          <w:delText>entou</w:delText>
        </w:r>
      </w:del>
      <w:r>
        <w:rPr>
          <w:rFonts w:ascii="Times New Roman" w:eastAsia="Times New Roman" w:hAnsi="Times New Roman" w:cs="Times New Roman"/>
          <w:sz w:val="24"/>
          <w:szCs w:val="24"/>
        </w:rPr>
        <w:t>. Se diz que existem apenas sete possíveis histórias a serem contadas no mundo, e o que muda entre cada uma delas seria a capacidade de rearranjo de cada coletor, de cada recorte, de cada ritmo, de cada jeito</w:t>
      </w:r>
      <w:del w:id="313" w:author="Ana Cecília Agua de Melo" w:date="2026-05-21T20:04:00Z">
        <w:r w:rsidDel="000B3F10">
          <w:rPr>
            <w:rFonts w:ascii="Times New Roman" w:eastAsia="Times New Roman" w:hAnsi="Times New Roman" w:cs="Times New Roman"/>
            <w:sz w:val="24"/>
            <w:szCs w:val="24"/>
          </w:rPr>
          <w:delText xml:space="preserve"> e maneira</w:delText>
        </w:r>
      </w:del>
      <w:r>
        <w:rPr>
          <w:rFonts w:ascii="Times New Roman" w:eastAsia="Times New Roman" w:hAnsi="Times New Roman" w:cs="Times New Roman"/>
          <w:sz w:val="24"/>
          <w:szCs w:val="24"/>
        </w:rPr>
        <w:t xml:space="preserve"> de entrelaçar essas narrativas. </w:t>
      </w:r>
      <w:proofErr w:type="gramStart"/>
      <w:r>
        <w:rPr>
          <w:rFonts w:ascii="Times New Roman" w:eastAsia="Times New Roman" w:hAnsi="Times New Roman" w:cs="Times New Roman"/>
          <w:sz w:val="24"/>
          <w:szCs w:val="24"/>
        </w:rPr>
        <w:t>As sete histórias não saberia</w:t>
      </w:r>
      <w:proofErr w:type="gramEnd"/>
      <w:r>
        <w:rPr>
          <w:rFonts w:ascii="Times New Roman" w:eastAsia="Times New Roman" w:hAnsi="Times New Roman" w:cs="Times New Roman"/>
          <w:sz w:val="24"/>
          <w:szCs w:val="24"/>
        </w:rPr>
        <w:t xml:space="preserve"> dizer, porém sei que continuamos a escrever sempre o mesmo livro. </w:t>
      </w:r>
      <w:r>
        <w:rPr>
          <w:rFonts w:ascii="Times New Roman" w:eastAsia="Times New Roman" w:hAnsi="Times New Roman" w:cs="Times New Roman"/>
          <w:sz w:val="24"/>
          <w:szCs w:val="24"/>
        </w:rPr>
        <w:tab/>
      </w:r>
    </w:p>
    <w:p w14:paraId="00000029" w14:textId="287EA42F" w:rsidR="00BE2BCC" w:rsidRDefault="00F630C1">
      <w:pPr>
        <w:spacing w:after="200" w:line="360" w:lineRule="auto"/>
        <w:ind w:firstLine="720"/>
        <w:jc w:val="both"/>
      </w:pPr>
      <w:r>
        <w:rPr>
          <w:rFonts w:ascii="Times New Roman" w:eastAsia="Times New Roman" w:hAnsi="Times New Roman" w:cs="Times New Roman"/>
          <w:sz w:val="24"/>
          <w:szCs w:val="24"/>
        </w:rPr>
        <w:t xml:space="preserve">Em </w:t>
      </w:r>
      <w:r>
        <w:rPr>
          <w:rFonts w:ascii="Times New Roman" w:eastAsia="Times New Roman" w:hAnsi="Times New Roman" w:cs="Times New Roman"/>
          <w:i/>
          <w:iCs/>
          <w:sz w:val="24"/>
          <w:szCs w:val="24"/>
        </w:rPr>
        <w:t xml:space="preserve">A </w:t>
      </w:r>
      <w:proofErr w:type="spellStart"/>
      <w:r>
        <w:rPr>
          <w:rFonts w:ascii="Times New Roman" w:eastAsia="Times New Roman" w:hAnsi="Times New Roman" w:cs="Times New Roman"/>
          <w:i/>
          <w:iCs/>
          <w:sz w:val="24"/>
          <w:szCs w:val="24"/>
        </w:rPr>
        <w:t>ensaificação</w:t>
      </w:r>
      <w:proofErr w:type="spellEnd"/>
      <w:r>
        <w:rPr>
          <w:rFonts w:ascii="Times New Roman" w:eastAsia="Times New Roman" w:hAnsi="Times New Roman" w:cs="Times New Roman"/>
          <w:i/>
          <w:iCs/>
          <w:sz w:val="24"/>
          <w:szCs w:val="24"/>
        </w:rPr>
        <w:t xml:space="preserve"> de tudo</w:t>
      </w:r>
      <w:r>
        <w:rPr>
          <w:rFonts w:ascii="Times New Roman" w:eastAsia="Times New Roman" w:hAnsi="Times New Roman" w:cs="Times New Roman"/>
          <w:sz w:val="24"/>
          <w:szCs w:val="24"/>
        </w:rPr>
        <w:t xml:space="preserve">, a escritora norte-americana </w:t>
      </w:r>
      <w:proofErr w:type="spellStart"/>
      <w:r>
        <w:rPr>
          <w:rFonts w:ascii="Times New Roman" w:eastAsia="Times New Roman" w:hAnsi="Times New Roman" w:cs="Times New Roman"/>
          <w:sz w:val="24"/>
          <w:szCs w:val="24"/>
        </w:rPr>
        <w:t>Christy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Wampole</w:t>
      </w:r>
      <w:proofErr w:type="spellEnd"/>
      <w:r>
        <w:rPr>
          <w:rFonts w:ascii="Times New Roman" w:eastAsia="Times New Roman" w:hAnsi="Times New Roman" w:cs="Times New Roman"/>
          <w:sz w:val="24"/>
          <w:szCs w:val="24"/>
        </w:rPr>
        <w:t xml:space="preserve"> diz que</w:t>
      </w:r>
      <w:del w:id="314" w:author="Ana Cecília Agua de Melo" w:date="2026-05-17T20:42:00Z">
        <w:r w:rsidDel="000C4D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 ensaísta está interessado em pensar sobre si pensando sobre as coisas”</w:t>
      </w:r>
      <w:r>
        <w:rPr>
          <w:rFonts w:ascii="Times New Roman" w:eastAsia="Times New Roman" w:hAnsi="Times New Roman" w:cs="Times New Roman"/>
          <w:sz w:val="24"/>
          <w:szCs w:val="24"/>
          <w:vertAlign w:val="superscript"/>
        </w:rPr>
        <w:footnoteReference w:id="47"/>
      </w:r>
      <w:r>
        <w:rPr>
          <w:rFonts w:ascii="Times New Roman" w:eastAsia="Times New Roman" w:hAnsi="Times New Roman" w:cs="Times New Roman"/>
          <w:sz w:val="24"/>
          <w:szCs w:val="24"/>
        </w:rPr>
        <w:t>. Ao fim e ao cabo, es</w:t>
      </w:r>
      <w:ins w:id="315" w:author="Ana Cecília Agua de Melo" w:date="2026-04-21T14:12:00Z">
        <w:r w:rsidR="00983B77">
          <w:rPr>
            <w:rFonts w:ascii="Times New Roman" w:eastAsia="Times New Roman" w:hAnsi="Times New Roman" w:cs="Times New Roman"/>
            <w:sz w:val="24"/>
            <w:szCs w:val="24"/>
          </w:rPr>
          <w:t>t</w:t>
        </w:r>
      </w:ins>
      <w:del w:id="316" w:author="Ana Cecília Agua de Melo" w:date="2026-04-21T14:12:00Z">
        <w:r w:rsidDel="00983B77">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a pesquisa é uma espécie de ensaio</w:t>
      </w:r>
      <w:ins w:id="317" w:author="Ana Cecília Agua de Melo" w:date="2026-05-17T20:42:00Z">
        <w:r w:rsidR="000C4D71">
          <w:rPr>
            <w:rFonts w:ascii="Times New Roman" w:eastAsia="Times New Roman" w:hAnsi="Times New Roman" w:cs="Times New Roman"/>
            <w:sz w:val="24"/>
            <w:szCs w:val="24"/>
          </w:rPr>
          <w:t xml:space="preserve"> que,</w:t>
        </w:r>
      </w:ins>
      <w:del w:id="318" w:author="Ana Cecília Agua de Melo" w:date="2026-05-17T20:42:00Z">
        <w:r w:rsidDel="000C4D71">
          <w:rPr>
            <w:rFonts w:ascii="Times New Roman" w:eastAsia="Times New Roman" w:hAnsi="Times New Roman" w:cs="Times New Roman"/>
            <w:sz w:val="24"/>
            <w:szCs w:val="24"/>
          </w:rPr>
          <w:delText>. Que</w:delText>
        </w:r>
      </w:del>
      <w:r>
        <w:rPr>
          <w:rFonts w:ascii="Times New Roman" w:eastAsia="Times New Roman" w:hAnsi="Times New Roman" w:cs="Times New Roman"/>
          <w:sz w:val="24"/>
          <w:szCs w:val="24"/>
        </w:rPr>
        <w:t xml:space="preserve"> assim como a própria diáspora</w:t>
      </w:r>
      <w:ins w:id="319" w:author="Ana Cecília Agua de Melo" w:date="2026-05-17T20:42:00Z">
        <w:r w:rsidR="000C4D71">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sustenta-se enquanto tentativa de solução, ainda que na ausência de soluções. São impulsos e propostas para </w:t>
      </w:r>
      <w:r>
        <w:rPr>
          <w:rFonts w:ascii="Times New Roman" w:eastAsia="Times New Roman" w:hAnsi="Times New Roman" w:cs="Times New Roman"/>
          <w:i/>
          <w:iCs/>
          <w:sz w:val="24"/>
          <w:szCs w:val="24"/>
        </w:rPr>
        <w:t xml:space="preserve">“pensar </w:t>
      </w:r>
      <w:r>
        <w:rPr>
          <w:rFonts w:ascii="Times New Roman" w:eastAsia="Times New Roman" w:hAnsi="Times New Roman" w:cs="Times New Roman"/>
          <w:i/>
          <w:iCs/>
          <w:sz w:val="24"/>
          <w:szCs w:val="24"/>
        </w:rPr>
        <w:lastRenderedPageBreak/>
        <w:t>sobre si pensando sobre as coisas”</w:t>
      </w:r>
      <w:r>
        <w:rPr>
          <w:rFonts w:ascii="Times New Roman" w:eastAsia="Times New Roman" w:hAnsi="Times New Roman" w:cs="Times New Roman"/>
          <w:sz w:val="24"/>
          <w:szCs w:val="24"/>
          <w:vertAlign w:val="superscript"/>
        </w:rPr>
        <w:footnoteReference w:id="48"/>
      </w:r>
      <w:r>
        <w:rPr>
          <w:rFonts w:ascii="Times New Roman" w:eastAsia="Times New Roman" w:hAnsi="Times New Roman" w:cs="Times New Roman"/>
          <w:sz w:val="24"/>
          <w:szCs w:val="24"/>
        </w:rPr>
        <w:t>, e dessa maneira, construir outras territorialidades e frequências comunitárias. Assim sendo:</w:t>
      </w:r>
    </w:p>
    <w:p w14:paraId="0000002A" w14:textId="77777777" w:rsidR="00BE2BCC" w:rsidRDefault="00F630C1">
      <w:pPr>
        <w:spacing w:after="200" w:line="360" w:lineRule="auto"/>
        <w:ind w:left="2267"/>
        <w:jc w:val="both"/>
      </w:pPr>
      <w:r>
        <w:rPr>
          <w:rFonts w:ascii="Times New Roman" w:eastAsia="Times New Roman" w:hAnsi="Times New Roman" w:cs="Times New Roman"/>
          <w:sz w:val="20"/>
          <w:szCs w:val="20"/>
        </w:rPr>
        <w:t>Esse não é um livro de história. A escolha que nele se encontrará não seguiu outra regra mais importante do que meu gosto, meu prazer, uma emoção, o riso, a surpresa, um certo assombro ou qualquer outro sentimento, do qual teria dificuldades, talvez, em justificar a intensidade, agora que o primeiro momento da descoberta passou</w:t>
      </w:r>
      <w:r>
        <w:rPr>
          <w:rFonts w:ascii="Times New Roman" w:eastAsia="Times New Roman" w:hAnsi="Times New Roman" w:cs="Times New Roman"/>
          <w:sz w:val="20"/>
          <w:szCs w:val="20"/>
          <w:vertAlign w:val="superscript"/>
        </w:rPr>
        <w:footnoteReference w:id="49"/>
      </w:r>
      <w:r>
        <w:rPr>
          <w:rFonts w:ascii="Times New Roman" w:eastAsia="Times New Roman" w:hAnsi="Times New Roman" w:cs="Times New Roman"/>
          <w:sz w:val="20"/>
          <w:szCs w:val="20"/>
        </w:rPr>
        <w:t>.</w:t>
      </w:r>
    </w:p>
    <w:p w14:paraId="0000002B" w14:textId="5BFD6C43" w:rsidR="00BE2BCC" w:rsidRDefault="00F630C1">
      <w:pPr>
        <w:spacing w:after="200" w:line="360" w:lineRule="auto"/>
        <w:jc w:val="both"/>
      </w:pPr>
      <w:r>
        <w:rPr>
          <w:rFonts w:ascii="Times New Roman" w:eastAsia="Times New Roman" w:hAnsi="Times New Roman" w:cs="Times New Roman"/>
          <w:sz w:val="24"/>
          <w:szCs w:val="24"/>
        </w:rPr>
        <w:tab/>
        <w:t xml:space="preserve">Busca-se aqui entender que as mais diversas </w:t>
      </w:r>
      <w:r>
        <w:rPr>
          <w:rFonts w:ascii="Times New Roman" w:eastAsia="Times New Roman" w:hAnsi="Times New Roman" w:cs="Times New Roman"/>
          <w:i/>
          <w:iCs/>
          <w:sz w:val="24"/>
          <w:szCs w:val="24"/>
        </w:rPr>
        <w:t>perspectivas judaico-</w:t>
      </w:r>
      <w:proofErr w:type="spellStart"/>
      <w:r>
        <w:rPr>
          <w:rFonts w:ascii="Times New Roman" w:eastAsia="Times New Roman" w:hAnsi="Times New Roman" w:cs="Times New Roman"/>
          <w:i/>
          <w:iCs/>
          <w:sz w:val="24"/>
          <w:szCs w:val="24"/>
        </w:rPr>
        <w:t>diaspóricas</w:t>
      </w:r>
      <w:proofErr w:type="spellEnd"/>
      <w:r>
        <w:rPr>
          <w:rFonts w:ascii="Times New Roman" w:eastAsia="Times New Roman" w:hAnsi="Times New Roman" w:cs="Times New Roman"/>
          <w:i/>
          <w:iCs/>
          <w:sz w:val="24"/>
          <w:szCs w:val="24"/>
        </w:rPr>
        <w:t xml:space="preserve"> sobre o lugar</w:t>
      </w:r>
      <w:r>
        <w:rPr>
          <w:rFonts w:ascii="Times New Roman" w:eastAsia="Times New Roman" w:hAnsi="Times New Roman" w:cs="Times New Roman"/>
          <w:sz w:val="24"/>
          <w:szCs w:val="24"/>
        </w:rPr>
        <w:t xml:space="preserve"> estão entremeadas e entrelaçadas de signos, símbolos, línguas e arquiteturas – em suas mais variadas escalas – em que</w:t>
      </w:r>
      <w:ins w:id="320" w:author="Ana Cecília Agua de Melo" w:date="2026-05-17T20:54:00Z">
        <w:r w:rsidR="00F25F04">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permite</w:t>
      </w:r>
      <w:del w:id="321" w:author="Ana Cecília Agua de Melo" w:date="2026-05-17T20:54:00Z">
        <w:r w:rsidDel="00F25F04">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o nascimento e a consolidação de identidades flu</w:t>
      </w:r>
      <w:ins w:id="322" w:author="Ana Cecília Agua de Melo" w:date="2026-04-21T14:13:00Z">
        <w:r w:rsidR="00983B77">
          <w:rPr>
            <w:rFonts w:ascii="Times New Roman" w:eastAsia="Times New Roman" w:hAnsi="Times New Roman" w:cs="Times New Roman"/>
            <w:sz w:val="24"/>
            <w:szCs w:val="24"/>
          </w:rPr>
          <w:t>i</w:t>
        </w:r>
      </w:ins>
      <w:del w:id="323" w:author="Ana Cecília Agua de Melo" w:date="2026-04-21T14:13:00Z">
        <w:r w:rsidDel="00983B77">
          <w:rPr>
            <w:rFonts w:ascii="Times New Roman" w:eastAsia="Times New Roman" w:hAnsi="Times New Roman" w:cs="Times New Roman"/>
            <w:sz w:val="24"/>
            <w:szCs w:val="24"/>
          </w:rPr>
          <w:delText>í</w:delText>
        </w:r>
      </w:del>
      <w:r>
        <w:rPr>
          <w:rFonts w:ascii="Times New Roman" w:eastAsia="Times New Roman" w:hAnsi="Times New Roman" w:cs="Times New Roman"/>
          <w:sz w:val="24"/>
          <w:szCs w:val="24"/>
        </w:rPr>
        <w:t>das, regadas de indeterminabilidade e, por isso, passíveis de apropriação e de pertencimento.</w:t>
      </w:r>
    </w:p>
    <w:p w14:paraId="0000002C" w14:textId="10BE1A08" w:rsidR="00BE2BCC" w:rsidRDefault="00F630C1">
      <w:pPr>
        <w:spacing w:after="200" w:line="360" w:lineRule="auto"/>
        <w:jc w:val="both"/>
      </w:pPr>
      <w:r>
        <w:rPr>
          <w:rFonts w:ascii="Times New Roman" w:eastAsia="Times New Roman" w:hAnsi="Times New Roman" w:cs="Times New Roman"/>
          <w:sz w:val="24"/>
          <w:szCs w:val="24"/>
        </w:rPr>
        <w:tab/>
        <w:t>São as fagulhas, as chispas, as faíscas, as memórias-palavras que perduram, que vagueiam pelo ar e são levadas pelo velho sopro do vento nômade da diáspora. E, ao pousarem, criam territorialidades que, mesmo que temporárias, possibilitam a construção de localidades próprias e de sentidos de identificação. Dessa maneira, os lugares que aqui procura</w:t>
      </w:r>
      <w:del w:id="324" w:author="Ana Cecília Agua de Melo" w:date="2026-05-17T20:55:00Z">
        <w:r w:rsidDel="00F25F04">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-se trabalhar, mais do que espacialidades físicas, se manifestam em seus sentidos identitários e comunitários e através das línguas, dos objetos culturais e de ritos religiosos. São eles: os espaços de trânsito, do indeterminado, do flu</w:t>
      </w:r>
      <w:ins w:id="325" w:author="Ana Cecília Agua de Melo" w:date="2026-04-21T14:14:00Z">
        <w:r w:rsidR="00983B77">
          <w:rPr>
            <w:rFonts w:ascii="Times New Roman" w:eastAsia="Times New Roman" w:hAnsi="Times New Roman" w:cs="Times New Roman"/>
            <w:sz w:val="24"/>
            <w:szCs w:val="24"/>
          </w:rPr>
          <w:t>i</w:t>
        </w:r>
      </w:ins>
      <w:del w:id="326" w:author="Ana Cecília Agua de Melo" w:date="2026-04-21T14:14:00Z">
        <w:r w:rsidDel="00983B77">
          <w:rPr>
            <w:rFonts w:ascii="Times New Roman" w:eastAsia="Times New Roman" w:hAnsi="Times New Roman" w:cs="Times New Roman"/>
            <w:sz w:val="24"/>
            <w:szCs w:val="24"/>
          </w:rPr>
          <w:delText>í</w:delText>
        </w:r>
      </w:del>
      <w:r>
        <w:rPr>
          <w:rFonts w:ascii="Times New Roman" w:eastAsia="Times New Roman" w:hAnsi="Times New Roman" w:cs="Times New Roman"/>
          <w:sz w:val="24"/>
          <w:szCs w:val="24"/>
        </w:rPr>
        <w:t>do e do híbrido que cruzam – em suas mais diversas maneiras – as noções espaço-temporais judaicas.</w:t>
      </w:r>
    </w:p>
    <w:p w14:paraId="0000002D" w14:textId="5190C852" w:rsidR="00BE2BCC" w:rsidRDefault="00F630C1">
      <w:pPr>
        <w:spacing w:after="200" w:line="360" w:lineRule="auto"/>
        <w:jc w:val="both"/>
      </w:pPr>
      <w:r>
        <w:rPr>
          <w:rFonts w:ascii="Times New Roman" w:eastAsia="Times New Roman" w:hAnsi="Times New Roman" w:cs="Times New Roman"/>
          <w:sz w:val="24"/>
          <w:szCs w:val="24"/>
        </w:rPr>
        <w:tab/>
        <w:t>Essas geografias de identidades apropriadas serão esmiuçadas e investigadas no decorrer des</w:t>
      </w:r>
      <w:ins w:id="327" w:author="Ana Cecília Agua de Melo" w:date="2026-05-17T20:55:00Z">
        <w:r w:rsidR="00F25F04">
          <w:rPr>
            <w:rFonts w:ascii="Times New Roman" w:eastAsia="Times New Roman" w:hAnsi="Times New Roman" w:cs="Times New Roman"/>
            <w:sz w:val="24"/>
            <w:szCs w:val="24"/>
          </w:rPr>
          <w:t>t</w:t>
        </w:r>
      </w:ins>
      <w:del w:id="328" w:author="Ana Cecília Agua de Melo" w:date="2026-05-17T20:55:00Z">
        <w:r w:rsidDel="00F25F04">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e texto por meio dos conceitos judaicos de: (1) </w:t>
      </w:r>
      <w:proofErr w:type="gramStart"/>
      <w:r>
        <w:rPr>
          <w:rFonts w:ascii="Times New Roman" w:eastAsia="Times New Roman" w:hAnsi="Times New Roman" w:cs="Times New Roman"/>
          <w:b/>
          <w:bCs/>
          <w:sz w:val="24"/>
          <w:szCs w:val="24"/>
        </w:rPr>
        <w:t>BS”D</w:t>
      </w:r>
      <w:proofErr w:type="gramEnd"/>
      <w:r>
        <w:rPr>
          <w:rFonts w:ascii="Times New Roman" w:eastAsia="Times New Roman" w:hAnsi="Times New Roman" w:cs="Times New Roman"/>
          <w:sz w:val="24"/>
          <w:szCs w:val="24"/>
        </w:rPr>
        <w:t xml:space="preserve">; (2) </w:t>
      </w:r>
      <w:r>
        <w:rPr>
          <w:rFonts w:ascii="Times New Roman" w:eastAsia="Times New Roman" w:hAnsi="Times New Roman" w:cs="Times New Roman"/>
          <w:b/>
          <w:bCs/>
          <w:sz w:val="24"/>
          <w:szCs w:val="24"/>
        </w:rPr>
        <w:t>KIPÁ</w:t>
      </w:r>
      <w:r>
        <w:rPr>
          <w:rFonts w:ascii="Times New Roman" w:eastAsia="Times New Roman" w:hAnsi="Times New Roman" w:cs="Times New Roman"/>
          <w:sz w:val="24"/>
          <w:szCs w:val="24"/>
        </w:rPr>
        <w:t xml:space="preserve">; (2) </w:t>
      </w:r>
      <w:r>
        <w:rPr>
          <w:rFonts w:ascii="Times New Roman" w:eastAsia="Times New Roman" w:hAnsi="Times New Roman" w:cs="Times New Roman"/>
          <w:b/>
          <w:bCs/>
          <w:sz w:val="24"/>
          <w:szCs w:val="24"/>
        </w:rPr>
        <w:t>MEZUZÁ</w:t>
      </w:r>
      <w:r>
        <w:rPr>
          <w:rFonts w:ascii="Times New Roman" w:eastAsia="Times New Roman" w:hAnsi="Times New Roman" w:cs="Times New Roman"/>
          <w:sz w:val="24"/>
          <w:szCs w:val="24"/>
        </w:rPr>
        <w:t xml:space="preserve">; (3) </w:t>
      </w:r>
      <w:r>
        <w:rPr>
          <w:rFonts w:ascii="Times New Roman" w:eastAsia="Times New Roman" w:hAnsi="Times New Roman" w:cs="Times New Roman"/>
          <w:b/>
          <w:bCs/>
          <w:sz w:val="24"/>
          <w:szCs w:val="24"/>
        </w:rPr>
        <w:t>ERUV</w:t>
      </w:r>
      <w:r>
        <w:rPr>
          <w:rFonts w:ascii="Times New Roman" w:eastAsia="Times New Roman" w:hAnsi="Times New Roman" w:cs="Times New Roman"/>
          <w:sz w:val="24"/>
          <w:szCs w:val="24"/>
        </w:rPr>
        <w:t xml:space="preserve">; (4) </w:t>
      </w:r>
      <w:r>
        <w:rPr>
          <w:rFonts w:ascii="Times New Roman" w:eastAsia="Times New Roman" w:hAnsi="Times New Roman" w:cs="Times New Roman"/>
          <w:b/>
          <w:bCs/>
          <w:sz w:val="24"/>
          <w:szCs w:val="24"/>
        </w:rPr>
        <w:t>MAKOM</w:t>
      </w:r>
      <w:r>
        <w:rPr>
          <w:rFonts w:ascii="Times New Roman" w:eastAsia="Times New Roman" w:hAnsi="Times New Roman" w:cs="Times New Roman"/>
          <w:sz w:val="24"/>
          <w:szCs w:val="24"/>
        </w:rPr>
        <w:t xml:space="preserve">. </w:t>
      </w:r>
      <w:ins w:id="329" w:author="Ana Cecília Agua de Melo" w:date="2026-05-21T20:07:00Z">
        <w:r w:rsidR="000B3F10">
          <w:rPr>
            <w:rFonts w:ascii="Times New Roman" w:eastAsia="Times New Roman" w:hAnsi="Times New Roman" w:cs="Times New Roman"/>
            <w:sz w:val="24"/>
            <w:szCs w:val="24"/>
          </w:rPr>
          <w:t>Transversalmente</w:t>
        </w:r>
      </w:ins>
      <w:del w:id="330" w:author="Ana Cecília Agua de Melo" w:date="2026-05-21T20:07:00Z">
        <w:r w:rsidDel="000B3F10">
          <w:rPr>
            <w:rFonts w:ascii="Times New Roman" w:eastAsia="Times New Roman" w:hAnsi="Times New Roman" w:cs="Times New Roman"/>
            <w:sz w:val="24"/>
            <w:szCs w:val="24"/>
          </w:rPr>
          <w:delText>De forma transversal a estes</w:delText>
        </w:r>
      </w:del>
      <w:r>
        <w:rPr>
          <w:rFonts w:ascii="Times New Roman" w:eastAsia="Times New Roman" w:hAnsi="Times New Roman" w:cs="Times New Roman"/>
          <w:sz w:val="24"/>
          <w:szCs w:val="24"/>
        </w:rPr>
        <w:t xml:space="preserve">, procura-se entender a página, as palavras, as línguas </w:t>
      </w:r>
      <w:proofErr w:type="spellStart"/>
      <w:r>
        <w:rPr>
          <w:rFonts w:ascii="Times New Roman" w:eastAsia="Times New Roman" w:hAnsi="Times New Roman" w:cs="Times New Roman"/>
          <w:sz w:val="24"/>
          <w:szCs w:val="24"/>
        </w:rPr>
        <w:t>diaspóricas</w:t>
      </w:r>
      <w:proofErr w:type="spellEnd"/>
      <w:r>
        <w:rPr>
          <w:rFonts w:ascii="Times New Roman" w:eastAsia="Times New Roman" w:hAnsi="Times New Roman" w:cs="Times New Roman"/>
          <w:sz w:val="24"/>
          <w:szCs w:val="24"/>
          <w:vertAlign w:val="superscript"/>
        </w:rPr>
        <w:footnoteReference w:id="50"/>
      </w:r>
      <w:r>
        <w:rPr>
          <w:rFonts w:ascii="Times New Roman" w:eastAsia="Times New Roman" w:hAnsi="Times New Roman" w:cs="Times New Roman"/>
          <w:sz w:val="24"/>
          <w:szCs w:val="24"/>
        </w:rPr>
        <w:t xml:space="preserve"> como elementos essenciais para a criação de corpos identitários e comunitários;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o lugar de habitação, de crença e de presença divina – como uma territorialidade temporária; e a diáspora enquanto um limite e um limiar em si, um espaço eternamente transitório.</w:t>
      </w:r>
    </w:p>
    <w:p w14:paraId="0000002E" w14:textId="161B67F6" w:rsidR="00BE2BCC" w:rsidRDefault="00F630C1">
      <w:pPr>
        <w:spacing w:after="200" w:line="360" w:lineRule="auto"/>
        <w:jc w:val="both"/>
      </w:pPr>
      <w:r>
        <w:rPr>
          <w:rFonts w:ascii="Times New Roman" w:eastAsia="Times New Roman" w:hAnsi="Times New Roman" w:cs="Times New Roman"/>
          <w:sz w:val="24"/>
          <w:szCs w:val="24"/>
        </w:rPr>
        <w:tab/>
        <w:t xml:space="preserve">Rabi </w:t>
      </w:r>
      <w:proofErr w:type="spellStart"/>
      <w:r>
        <w:rPr>
          <w:rFonts w:ascii="Times New Roman" w:eastAsia="Times New Roman" w:hAnsi="Times New Roman" w:cs="Times New Roman"/>
          <w:sz w:val="24"/>
          <w:szCs w:val="24"/>
        </w:rPr>
        <w:t>Tarfon</w:t>
      </w:r>
      <w:proofErr w:type="spellEnd"/>
      <w:r>
        <w:rPr>
          <w:rFonts w:ascii="Times New Roman" w:eastAsia="Times New Roman" w:hAnsi="Times New Roman" w:cs="Times New Roman"/>
          <w:sz w:val="24"/>
          <w:szCs w:val="24"/>
          <w:vertAlign w:val="superscript"/>
        </w:rPr>
        <w:footnoteReference w:id="51"/>
      </w:r>
      <w:r>
        <w:rPr>
          <w:rFonts w:ascii="Times New Roman" w:eastAsia="Times New Roman" w:hAnsi="Times New Roman" w:cs="Times New Roman"/>
          <w:sz w:val="24"/>
          <w:szCs w:val="24"/>
        </w:rPr>
        <w:t xml:space="preserve"> costumava dizer</w:t>
      </w:r>
      <w:del w:id="331" w:author="Ana Cecília Agua de Melo" w:date="2026-04-21T14:29:00Z">
        <w:r w:rsidDel="006A32E6">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“Não lhe é exigido que complete a tarefa, mas</w:t>
      </w:r>
      <w:ins w:id="332" w:author="Ana Cecília Agua de Melo" w:date="2026-04-21T14:30:00Z">
        <w:r w:rsidR="006A32E6">
          <w:rPr>
            <w:rFonts w:ascii="Times New Roman" w:eastAsia="Times New Roman" w:hAnsi="Times New Roman" w:cs="Times New Roman"/>
            <w:i/>
            <w:iCs/>
            <w:sz w:val="24"/>
            <w:szCs w:val="24"/>
          </w:rPr>
          <w:t xml:space="preserve"> você</w:t>
        </w:r>
      </w:ins>
      <w:r>
        <w:rPr>
          <w:rFonts w:ascii="Times New Roman" w:eastAsia="Times New Roman" w:hAnsi="Times New Roman" w:cs="Times New Roman"/>
          <w:i/>
          <w:iCs/>
          <w:sz w:val="24"/>
          <w:szCs w:val="24"/>
        </w:rPr>
        <w:t xml:space="preserve"> não é livre para escapar dela”</w:t>
      </w:r>
      <w:r>
        <w:rPr>
          <w:rFonts w:ascii="Times New Roman" w:eastAsia="Times New Roman" w:hAnsi="Times New Roman" w:cs="Times New Roman"/>
          <w:sz w:val="24"/>
          <w:szCs w:val="24"/>
          <w:vertAlign w:val="superscript"/>
        </w:rPr>
        <w:footnoteReference w:id="52"/>
      </w:r>
      <w:r>
        <w:rPr>
          <w:rFonts w:ascii="Times New Roman" w:eastAsia="Times New Roman" w:hAnsi="Times New Roman" w:cs="Times New Roman"/>
          <w:sz w:val="24"/>
          <w:szCs w:val="24"/>
        </w:rPr>
        <w:t>. Essa</w:t>
      </w:r>
      <w:del w:id="333" w:author="Ana Cecília Agua de Melo" w:date="2026-05-21T20:08:00Z">
        <w:r w:rsidDel="000B3F10">
          <w:rPr>
            <w:rFonts w:ascii="Times New Roman" w:eastAsia="Times New Roman" w:hAnsi="Times New Roman" w:cs="Times New Roman"/>
            <w:sz w:val="24"/>
            <w:szCs w:val="24"/>
          </w:rPr>
          <w:delText xml:space="preserve"> abordagem, de uma</w:delText>
        </w:r>
      </w:del>
      <w:r>
        <w:rPr>
          <w:rFonts w:ascii="Times New Roman" w:eastAsia="Times New Roman" w:hAnsi="Times New Roman" w:cs="Times New Roman"/>
          <w:sz w:val="24"/>
          <w:szCs w:val="24"/>
        </w:rPr>
        <w:t xml:space="preserve"> constante elaboração</w:t>
      </w:r>
      <w:del w:id="334" w:author="Ana Cecília Agua de Melo" w:date="2026-05-21T20:08:00Z">
        <w:r w:rsidDel="000B3F1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é o que impossibilita o </w:t>
      </w:r>
      <w:r>
        <w:rPr>
          <w:rFonts w:ascii="Times New Roman" w:eastAsia="Times New Roman" w:hAnsi="Times New Roman" w:cs="Times New Roman"/>
          <w:sz w:val="24"/>
          <w:szCs w:val="24"/>
        </w:rPr>
        <w:lastRenderedPageBreak/>
        <w:t>esgotamento de sentidos sobre o ser judeu</w:t>
      </w:r>
      <w:del w:id="335" w:author="Ana Cecília Agua de Melo" w:date="2026-05-21T20:09:00Z">
        <w:r w:rsidDel="000B3F10">
          <w:rPr>
            <w:rFonts w:ascii="Times New Roman" w:eastAsia="Times New Roman" w:hAnsi="Times New Roman" w:cs="Times New Roman"/>
            <w:sz w:val="24"/>
            <w:szCs w:val="24"/>
          </w:rPr>
          <w:delText xml:space="preserve"> por meio de uma imagem conclusiva</w:delText>
        </w:r>
      </w:del>
      <w:r>
        <w:rPr>
          <w:rFonts w:ascii="Times New Roman" w:eastAsia="Times New Roman" w:hAnsi="Times New Roman" w:cs="Times New Roman"/>
          <w:sz w:val="24"/>
          <w:szCs w:val="24"/>
        </w:rPr>
        <w:t xml:space="preserve">. Por fim, já que estaremos sempre a escrever o mesmo livro, essa investigação sustenta-se enquanto um ensaio identitário, sem a pretensão de alicerçar e fixar imagens judaicas. </w:t>
      </w:r>
    </w:p>
    <w:p w14:paraId="0000002F" w14:textId="3F3F34B9" w:rsidR="00BE2BCC" w:rsidRDefault="00F630C1">
      <w:pPr>
        <w:spacing w:after="200" w:line="360" w:lineRule="auto"/>
        <w:jc w:val="both"/>
      </w:pPr>
      <w:r>
        <w:rPr>
          <w:rFonts w:ascii="Times New Roman" w:eastAsia="Times New Roman" w:hAnsi="Times New Roman" w:cs="Times New Roman"/>
          <w:sz w:val="24"/>
          <w:szCs w:val="24"/>
        </w:rPr>
        <w:tab/>
        <w:t>Em resumo, es</w:t>
      </w:r>
      <w:ins w:id="336" w:author="Ana Cecília Agua de Melo" w:date="2026-04-21T14:32:00Z">
        <w:r w:rsidR="0004399B">
          <w:rPr>
            <w:rFonts w:ascii="Times New Roman" w:eastAsia="Times New Roman" w:hAnsi="Times New Roman" w:cs="Times New Roman"/>
            <w:sz w:val="24"/>
            <w:szCs w:val="24"/>
          </w:rPr>
          <w:t>t</w:t>
        </w:r>
      </w:ins>
      <w:del w:id="337" w:author="Ana Cecília Agua de Melo" w:date="2026-04-21T14:32:00Z">
        <w:r w:rsidDel="0004399B">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a breve, dispersa e pequena introdução</w:t>
      </w:r>
      <w:del w:id="338" w:author="Ana Cecília Agua de Melo" w:date="2026-05-21T20:09:00Z">
        <w:r w:rsidDel="000B3F10">
          <w:rPr>
            <w:rFonts w:ascii="Times New Roman" w:eastAsia="Times New Roman" w:hAnsi="Times New Roman" w:cs="Times New Roman"/>
            <w:sz w:val="24"/>
            <w:szCs w:val="24"/>
          </w:rPr>
          <w:delText>, mais do que um fechar</w:delText>
        </w:r>
      </w:del>
      <w:r>
        <w:rPr>
          <w:rFonts w:ascii="Times New Roman" w:eastAsia="Times New Roman" w:hAnsi="Times New Roman" w:cs="Times New Roman"/>
          <w:sz w:val="24"/>
          <w:szCs w:val="24"/>
        </w:rPr>
        <w:t xml:space="preserve"> é uma abertura de portas. </w:t>
      </w:r>
    </w:p>
    <w:p w14:paraId="00000030" w14:textId="77777777"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w:t>
      </w:r>
      <w:proofErr w:type="spellEnd"/>
      <w:r>
        <w:rPr>
          <w:rFonts w:ascii="Times New Roman" w:eastAsia="Times New Roman" w:hAnsi="Times New Roman" w:cs="Times New Roman"/>
          <w:i/>
          <w:iCs/>
          <w:sz w:val="24"/>
          <w:szCs w:val="24"/>
        </w:rPr>
        <w:t xml:space="preserve"> mire</w:t>
      </w:r>
      <w:r>
        <w:rPr>
          <w:rFonts w:ascii="Times New Roman" w:eastAsia="Times New Roman" w:hAnsi="Times New Roman" w:cs="Times New Roman"/>
          <w:sz w:val="24"/>
          <w:szCs w:val="24"/>
          <w:vertAlign w:val="superscript"/>
        </w:rPr>
        <w:footnoteReference w:id="53"/>
      </w:r>
      <w:r>
        <w:rPr>
          <w:rFonts w:ascii="Times New Roman" w:eastAsia="Times New Roman" w:hAnsi="Times New Roman" w:cs="Times New Roman"/>
          <w:sz w:val="24"/>
          <w:szCs w:val="24"/>
        </w:rPr>
        <w:t>.</w:t>
      </w:r>
    </w:p>
    <w:p w14:paraId="00000031" w14:textId="77777777" w:rsidR="00BE2BCC" w:rsidRDefault="00F630C1">
      <w:pPr>
        <w:spacing w:after="200" w:line="360" w:lineRule="auto"/>
        <w:jc w:val="both"/>
      </w:pPr>
      <w:r>
        <w:rPr>
          <w:rFonts w:ascii="Times New Roman" w:eastAsia="Times New Roman" w:hAnsi="Times New Roman" w:cs="Times New Roman"/>
          <w:b/>
          <w:bCs/>
          <w:sz w:val="24"/>
          <w:szCs w:val="24"/>
        </w:rPr>
        <w:t>PÁGINAS</w:t>
      </w:r>
    </w:p>
    <w:p w14:paraId="00000032" w14:textId="3A61D6F1" w:rsidR="00BE2BCC" w:rsidRDefault="00F630C1">
      <w:pPr>
        <w:spacing w:after="200" w:line="360" w:lineRule="auto"/>
        <w:jc w:val="both"/>
      </w:pPr>
      <w:r>
        <w:rPr>
          <w:rFonts w:ascii="Times New Roman" w:eastAsia="Times New Roman" w:hAnsi="Times New Roman" w:cs="Times New Roman"/>
          <w:sz w:val="24"/>
          <w:szCs w:val="24"/>
        </w:rPr>
        <w:t xml:space="preserve">Ao final da tarde do sexto dia da criação divina –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às vésperas do dia sagrado, de descanso religioso e espiritual, </w:t>
      </w:r>
      <w:del w:id="339" w:author="Ana Cecília Agua de Melo" w:date="2026-05-21T20:10:00Z">
        <w:r w:rsidDel="000B3F10">
          <w:rPr>
            <w:rFonts w:ascii="Times New Roman" w:eastAsia="Times New Roman" w:hAnsi="Times New Roman" w:cs="Times New Roman"/>
            <w:sz w:val="24"/>
            <w:szCs w:val="24"/>
          </w:rPr>
          <w:delText xml:space="preserve">e </w:delText>
        </w:r>
      </w:del>
      <w:r>
        <w:rPr>
          <w:rFonts w:ascii="Times New Roman" w:eastAsia="Times New Roman" w:hAnsi="Times New Roman" w:cs="Times New Roman"/>
          <w:sz w:val="24"/>
          <w:szCs w:val="24"/>
        </w:rPr>
        <w:t>alguns minutos antes do pôr</w:t>
      </w:r>
      <w:ins w:id="340" w:author="Ana Cecília Agua de Melo" w:date="2026-04-21T14:33:00Z">
        <w:r w:rsidR="0004399B">
          <w:rPr>
            <w:rFonts w:ascii="Times New Roman" w:eastAsia="Times New Roman" w:hAnsi="Times New Roman" w:cs="Times New Roman"/>
            <w:sz w:val="24"/>
            <w:szCs w:val="24"/>
          </w:rPr>
          <w:t xml:space="preserve"> </w:t>
        </w:r>
      </w:ins>
      <w:del w:id="341" w:author="Ana Cecília Agua de Melo" w:date="2026-04-21T14:33:00Z">
        <w:r w:rsidDel="0004399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do</w:t>
      </w:r>
      <w:ins w:id="342" w:author="Ana Cecília Agua de Melo" w:date="2026-04-21T14:33:00Z">
        <w:r w:rsidR="0004399B">
          <w:rPr>
            <w:rFonts w:ascii="Times New Roman" w:eastAsia="Times New Roman" w:hAnsi="Times New Roman" w:cs="Times New Roman"/>
            <w:sz w:val="24"/>
            <w:szCs w:val="24"/>
          </w:rPr>
          <w:t xml:space="preserve"> </w:t>
        </w:r>
      </w:ins>
      <w:del w:id="343" w:author="Ana Cecília Agua de Melo" w:date="2026-04-21T14:33:00Z">
        <w:r w:rsidDel="0004399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sol, Rabi </w:t>
      </w:r>
      <w:proofErr w:type="spellStart"/>
      <w:r>
        <w:rPr>
          <w:rFonts w:ascii="Times New Roman" w:eastAsia="Times New Roman" w:hAnsi="Times New Roman" w:cs="Times New Roman"/>
          <w:sz w:val="24"/>
          <w:szCs w:val="24"/>
        </w:rPr>
        <w:t>Hanina</w:t>
      </w:r>
      <w:proofErr w:type="spellEnd"/>
      <w:r>
        <w:rPr>
          <w:rFonts w:ascii="Times New Roman" w:eastAsia="Times New Roman" w:hAnsi="Times New Roman" w:cs="Times New Roman"/>
          <w:sz w:val="24"/>
          <w:szCs w:val="24"/>
        </w:rPr>
        <w:t xml:space="preserve"> e Rabi </w:t>
      </w:r>
      <w:proofErr w:type="spellStart"/>
      <w:r>
        <w:rPr>
          <w:rFonts w:ascii="Times New Roman" w:eastAsia="Times New Roman" w:hAnsi="Times New Roman" w:cs="Times New Roman"/>
          <w:sz w:val="24"/>
          <w:szCs w:val="24"/>
        </w:rPr>
        <w:t>Oshea</w:t>
      </w:r>
      <w:proofErr w:type="spellEnd"/>
      <w:r>
        <w:rPr>
          <w:rFonts w:ascii="Times New Roman" w:eastAsia="Times New Roman" w:hAnsi="Times New Roman" w:cs="Times New Roman"/>
          <w:sz w:val="24"/>
          <w:szCs w:val="24"/>
        </w:rPr>
        <w:t xml:space="preserve">, dois rabinos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do século III, se reuniam nas encostas do Monte </w:t>
      </w:r>
      <w:proofErr w:type="spellStart"/>
      <w:r>
        <w:rPr>
          <w:rFonts w:ascii="Times New Roman" w:eastAsia="Times New Roman" w:hAnsi="Times New Roman" w:cs="Times New Roman"/>
          <w:i/>
          <w:iCs/>
          <w:sz w:val="24"/>
          <w:szCs w:val="24"/>
        </w:rPr>
        <w:t>Moriah</w:t>
      </w:r>
      <w:proofErr w:type="spellEnd"/>
      <w:r>
        <w:rPr>
          <w:rFonts w:ascii="Times New Roman" w:eastAsia="Times New Roman" w:hAnsi="Times New Roman" w:cs="Times New Roman"/>
          <w:sz w:val="24"/>
          <w:szCs w:val="24"/>
          <w:vertAlign w:val="superscript"/>
        </w:rPr>
        <w:footnoteReference w:id="54"/>
      </w:r>
      <w:r>
        <w:rPr>
          <w:rFonts w:ascii="Times New Roman" w:eastAsia="Times New Roman" w:hAnsi="Times New Roman" w:cs="Times New Roman"/>
          <w:sz w:val="24"/>
          <w:szCs w:val="24"/>
        </w:rPr>
        <w:t>, em Jerusalém. Nes</w:t>
      </w:r>
      <w:ins w:id="350" w:author="Ana Cecília Agua de Melo" w:date="2026-05-21T20:10:00Z">
        <w:r w:rsidR="000B3F10">
          <w:rPr>
            <w:rFonts w:ascii="Times New Roman" w:eastAsia="Times New Roman" w:hAnsi="Times New Roman" w:cs="Times New Roman"/>
            <w:sz w:val="24"/>
            <w:szCs w:val="24"/>
          </w:rPr>
          <w:t>s</w:t>
        </w:r>
      </w:ins>
      <w:del w:id="351" w:author="Ana Cecília Agua de Melo" w:date="2026-05-21T20:10:00Z">
        <w:r w:rsidDel="000B3F10">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e recinto sagrado, moldavam e esculpiam conjuntamente um animal em barro e gravavam em sua testa a palavra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sz w:val="24"/>
          <w:szCs w:val="24"/>
          <w:vertAlign w:val="superscript"/>
        </w:rPr>
        <w:footnoteReference w:id="55"/>
      </w:r>
      <w:r>
        <w:rPr>
          <w:rFonts w:ascii="Times New Roman" w:eastAsia="Times New Roman" w:hAnsi="Times New Roman" w:cs="Times New Roman"/>
          <w:sz w:val="24"/>
          <w:szCs w:val="24"/>
        </w:rPr>
        <w:t xml:space="preserve">. Com o auxílio do </w:t>
      </w:r>
      <w:proofErr w:type="spellStart"/>
      <w:r>
        <w:rPr>
          <w:rFonts w:ascii="Times New Roman" w:eastAsia="Times New Roman" w:hAnsi="Times New Roman" w:cs="Times New Roman"/>
          <w:i/>
          <w:iCs/>
          <w:sz w:val="24"/>
          <w:szCs w:val="24"/>
        </w:rPr>
        <w:t>Sêfer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Ietsirá</w:t>
      </w:r>
      <w:proofErr w:type="spellEnd"/>
      <w:r>
        <w:rPr>
          <w:rFonts w:ascii="Times New Roman" w:eastAsia="Times New Roman" w:hAnsi="Times New Roman" w:cs="Times New Roman"/>
          <w:sz w:val="24"/>
          <w:szCs w:val="24"/>
          <w:vertAlign w:val="superscript"/>
        </w:rPr>
        <w:footnoteReference w:id="56"/>
      </w:r>
      <w:r>
        <w:rPr>
          <w:rFonts w:ascii="Times New Roman" w:eastAsia="Times New Roman" w:hAnsi="Times New Roman" w:cs="Times New Roman"/>
          <w:sz w:val="24"/>
          <w:szCs w:val="24"/>
        </w:rPr>
        <w:t xml:space="preserve"> traziam à vida um bezerro e, logo em seguida, o cozinhavam como alimento para a ceia festiva. </w:t>
      </w:r>
    </w:p>
    <w:p w14:paraId="00000033" w14:textId="77777777"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Terra e Paz</w:t>
      </w:r>
      <w:r>
        <w:rPr>
          <w:rFonts w:ascii="Times New Roman" w:eastAsia="Times New Roman" w:hAnsi="Times New Roman" w:cs="Times New Roman"/>
          <w:sz w:val="24"/>
          <w:szCs w:val="24"/>
        </w:rPr>
        <w:t xml:space="preserve">, o escritor e poeta israelense </w:t>
      </w:r>
      <w:proofErr w:type="spellStart"/>
      <w:r>
        <w:rPr>
          <w:rFonts w:ascii="Times New Roman" w:eastAsia="Times New Roman" w:hAnsi="Times New Roman" w:cs="Times New Roman"/>
          <w:sz w:val="24"/>
          <w:szCs w:val="24"/>
        </w:rPr>
        <w:t>Yehuda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Amichai</w:t>
      </w:r>
      <w:proofErr w:type="spellEnd"/>
      <w:r>
        <w:rPr>
          <w:rFonts w:ascii="Times New Roman" w:eastAsia="Times New Roman" w:hAnsi="Times New Roman" w:cs="Times New Roman"/>
          <w:sz w:val="24"/>
          <w:szCs w:val="24"/>
        </w:rPr>
        <w:t xml:space="preserve"> nos lembra que a procura por um bezerro</w:t>
      </w:r>
      <w:r>
        <w:rPr>
          <w:rFonts w:ascii="Times New Roman" w:eastAsia="Times New Roman" w:hAnsi="Times New Roman" w:cs="Times New Roman"/>
          <w:sz w:val="24"/>
          <w:szCs w:val="24"/>
          <w:vertAlign w:val="superscript"/>
        </w:rPr>
        <w:footnoteReference w:id="57"/>
      </w:r>
      <w:r>
        <w:rPr>
          <w:rFonts w:ascii="Times New Roman" w:eastAsia="Times New Roman" w:hAnsi="Times New Roman" w:cs="Times New Roman"/>
          <w:sz w:val="24"/>
          <w:szCs w:val="24"/>
        </w:rPr>
        <w:t>, ou por um filho</w:t>
      </w:r>
      <w:r>
        <w:rPr>
          <w:rFonts w:ascii="Times New Roman" w:eastAsia="Times New Roman" w:hAnsi="Times New Roman" w:cs="Times New Roman"/>
          <w:vertAlign w:val="superscript"/>
        </w:rPr>
        <w:footnoteReference w:id="58"/>
      </w:r>
      <w:r>
        <w:rPr>
          <w:rFonts w:ascii="Times New Roman" w:eastAsia="Times New Roman" w:hAnsi="Times New Roman" w:cs="Times New Roman"/>
          <w:sz w:val="24"/>
          <w:szCs w:val="24"/>
        </w:rPr>
        <w:t>, sempre foi o começo de uma nova religião por estes montes</w:t>
      </w:r>
      <w:r>
        <w:rPr>
          <w:rFonts w:ascii="Times New Roman" w:eastAsia="Times New Roman" w:hAnsi="Times New Roman" w:cs="Times New Roman"/>
          <w:sz w:val="24"/>
          <w:szCs w:val="24"/>
          <w:vertAlign w:val="superscript"/>
        </w:rPr>
        <w:footnoteReference w:id="59"/>
      </w:r>
      <w:r>
        <w:rPr>
          <w:rFonts w:ascii="Times New Roman" w:eastAsia="Times New Roman" w:hAnsi="Times New Roman" w:cs="Times New Roman"/>
          <w:sz w:val="24"/>
          <w:szCs w:val="24"/>
        </w:rPr>
        <w:t xml:space="preserve">. </w:t>
      </w:r>
    </w:p>
    <w:p w14:paraId="00000034"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35" w14:textId="567FBDA2" w:rsidR="00BE2BCC" w:rsidRDefault="00F630C1">
      <w:pPr>
        <w:spacing w:after="200" w:line="360" w:lineRule="auto"/>
        <w:jc w:val="both"/>
      </w:pPr>
      <w:r>
        <w:rPr>
          <w:rFonts w:ascii="Times New Roman" w:eastAsia="Times New Roman" w:hAnsi="Times New Roman" w:cs="Times New Roman"/>
          <w:sz w:val="24"/>
          <w:szCs w:val="24"/>
        </w:rPr>
        <w:t xml:space="preserve">Conta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que, durante a época do segundo Templo Sagrado de Jerusalém, uma jovem mulher, proibida de</w:t>
      </w:r>
      <w:del w:id="353" w:author="Ana Cecília Agua de Melo" w:date="2026-04-21T14:36:00Z">
        <w:r w:rsidDel="0004399B">
          <w:rPr>
            <w:rFonts w:ascii="Times New Roman" w:eastAsia="Times New Roman" w:hAnsi="Times New Roman" w:cs="Times New Roman"/>
            <w:sz w:val="24"/>
            <w:szCs w:val="24"/>
          </w:rPr>
          <w:delText xml:space="preserve"> frequentar e</w:delText>
        </w:r>
      </w:del>
      <w:r>
        <w:rPr>
          <w:rFonts w:ascii="Times New Roman" w:eastAsia="Times New Roman" w:hAnsi="Times New Roman" w:cs="Times New Roman"/>
          <w:sz w:val="24"/>
          <w:szCs w:val="24"/>
        </w:rPr>
        <w:t xml:space="preserve"> transitar por esta territorialidade</w:t>
      </w:r>
      <w:r>
        <w:rPr>
          <w:rFonts w:ascii="Times New Roman" w:eastAsia="Times New Roman" w:hAnsi="Times New Roman" w:cs="Times New Roman"/>
          <w:sz w:val="24"/>
          <w:szCs w:val="24"/>
          <w:vertAlign w:val="superscript"/>
        </w:rPr>
        <w:footnoteReference w:id="60"/>
      </w:r>
      <w:r>
        <w:rPr>
          <w:rFonts w:ascii="Times New Roman" w:eastAsia="Times New Roman" w:hAnsi="Times New Roman" w:cs="Times New Roman"/>
          <w:sz w:val="24"/>
          <w:szCs w:val="24"/>
        </w:rPr>
        <w:t>, envolve-se em uma conversa com Deus, por meio de palavras. A jovem s</w:t>
      </w:r>
      <w:ins w:id="355" w:author="Ana Cecília Agua de Melo" w:date="2026-04-21T14:36:00Z">
        <w:r w:rsidR="0004399B">
          <w:rPr>
            <w:rFonts w:ascii="Times New Roman" w:eastAsia="Times New Roman" w:hAnsi="Times New Roman" w:cs="Times New Roman"/>
            <w:sz w:val="24"/>
            <w:szCs w:val="24"/>
          </w:rPr>
          <w:t>u</w:t>
        </w:r>
      </w:ins>
      <w:del w:id="356" w:author="Ana Cecília Agua de Melo" w:date="2026-04-21T14:36:00Z">
        <w:r w:rsidDel="0004399B">
          <w:rPr>
            <w:rFonts w:ascii="Times New Roman" w:eastAsia="Times New Roman" w:hAnsi="Times New Roman" w:cs="Times New Roman"/>
            <w:sz w:val="24"/>
            <w:szCs w:val="24"/>
          </w:rPr>
          <w:delText>ú</w:delText>
        </w:r>
      </w:del>
      <w:r>
        <w:rPr>
          <w:rFonts w:ascii="Times New Roman" w:eastAsia="Times New Roman" w:hAnsi="Times New Roman" w:cs="Times New Roman"/>
          <w:sz w:val="24"/>
          <w:szCs w:val="24"/>
        </w:rPr>
        <w:t xml:space="preserve">plica </w:t>
      </w:r>
      <w:ins w:id="357" w:author="Ana Cecília Agua de Melo" w:date="2026-04-21T14:36:00Z">
        <w:r w:rsidR="0004399B">
          <w:rPr>
            <w:rFonts w:ascii="Times New Roman" w:eastAsia="Times New Roman" w:hAnsi="Times New Roman" w:cs="Times New Roman"/>
            <w:sz w:val="24"/>
            <w:szCs w:val="24"/>
          </w:rPr>
          <w:t>a</w:t>
        </w:r>
      </w:ins>
      <w:del w:id="358" w:author="Ana Cecília Agua de Melo" w:date="2026-04-21T14:36:00Z">
        <w:r w:rsidDel="0004399B">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Deus para que conceda </w:t>
      </w:r>
      <w:ins w:id="359" w:author="Ana Cecília Agua de Melo" w:date="2026-04-21T14:36:00Z">
        <w:r w:rsidR="0004399B">
          <w:rPr>
            <w:rFonts w:ascii="Times New Roman" w:eastAsia="Times New Roman" w:hAnsi="Times New Roman" w:cs="Times New Roman"/>
            <w:sz w:val="24"/>
            <w:szCs w:val="24"/>
          </w:rPr>
          <w:t>a</w:t>
        </w:r>
      </w:ins>
      <w:del w:id="360" w:author="Ana Cecília Agua de Melo" w:date="2026-04-21T14:36:00Z">
        <w:r w:rsidDel="0004399B">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ela um filho para criar</w:t>
      </w:r>
      <w:ins w:id="361" w:author="Ana Cecília Agua de Melo" w:date="2026-04-21T14:36:00Z">
        <w:r w:rsidR="0004399B">
          <w:rPr>
            <w:rFonts w:ascii="Times New Roman" w:eastAsia="Times New Roman" w:hAnsi="Times New Roman" w:cs="Times New Roman"/>
            <w:sz w:val="24"/>
            <w:szCs w:val="24"/>
          </w:rPr>
          <w:t>,</w:t>
        </w:r>
      </w:ins>
      <w:del w:id="362" w:author="Ana Cecília Agua de Melo" w:date="2026-04-21T14:36:00Z">
        <w:r w:rsidDel="0004399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permitindo, desta maneira, </w:t>
      </w:r>
      <w:del w:id="363" w:author="Ana Cecília Agua de Melo" w:date="2026-05-21T20:12:00Z">
        <w:r w:rsidDel="000B3F10">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w:t>
      </w:r>
      <w:del w:id="364" w:author="Ana Cecília Agua de Melo" w:date="2026-04-21T14:36:00Z">
        <w:r w:rsidDel="0004399B">
          <w:rPr>
            <w:rFonts w:ascii="Times New Roman" w:eastAsia="Times New Roman" w:hAnsi="Times New Roman" w:cs="Times New Roman"/>
            <w:sz w:val="24"/>
            <w:szCs w:val="24"/>
          </w:rPr>
          <w:delText xml:space="preserve"> a mesma</w:delText>
        </w:r>
      </w:del>
      <w:r>
        <w:rPr>
          <w:rFonts w:ascii="Times New Roman" w:eastAsia="Times New Roman" w:hAnsi="Times New Roman" w:cs="Times New Roman"/>
          <w:sz w:val="24"/>
          <w:szCs w:val="24"/>
        </w:rPr>
        <w:t xml:space="preserve"> seja portadora de uma nova linhagem de descendentes e </w:t>
      </w:r>
      <w:r>
        <w:rPr>
          <w:rFonts w:ascii="Times New Roman" w:eastAsia="Times New Roman" w:hAnsi="Times New Roman" w:cs="Times New Roman"/>
          <w:sz w:val="24"/>
          <w:szCs w:val="24"/>
        </w:rPr>
        <w:lastRenderedPageBreak/>
        <w:t>matriarca destes fios genealógicos. Assim, ao envolver-se em uma conversa com Deus, a jovem mulher passa a se</w:t>
      </w:r>
      <w:ins w:id="365" w:author="Ana Cecília Agua de Melo" w:date="2026-05-21T20:12:00Z">
        <w:r w:rsidR="000B3F10">
          <w:rPr>
            <w:rFonts w:ascii="Times New Roman" w:eastAsia="Times New Roman" w:hAnsi="Times New Roman" w:cs="Times New Roman"/>
            <w:sz w:val="24"/>
            <w:szCs w:val="24"/>
          </w:rPr>
          <w:t>r</w:t>
        </w:r>
      </w:ins>
      <w:del w:id="366" w:author="Ana Cecília Agua de Melo" w:date="2026-05-21T20:12:00Z">
        <w:r w:rsidDel="000B3F10">
          <w:rPr>
            <w:rFonts w:ascii="Times New Roman" w:eastAsia="Times New Roman" w:hAnsi="Times New Roman" w:cs="Times New Roman"/>
            <w:sz w:val="24"/>
            <w:szCs w:val="24"/>
          </w:rPr>
          <w:delText xml:space="preserve"> tornar</w:delText>
        </w:r>
      </w:del>
      <w:r>
        <w:rPr>
          <w:rFonts w:ascii="Times New Roman" w:eastAsia="Times New Roman" w:hAnsi="Times New Roman" w:cs="Times New Roman"/>
          <w:sz w:val="24"/>
          <w:szCs w:val="24"/>
        </w:rPr>
        <w:t>, ela mesma, porta-voz de sua identidade, de sua conexão e de sua relação pessoal com a divindade</w:t>
      </w:r>
      <w:r>
        <w:rPr>
          <w:rFonts w:ascii="Times New Roman" w:eastAsia="Times New Roman" w:hAnsi="Times New Roman" w:cs="Times New Roman"/>
          <w:sz w:val="24"/>
          <w:szCs w:val="24"/>
          <w:vertAlign w:val="superscript"/>
        </w:rPr>
        <w:footnoteReference w:id="61"/>
      </w:r>
      <w:r>
        <w:rPr>
          <w:rFonts w:ascii="Times New Roman" w:eastAsia="Times New Roman" w:hAnsi="Times New Roman" w:cs="Times New Roman"/>
          <w:sz w:val="24"/>
          <w:szCs w:val="24"/>
        </w:rPr>
        <w:t>.</w:t>
      </w:r>
    </w:p>
    <w:p w14:paraId="00000036" w14:textId="575B6AD9" w:rsidR="00BE2BCC" w:rsidRDefault="00F630C1">
      <w:pPr>
        <w:spacing w:after="200" w:line="360" w:lineRule="auto"/>
        <w:jc w:val="both"/>
      </w:pPr>
      <w:r>
        <w:rPr>
          <w:rFonts w:ascii="Times New Roman" w:eastAsia="Times New Roman" w:hAnsi="Times New Roman" w:cs="Times New Roman"/>
          <w:sz w:val="24"/>
          <w:szCs w:val="24"/>
        </w:rPr>
        <w:tab/>
        <w:t xml:space="preserve">Entre 586 </w:t>
      </w:r>
      <w:proofErr w:type="spellStart"/>
      <w:r>
        <w:rPr>
          <w:rFonts w:ascii="Times New Roman" w:eastAsia="Times New Roman" w:hAnsi="Times New Roman" w:cs="Times New Roman"/>
          <w:sz w:val="24"/>
          <w:szCs w:val="24"/>
        </w:rPr>
        <w:t>a.E.C</w:t>
      </w:r>
      <w:proofErr w:type="spellEnd"/>
      <w:r>
        <w:rPr>
          <w:rFonts w:ascii="Times New Roman" w:eastAsia="Times New Roman" w:hAnsi="Times New Roman" w:cs="Times New Roman"/>
          <w:sz w:val="24"/>
          <w:szCs w:val="24"/>
        </w:rPr>
        <w:t xml:space="preserve">. e 76 </w:t>
      </w:r>
      <w:proofErr w:type="spellStart"/>
      <w:r>
        <w:rPr>
          <w:rFonts w:ascii="Times New Roman" w:eastAsia="Times New Roman" w:hAnsi="Times New Roman" w:cs="Times New Roman"/>
          <w:sz w:val="24"/>
          <w:szCs w:val="24"/>
        </w:rPr>
        <w:t>d.E.C</w:t>
      </w:r>
      <w:proofErr w:type="spellEnd"/>
      <w:r>
        <w:rPr>
          <w:rFonts w:ascii="Times New Roman" w:eastAsia="Times New Roman" w:hAnsi="Times New Roman" w:cs="Times New Roman"/>
          <w:sz w:val="24"/>
          <w:szCs w:val="24"/>
        </w:rPr>
        <w:t>., período</w:t>
      </w:r>
      <w:ins w:id="368" w:author="Ana Cecília Agua de Melo" w:date="2026-04-21T14:37:00Z">
        <w:r w:rsidR="0004399B">
          <w:rPr>
            <w:rFonts w:ascii="Times New Roman" w:eastAsia="Times New Roman" w:hAnsi="Times New Roman" w:cs="Times New Roman"/>
            <w:sz w:val="24"/>
            <w:szCs w:val="24"/>
          </w:rPr>
          <w:t xml:space="preserve"> em</w:t>
        </w:r>
      </w:ins>
      <w:r>
        <w:rPr>
          <w:rFonts w:ascii="Times New Roman" w:eastAsia="Times New Roman" w:hAnsi="Times New Roman" w:cs="Times New Roman"/>
          <w:sz w:val="24"/>
          <w:szCs w:val="24"/>
        </w:rPr>
        <w:t xml:space="preserve"> que perdurou o segundo Templo Sagrado de Jerusalém, os hebreus se comunicavam com a divindade por meio de sacrifícios e oferendas realizadas e concedidas pelo </w:t>
      </w:r>
      <w:r>
        <w:rPr>
          <w:rFonts w:ascii="Times New Roman" w:eastAsia="Times New Roman" w:hAnsi="Times New Roman" w:cs="Times New Roman"/>
          <w:i/>
          <w:iCs/>
          <w:sz w:val="24"/>
          <w:szCs w:val="24"/>
        </w:rPr>
        <w:t xml:space="preserve">Cohen </w:t>
      </w:r>
      <w:proofErr w:type="spellStart"/>
      <w:r>
        <w:rPr>
          <w:rFonts w:ascii="Times New Roman" w:eastAsia="Times New Roman" w:hAnsi="Times New Roman" w:cs="Times New Roman"/>
          <w:i/>
          <w:iCs/>
          <w:sz w:val="24"/>
          <w:szCs w:val="24"/>
        </w:rPr>
        <w:t>Hagadol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o Sumo Sacerdote de Israel. Este</w:t>
      </w:r>
      <w:del w:id="369" w:author="Ana Cecília Agua de Melo" w:date="2026-04-21T14:37:00Z">
        <w:r w:rsidDel="0004399B">
          <w:rPr>
            <w:rFonts w:ascii="Times New Roman" w:eastAsia="Times New Roman" w:hAnsi="Times New Roman" w:cs="Times New Roman"/>
            <w:sz w:val="24"/>
            <w:szCs w:val="24"/>
          </w:rPr>
          <w:delText>, por sua vez,</w:delText>
        </w:r>
      </w:del>
      <w:r>
        <w:rPr>
          <w:rFonts w:ascii="Times New Roman" w:eastAsia="Times New Roman" w:hAnsi="Times New Roman" w:cs="Times New Roman"/>
          <w:sz w:val="24"/>
          <w:szCs w:val="24"/>
        </w:rPr>
        <w:t xml:space="preserve"> era o </w:t>
      </w:r>
      <w:ins w:id="370" w:author="Ana Cecília Agua de Melo" w:date="2026-04-21T14:38:00Z">
        <w:r w:rsidR="0004399B">
          <w:rPr>
            <w:rFonts w:ascii="Times New Roman" w:eastAsia="Times New Roman" w:hAnsi="Times New Roman" w:cs="Times New Roman"/>
            <w:sz w:val="24"/>
            <w:szCs w:val="24"/>
          </w:rPr>
          <w:t>canal</w:t>
        </w:r>
      </w:ins>
      <w:del w:id="371" w:author="Ana Cecília Agua de Melo" w:date="2026-04-21T14:38:00Z">
        <w:r w:rsidDel="0004399B">
          <w:rPr>
            <w:rFonts w:ascii="Times New Roman" w:eastAsia="Times New Roman" w:hAnsi="Times New Roman" w:cs="Times New Roman"/>
            <w:sz w:val="24"/>
            <w:szCs w:val="24"/>
          </w:rPr>
          <w:delText>portador</w:delText>
        </w:r>
      </w:del>
      <w:r>
        <w:rPr>
          <w:rFonts w:ascii="Times New Roman" w:eastAsia="Times New Roman" w:hAnsi="Times New Roman" w:cs="Times New Roman"/>
          <w:sz w:val="24"/>
          <w:szCs w:val="24"/>
        </w:rPr>
        <w:t xml:space="preserve"> da comunicação direta e unilateral com Deus.</w:t>
      </w:r>
    </w:p>
    <w:p w14:paraId="00000037" w14:textId="77777777" w:rsidR="00BE2BCC" w:rsidRDefault="00F630C1">
      <w:pPr>
        <w:spacing w:after="200" w:line="360" w:lineRule="auto"/>
        <w:jc w:val="both"/>
      </w:pPr>
      <w:r>
        <w:rPr>
          <w:rFonts w:ascii="Times New Roman" w:eastAsia="Times New Roman" w:hAnsi="Times New Roman" w:cs="Times New Roman"/>
          <w:sz w:val="24"/>
          <w:szCs w:val="24"/>
        </w:rPr>
        <w:tab/>
        <w:t xml:space="preserve">Após a destruição do Templo Sagrado, a expulsão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62"/>
      </w:r>
      <w:r>
        <w:rPr>
          <w:rFonts w:ascii="Times New Roman" w:eastAsia="Times New Roman" w:hAnsi="Times New Roman" w:cs="Times New Roman"/>
          <w:sz w:val="24"/>
          <w:szCs w:val="24"/>
        </w:rPr>
        <w:t>, e assim a inexistência e a insuficiência de um território próprio judaico para a realização de oferendas e de sacrifícios, os judeus passam a comunicar-se com a divindade por meio de livros, de textos e do pergaminho. Deus e, em especial, a memória do Templo Sagrado</w:t>
      </w:r>
      <w:r>
        <w:rPr>
          <w:rFonts w:ascii="Times New Roman" w:eastAsia="Times New Roman" w:hAnsi="Times New Roman" w:cs="Times New Roman"/>
          <w:sz w:val="24"/>
          <w:szCs w:val="24"/>
          <w:vertAlign w:val="superscript"/>
        </w:rPr>
        <w:footnoteReference w:id="63"/>
      </w:r>
      <w:r>
        <w:rPr>
          <w:rFonts w:ascii="Times New Roman" w:eastAsia="Times New Roman" w:hAnsi="Times New Roman" w:cs="Times New Roman"/>
          <w:sz w:val="24"/>
          <w:szCs w:val="24"/>
        </w:rPr>
        <w:t xml:space="preserve"> passam, dessa forma, a habitar o texto e o livro. </w:t>
      </w:r>
    </w:p>
    <w:p w14:paraId="00000038" w14:textId="77777777" w:rsidR="00BE2BCC" w:rsidRDefault="00F630C1">
      <w:pPr>
        <w:spacing w:after="200" w:line="360" w:lineRule="auto"/>
        <w:jc w:val="both"/>
      </w:pPr>
      <w:r>
        <w:rPr>
          <w:rFonts w:ascii="Times New Roman" w:eastAsia="Times New Roman" w:hAnsi="Times New Roman" w:cs="Times New Roman"/>
          <w:sz w:val="24"/>
          <w:szCs w:val="24"/>
        </w:rPr>
        <w:tab/>
        <w:t>Para manter a continuidade judaica viva, este novo aspecto da comunicação com a divindade é santificado por meio de rezas e de cultos religiosos entoados coletivamente, nas primeiras sinagogas da diáspora. As rezas e as orações judaicas são conversas com Deus. São poemas, cânticos e bênçãos que reiteram a lealdade e a fidelidade ao monoteísmo e à divindade judaica. A reza judaica é um sopro</w:t>
      </w:r>
      <w:del w:id="387" w:author="Ana Cecília Agua de Melo" w:date="2026-04-21T15:08:00Z">
        <w:r w:rsidDel="005E182F">
          <w:rPr>
            <w:rFonts w:ascii="Times New Roman" w:eastAsia="Times New Roman" w:hAnsi="Times New Roman" w:cs="Times New Roman"/>
            <w:sz w:val="24"/>
            <w:szCs w:val="24"/>
          </w:rPr>
          <w:delText>. Este, por sua vez, é</w:delText>
        </w:r>
      </w:del>
      <w:r>
        <w:rPr>
          <w:rFonts w:ascii="Times New Roman" w:eastAsia="Times New Roman" w:hAnsi="Times New Roman" w:cs="Times New Roman"/>
          <w:sz w:val="24"/>
          <w:szCs w:val="24"/>
        </w:rPr>
        <w:t xml:space="preserve"> entoado e proferido em voz alta (em hebraico) e em comunidades em que os indivíduos judeus se unem – formando um </w:t>
      </w:r>
      <w:proofErr w:type="spellStart"/>
      <w:r>
        <w:rPr>
          <w:rFonts w:ascii="Times New Roman" w:eastAsia="Times New Roman" w:hAnsi="Times New Roman" w:cs="Times New Roman"/>
          <w:i/>
          <w:iCs/>
          <w:sz w:val="24"/>
          <w:szCs w:val="24"/>
        </w:rPr>
        <w:t>minian</w:t>
      </w:r>
      <w:proofErr w:type="spellEnd"/>
      <w:r>
        <w:rPr>
          <w:rFonts w:ascii="Times New Roman" w:eastAsia="Times New Roman" w:hAnsi="Times New Roman" w:cs="Times New Roman"/>
          <w:sz w:val="24"/>
          <w:szCs w:val="24"/>
          <w:vertAlign w:val="superscript"/>
        </w:rPr>
        <w:footnoteReference w:id="64"/>
      </w:r>
      <w:r>
        <w:rPr>
          <w:rFonts w:ascii="Times New Roman" w:eastAsia="Times New Roman" w:hAnsi="Times New Roman" w:cs="Times New Roman"/>
          <w:sz w:val="24"/>
          <w:szCs w:val="24"/>
        </w:rPr>
        <w:t xml:space="preserve"> –</w:t>
      </w:r>
      <w:del w:id="399" w:author="Ana Cecília Agua de Melo" w:date="2026-05-21T20:13:00Z">
        <w:r w:rsidDel="000B3F10">
          <w:rPr>
            <w:rFonts w:ascii="Times New Roman" w:eastAsia="Times New Roman" w:hAnsi="Times New Roman" w:cs="Times New Roman"/>
            <w:sz w:val="24"/>
            <w:szCs w:val="24"/>
          </w:rPr>
          <w:delText xml:space="preserve"> e se agregam</w:delText>
        </w:r>
      </w:del>
      <w:r>
        <w:rPr>
          <w:rFonts w:ascii="Times New Roman" w:eastAsia="Times New Roman" w:hAnsi="Times New Roman" w:cs="Times New Roman"/>
          <w:sz w:val="24"/>
          <w:szCs w:val="24"/>
        </w:rPr>
        <w:t xml:space="preserve"> para realizar os ritos, para rezar</w:t>
      </w:r>
      <w:del w:id="400" w:author="Ana Cecília Agua de Melo" w:date="2026-04-21T15:08:00Z">
        <w:r w:rsidDel="005E182F">
          <w:rPr>
            <w:rFonts w:ascii="Times New Roman" w:eastAsia="Times New Roman" w:hAnsi="Times New Roman" w:cs="Times New Roman"/>
            <w:sz w:val="24"/>
            <w:szCs w:val="24"/>
          </w:rPr>
          <w:delText>em</w:delText>
        </w:r>
      </w:del>
      <w:r>
        <w:rPr>
          <w:rFonts w:ascii="Times New Roman" w:eastAsia="Times New Roman" w:hAnsi="Times New Roman" w:cs="Times New Roman"/>
          <w:sz w:val="24"/>
          <w:szCs w:val="24"/>
        </w:rPr>
        <w:t xml:space="preserve"> e santificar</w:t>
      </w:r>
      <w:del w:id="401" w:author="Ana Cecília Agua de Melo" w:date="2026-04-21T15:08:00Z">
        <w:r w:rsidDel="005E182F">
          <w:rPr>
            <w:rFonts w:ascii="Times New Roman" w:eastAsia="Times New Roman" w:hAnsi="Times New Roman" w:cs="Times New Roman"/>
            <w:sz w:val="24"/>
            <w:szCs w:val="24"/>
          </w:rPr>
          <w:delText>em</w:delText>
        </w:r>
      </w:del>
      <w:r>
        <w:rPr>
          <w:rFonts w:ascii="Times New Roman" w:eastAsia="Times New Roman" w:hAnsi="Times New Roman" w:cs="Times New Roman"/>
          <w:sz w:val="24"/>
          <w:szCs w:val="24"/>
        </w:rPr>
        <w:t xml:space="preserve"> o nome de Deus de maneira coletiva.</w:t>
      </w:r>
    </w:p>
    <w:p w14:paraId="00000039" w14:textId="01D363BC" w:rsidR="00BE2BCC" w:rsidRDefault="00F630C1">
      <w:pPr>
        <w:spacing w:after="200" w:line="360" w:lineRule="auto"/>
        <w:jc w:val="both"/>
      </w:pPr>
      <w:r>
        <w:rPr>
          <w:rFonts w:ascii="Times New Roman" w:eastAsia="Times New Roman" w:hAnsi="Times New Roman" w:cs="Times New Roman"/>
          <w:sz w:val="24"/>
          <w:szCs w:val="24"/>
        </w:rPr>
        <w:tab/>
      </w:r>
      <w:ins w:id="402" w:author="Ana Cecília Agua de Melo" w:date="2026-05-17T21:01:00Z">
        <w:r w:rsidR="00244526">
          <w:rPr>
            <w:rFonts w:ascii="Times New Roman" w:eastAsia="Times New Roman" w:hAnsi="Times New Roman" w:cs="Times New Roman"/>
            <w:sz w:val="24"/>
            <w:szCs w:val="24"/>
          </w:rPr>
          <w:t>Segundo a</w:t>
        </w:r>
      </w:ins>
      <w:del w:id="403" w:author="Ana Cecília Agua de Melo" w:date="2026-05-17T21:01:00Z">
        <w:r w:rsidDel="00244526">
          <w:rPr>
            <w:rFonts w:ascii="Times New Roman" w:eastAsia="Times New Roman" w:hAnsi="Times New Roman" w:cs="Times New Roman"/>
            <w:sz w:val="24"/>
            <w:szCs w:val="24"/>
          </w:rPr>
          <w:delText>Na</w:delText>
        </w:r>
      </w:del>
      <w:r>
        <w:rPr>
          <w:rFonts w:ascii="Times New Roman" w:eastAsia="Times New Roman" w:hAnsi="Times New Roman" w:cs="Times New Roman"/>
          <w:sz w:val="24"/>
          <w:szCs w:val="24"/>
        </w:rPr>
        <w:t xml:space="preserve"> narrativa bíblic</w:t>
      </w:r>
      <w:ins w:id="404" w:author="Ana Cecília Agua de Melo" w:date="2026-04-21T15:09:00Z">
        <w:r w:rsidR="005E182F">
          <w:rPr>
            <w:rFonts w:ascii="Times New Roman" w:eastAsia="Times New Roman" w:hAnsi="Times New Roman" w:cs="Times New Roman"/>
            <w:sz w:val="24"/>
            <w:szCs w:val="24"/>
          </w:rPr>
          <w:t>a</w:t>
        </w:r>
      </w:ins>
      <w:del w:id="405" w:author="Ana Cecília Agua de Melo" w:date="2026-04-21T15:09:00Z">
        <w:r w:rsidDel="005E182F">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da criação</w:t>
      </w:r>
      <w:del w:id="406" w:author="Ana Cecília Agua de Melo" w:date="2026-05-17T21:01:00Z">
        <w:r w:rsidDel="00244526">
          <w:rPr>
            <w:rFonts w:ascii="Times New Roman" w:eastAsia="Times New Roman" w:hAnsi="Times New Roman" w:cs="Times New Roman"/>
            <w:sz w:val="24"/>
            <w:szCs w:val="24"/>
          </w:rPr>
          <w:delText xml:space="preserve"> divina lembramos que</w:delText>
        </w:r>
      </w:del>
      <w:r>
        <w:rPr>
          <w:rFonts w:ascii="Times New Roman" w:eastAsia="Times New Roman" w:hAnsi="Times New Roman" w:cs="Times New Roman"/>
          <w:sz w:val="24"/>
          <w:szCs w:val="24"/>
        </w:rPr>
        <w:t xml:space="preserve"> Deus moldou, à sua imagem, o homem em barro (em hebraico, </w:t>
      </w:r>
      <w:proofErr w:type="spellStart"/>
      <w:r>
        <w:rPr>
          <w:rFonts w:ascii="Times New Roman" w:eastAsia="Times New Roman" w:hAnsi="Times New Roman" w:cs="Times New Roman"/>
          <w:i/>
          <w:iCs/>
          <w:sz w:val="24"/>
          <w:szCs w:val="24"/>
        </w:rPr>
        <w:t>Adamá</w:t>
      </w:r>
      <w:proofErr w:type="spellEnd"/>
      <w:r>
        <w:rPr>
          <w:rFonts w:ascii="Times New Roman" w:eastAsia="Times New Roman" w:hAnsi="Times New Roman" w:cs="Times New Roman"/>
          <w:sz w:val="24"/>
          <w:szCs w:val="24"/>
        </w:rPr>
        <w:t>)</w:t>
      </w:r>
      <w:ins w:id="407" w:author="Ana Cecília Agua de Melo" w:date="2026-05-17T21:02:00Z">
        <w:r w:rsidR="00244526">
          <w:rPr>
            <w:rFonts w:ascii="Times New Roman" w:eastAsia="Times New Roman" w:hAnsi="Times New Roman" w:cs="Times New Roman"/>
            <w:sz w:val="24"/>
            <w:szCs w:val="24"/>
          </w:rPr>
          <w:t>, o</w:t>
        </w:r>
      </w:ins>
      <w:del w:id="408" w:author="Ana Cecília Agua de Melo" w:date="2026-05-17T21:02:00Z">
        <w:r w:rsidDel="00244526">
          <w:rPr>
            <w:rFonts w:ascii="Times New Roman" w:eastAsia="Times New Roman" w:hAnsi="Times New Roman" w:cs="Times New Roman"/>
            <w:sz w:val="24"/>
            <w:szCs w:val="24"/>
          </w:rPr>
          <w:delText xml:space="preserve"> no</w:delText>
        </w:r>
      </w:del>
      <w:r>
        <w:rPr>
          <w:rFonts w:ascii="Times New Roman" w:eastAsia="Times New Roman" w:hAnsi="Times New Roman" w:cs="Times New Roman"/>
          <w:sz w:val="24"/>
          <w:szCs w:val="24"/>
        </w:rPr>
        <w:t xml:space="preserve"> qual </w:t>
      </w:r>
      <w:ins w:id="409" w:author="Ana Cecília Agua de Melo" w:date="2026-05-17T21:02:00Z">
        <w:r w:rsidR="00244526">
          <w:rPr>
            <w:rFonts w:ascii="Times New Roman" w:eastAsia="Times New Roman" w:hAnsi="Times New Roman" w:cs="Times New Roman"/>
            <w:sz w:val="24"/>
            <w:szCs w:val="24"/>
          </w:rPr>
          <w:t>insuflou</w:t>
        </w:r>
      </w:ins>
      <w:del w:id="410" w:author="Ana Cecília Agua de Melo" w:date="2026-05-17T21:02:00Z">
        <w:r w:rsidDel="00244526">
          <w:rPr>
            <w:rFonts w:ascii="Times New Roman" w:eastAsia="Times New Roman" w:hAnsi="Times New Roman" w:cs="Times New Roman"/>
            <w:sz w:val="24"/>
            <w:szCs w:val="24"/>
          </w:rPr>
          <w:delText>inflou</w:delText>
        </w:r>
      </w:del>
      <w:r>
        <w:rPr>
          <w:rFonts w:ascii="Times New Roman" w:eastAsia="Times New Roman" w:hAnsi="Times New Roman" w:cs="Times New Roman"/>
          <w:sz w:val="24"/>
          <w:szCs w:val="24"/>
        </w:rPr>
        <w:t xml:space="preserve"> com o Seu sopro. </w:t>
      </w:r>
      <w:r>
        <w:rPr>
          <w:rFonts w:ascii="Times New Roman" w:eastAsia="Times New Roman" w:hAnsi="Times New Roman" w:cs="Times New Roman"/>
          <w:i/>
          <w:iCs/>
          <w:sz w:val="24"/>
          <w:szCs w:val="24"/>
        </w:rPr>
        <w:t xml:space="preserve">Adam </w:t>
      </w:r>
      <w:r>
        <w:rPr>
          <w:rFonts w:ascii="Times New Roman" w:eastAsia="Times New Roman" w:hAnsi="Times New Roman" w:cs="Times New Roman"/>
          <w:sz w:val="24"/>
          <w:szCs w:val="24"/>
        </w:rPr>
        <w:t>(Adão), o primeiro ser humano, nasce do cruzamento da terra, da mão de Deus que confeccionou e moldou o barro</w:t>
      </w:r>
      <w:del w:id="411" w:author="Ana Cecília Agua de Melo" w:date="2026-05-17T21:02:00Z">
        <w:r w:rsidDel="00244526">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do sopro divino – adicionando vida, espírito e uma alma a esta matéria amorfa.</w:t>
      </w:r>
    </w:p>
    <w:p w14:paraId="0000003A" w14:textId="3D93E7E2"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Conta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que Deus criou o mundo a partir do ar primal e gravou, nesta esfera invisível, as </w:t>
      </w:r>
      <w:ins w:id="412" w:author="Ana Cecília Agua de Melo" w:date="2026-05-21T20:16:00Z">
        <w:r w:rsidR="00821A3D">
          <w:rPr>
            <w:rFonts w:ascii="Times New Roman" w:eastAsia="Times New Roman" w:hAnsi="Times New Roman" w:cs="Times New Roman"/>
            <w:sz w:val="24"/>
            <w:szCs w:val="24"/>
          </w:rPr>
          <w:t>22</w:t>
        </w:r>
      </w:ins>
      <w:del w:id="413" w:author="Ana Cecília Agua de Melo" w:date="2026-05-21T20:16:00Z">
        <w:r w:rsidDel="00821A3D">
          <w:rPr>
            <w:rFonts w:ascii="Times New Roman" w:eastAsia="Times New Roman" w:hAnsi="Times New Roman" w:cs="Times New Roman"/>
            <w:sz w:val="24"/>
            <w:szCs w:val="24"/>
          </w:rPr>
          <w:delText>vinte e duas</w:delText>
        </w:r>
      </w:del>
      <w:r>
        <w:rPr>
          <w:rFonts w:ascii="Times New Roman" w:eastAsia="Times New Roman" w:hAnsi="Times New Roman" w:cs="Times New Roman"/>
          <w:sz w:val="24"/>
          <w:szCs w:val="24"/>
        </w:rPr>
        <w:t xml:space="preserve"> letras disponíveis do alfabeto hebraico. É por meio deste gesto que todas as coisas do mundo, todos os seres dos três estratos do cosmo – espaço, tempo e o corpo humano – passam a existir. Assim,</w:t>
      </w:r>
      <w:r>
        <w:rPr>
          <w:rFonts w:ascii="Times New Roman" w:eastAsia="Times New Roman" w:hAnsi="Times New Roman" w:cs="Times New Roman"/>
          <w:i/>
          <w:iCs/>
          <w:sz w:val="24"/>
          <w:szCs w:val="24"/>
        </w:rPr>
        <w:t xml:space="preserve"> “as palavras existem porque correspondem a coisas existentes, e as coisas deveriam existir porque há palavras para nomeá-las”</w:t>
      </w:r>
      <w:r>
        <w:rPr>
          <w:rFonts w:ascii="Times New Roman" w:eastAsia="Times New Roman" w:hAnsi="Times New Roman" w:cs="Times New Roman"/>
          <w:sz w:val="24"/>
          <w:szCs w:val="24"/>
          <w:vertAlign w:val="superscript"/>
        </w:rPr>
        <w:footnoteReference w:id="65"/>
      </w:r>
      <w:r>
        <w:rPr>
          <w:rFonts w:ascii="Times New Roman" w:eastAsia="Times New Roman" w:hAnsi="Times New Roman" w:cs="Times New Roman"/>
          <w:sz w:val="24"/>
          <w:szCs w:val="24"/>
        </w:rPr>
        <w:t xml:space="preserve">. Por fim, o encadeamento linear das </w:t>
      </w:r>
      <w:ins w:id="414" w:author="Ana Cecília Agua de Melo" w:date="2026-05-21T20:17:00Z">
        <w:r w:rsidR="00821A3D">
          <w:rPr>
            <w:rFonts w:ascii="Times New Roman" w:eastAsia="Times New Roman" w:hAnsi="Times New Roman" w:cs="Times New Roman"/>
            <w:sz w:val="24"/>
            <w:szCs w:val="24"/>
          </w:rPr>
          <w:t>22</w:t>
        </w:r>
      </w:ins>
      <w:del w:id="415" w:author="Ana Cecília Agua de Melo" w:date="2026-05-21T20:17:00Z">
        <w:r w:rsidDel="00821A3D">
          <w:rPr>
            <w:rFonts w:ascii="Times New Roman" w:eastAsia="Times New Roman" w:hAnsi="Times New Roman" w:cs="Times New Roman"/>
            <w:sz w:val="24"/>
            <w:szCs w:val="24"/>
          </w:rPr>
          <w:delText>vinte e</w:delText>
        </w:r>
      </w:del>
      <w:del w:id="416" w:author="Ana Cecília Agua de Melo" w:date="2026-05-21T20:16:00Z">
        <w:r w:rsidDel="00821A3D">
          <w:rPr>
            <w:rFonts w:ascii="Times New Roman" w:eastAsia="Times New Roman" w:hAnsi="Times New Roman" w:cs="Times New Roman"/>
            <w:sz w:val="24"/>
            <w:szCs w:val="24"/>
          </w:rPr>
          <w:delText xml:space="preserve"> duas</w:delText>
        </w:r>
      </w:del>
      <w:r>
        <w:rPr>
          <w:rFonts w:ascii="Times New Roman" w:eastAsia="Times New Roman" w:hAnsi="Times New Roman" w:cs="Times New Roman"/>
          <w:sz w:val="24"/>
          <w:szCs w:val="24"/>
        </w:rPr>
        <w:t xml:space="preserve"> letras hebraicas se torna</w:t>
      </w:r>
      <w:del w:id="417" w:author="Ana Cecília Agua de Melo" w:date="2026-04-21T15:11:00Z">
        <w:r w:rsidDel="005E182F">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palavras que nomeiam coisas e, finalmente, compõem frases e orações. </w:t>
      </w:r>
    </w:p>
    <w:p w14:paraId="0000003B" w14:textId="327D1B4D" w:rsidR="00BE2BCC" w:rsidRDefault="00F630C1">
      <w:pPr>
        <w:spacing w:after="200" w:line="360" w:lineRule="auto"/>
        <w:jc w:val="both"/>
      </w:pPr>
      <w:r>
        <w:rPr>
          <w:rFonts w:ascii="Times New Roman" w:eastAsia="Times New Roman" w:hAnsi="Times New Roman" w:cs="Times New Roman"/>
          <w:sz w:val="24"/>
          <w:szCs w:val="24"/>
        </w:rPr>
        <w:tab/>
        <w:t xml:space="preserve">No momento da Inquisição, entre as entranhas da espadana do resquício do fogo, em que as inscrições das palavras sagradas se desprendem, voando em direção aos céus, uma imagem assemelha-se ao ar primal de Deus. </w:t>
      </w:r>
      <w:ins w:id="418" w:author="Ana Cecília Agua de Melo" w:date="2026-05-17T21:06:00Z">
        <w:r w:rsidR="00244526">
          <w:rPr>
            <w:rFonts w:ascii="Times New Roman" w:eastAsia="Times New Roman" w:hAnsi="Times New Roman" w:cs="Times New Roman"/>
            <w:sz w:val="24"/>
            <w:szCs w:val="24"/>
          </w:rPr>
          <w:t>T</w:t>
        </w:r>
      </w:ins>
      <w:del w:id="419" w:author="Ana Cecília Agua de Melo" w:date="2026-05-17T21:06:00Z">
        <w:r w:rsidDel="00244526">
          <w:rPr>
            <w:rFonts w:ascii="Times New Roman" w:eastAsia="Times New Roman" w:hAnsi="Times New Roman" w:cs="Times New Roman"/>
            <w:sz w:val="24"/>
            <w:szCs w:val="24"/>
          </w:rPr>
          <w:delText>Isso, pois, t</w:delText>
        </w:r>
      </w:del>
      <w:r>
        <w:rPr>
          <w:rFonts w:ascii="Times New Roman" w:eastAsia="Times New Roman" w:hAnsi="Times New Roman" w:cs="Times New Roman"/>
          <w:sz w:val="24"/>
          <w:szCs w:val="24"/>
        </w:rPr>
        <w:t>ais letras, ao se desgrudarem dos papéis, superam a própria morte, pousam em outros territórios, criam mundos e fixam-se nestes espaços de vácuo. Ou seja, as letras, ao morreram para renascer, tornam estes espaços lugares de apropriações comunitárias e reiteram a criação do mundo por Deus.</w:t>
      </w:r>
    </w:p>
    <w:p w14:paraId="0000003C" w14:textId="30FD788A" w:rsidR="00BE2BCC" w:rsidRDefault="00F630C1">
      <w:pPr>
        <w:spacing w:after="200" w:line="360" w:lineRule="auto"/>
        <w:jc w:val="both"/>
      </w:pPr>
      <w:r>
        <w:rPr>
          <w:rFonts w:ascii="Times New Roman" w:eastAsia="Times New Roman" w:hAnsi="Times New Roman" w:cs="Times New Roman"/>
          <w:sz w:val="24"/>
          <w:szCs w:val="24"/>
        </w:rPr>
        <w:tab/>
        <w:t xml:space="preserve">Assim como o verbo “escrever” (em latim, </w:t>
      </w:r>
      <w:proofErr w:type="spellStart"/>
      <w:r>
        <w:rPr>
          <w:rFonts w:ascii="Times New Roman" w:eastAsia="Times New Roman" w:hAnsi="Times New Roman" w:cs="Times New Roman"/>
          <w:i/>
          <w:iCs/>
          <w:sz w:val="24"/>
          <w:szCs w:val="24"/>
        </w:rPr>
        <w:t>scribere</w:t>
      </w:r>
      <w:proofErr w:type="spellEnd"/>
      <w:r>
        <w:rPr>
          <w:rFonts w:ascii="Times New Roman" w:eastAsia="Times New Roman" w:hAnsi="Times New Roman" w:cs="Times New Roman"/>
          <w:sz w:val="24"/>
          <w:szCs w:val="24"/>
        </w:rPr>
        <w:t xml:space="preserve">), um gesto de fazer uma incisão sobre um objeto e/ou corpo, o homem foi inscrito e criado a partir do barro, ou seja, gravado e inserido nele. Ao final, </w:t>
      </w:r>
      <w:r>
        <w:rPr>
          <w:rFonts w:ascii="Times New Roman" w:eastAsia="Times New Roman" w:hAnsi="Times New Roman" w:cs="Times New Roman"/>
          <w:i/>
          <w:iCs/>
          <w:sz w:val="24"/>
          <w:szCs w:val="24"/>
        </w:rPr>
        <w:t>“os seres humanos”</w:t>
      </w:r>
      <w:r>
        <w:rPr>
          <w:rFonts w:ascii="Times New Roman" w:eastAsia="Times New Roman" w:hAnsi="Times New Roman" w:cs="Times New Roman"/>
          <w:sz w:val="24"/>
          <w:szCs w:val="24"/>
        </w:rPr>
        <w:t xml:space="preserve">, como menciona </w:t>
      </w:r>
      <w:proofErr w:type="spellStart"/>
      <w:r>
        <w:rPr>
          <w:rFonts w:ascii="Times New Roman" w:eastAsia="Times New Roman" w:hAnsi="Times New Roman" w:cs="Times New Roman"/>
          <w:sz w:val="24"/>
          <w:szCs w:val="24"/>
        </w:rPr>
        <w:t>Flusser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“são materiais espiritualizados da fusão da terra com Deus”</w:t>
      </w:r>
      <w:r>
        <w:rPr>
          <w:rFonts w:ascii="Times New Roman" w:eastAsia="Times New Roman" w:hAnsi="Times New Roman" w:cs="Times New Roman"/>
          <w:sz w:val="24"/>
          <w:szCs w:val="24"/>
          <w:vertAlign w:val="superscript"/>
        </w:rPr>
        <w:footnoteReference w:id="66"/>
      </w:r>
      <w:r>
        <w:rPr>
          <w:rFonts w:ascii="Times New Roman" w:eastAsia="Times New Roman" w:hAnsi="Times New Roman" w:cs="Times New Roman"/>
          <w:sz w:val="24"/>
          <w:szCs w:val="24"/>
        </w:rPr>
        <w:t xml:space="preserve">. Ao inscrever o homem no barro, Deus grava, fura e penetra uma materialidade – a molda –, se apropria de sua maleabilidade física para criar o homem e, assim, </w:t>
      </w:r>
      <w:del w:id="420" w:author="Ana Cecília Agua de Melo" w:date="2026-04-21T15:14:00Z">
        <w:r w:rsidDel="005E182F">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tra</w:t>
      </w:r>
      <w:ins w:id="421" w:author="Ana Cecília Agua de Melo" w:date="2026-04-21T15:14:00Z">
        <w:r w:rsidR="005E182F">
          <w:rPr>
            <w:rFonts w:ascii="Times New Roman" w:eastAsia="Times New Roman" w:hAnsi="Times New Roman" w:cs="Times New Roman"/>
            <w:sz w:val="24"/>
            <w:szCs w:val="24"/>
          </w:rPr>
          <w:t xml:space="preserve">zê-lo à </w:t>
        </w:r>
      </w:ins>
      <w:del w:id="422" w:author="Ana Cecília Agua de Melo" w:date="2026-04-21T15:14:00Z">
        <w:r w:rsidDel="005E182F">
          <w:rPr>
            <w:rFonts w:ascii="Times New Roman" w:eastAsia="Times New Roman" w:hAnsi="Times New Roman" w:cs="Times New Roman"/>
            <w:sz w:val="24"/>
            <w:szCs w:val="24"/>
          </w:rPr>
          <w:delText xml:space="preserve">zer a </w:delText>
        </w:r>
      </w:del>
      <w:r>
        <w:rPr>
          <w:rFonts w:ascii="Times New Roman" w:eastAsia="Times New Roman" w:hAnsi="Times New Roman" w:cs="Times New Roman"/>
          <w:sz w:val="24"/>
          <w:szCs w:val="24"/>
        </w:rPr>
        <w:t>vida.</w:t>
      </w:r>
    </w:p>
    <w:p w14:paraId="0000003D" w14:textId="77777777" w:rsidR="00BE2BCC" w:rsidRDefault="00F630C1">
      <w:pPr>
        <w:spacing w:after="200" w:line="360" w:lineRule="auto"/>
        <w:jc w:val="both"/>
      </w:pPr>
      <w:r>
        <w:rPr>
          <w:rFonts w:ascii="Times New Roman" w:eastAsia="Times New Roman" w:hAnsi="Times New Roman" w:cs="Times New Roman"/>
          <w:sz w:val="24"/>
          <w:szCs w:val="24"/>
        </w:rPr>
        <w:tab/>
        <w:t>Deus insere nesta matéria amorfa</w:t>
      </w:r>
      <w:del w:id="423" w:author="Ana Cecília Agua de Melo" w:date="2026-05-17T21:07:00Z">
        <w:r w:rsidDel="00244526">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desprovida de inteligência própria – um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del w:id="424" w:author="Ana Cecília Agua de Melo" w:date="2026-05-21T20:18:00Z">
        <w:r w:rsidDel="00821A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uma alma por meio do sopro. Talvez</w:t>
      </w:r>
      <w:del w:id="425" w:author="Ana Cecília Agua de Melo" w:date="2026-05-21T20:18:00Z">
        <w:r w:rsidDel="00821A3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essa seja também a ação realizada pela jovem mulher. Ao rezar, ao iniciar um diálogo com Deus, a jovem sopra palavras que são proferidas, voam e vagueiam pelo ar até ganharem vida – uma alma –, até serem espiritualizadas. Essas palavras, na forma de orações, flutuam em direção aos céus, rompem os portais celestiais divinos, permitindo </w:t>
      </w:r>
      <w:del w:id="426" w:author="Ana Cecília Agua de Melo" w:date="2026-05-17T21:07:00Z">
        <w:r w:rsidDel="00244526">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 a divindade seja finalmente acessada sem uma intermediação.</w:t>
      </w:r>
    </w:p>
    <w:p w14:paraId="0000003E" w14:textId="3420328F" w:rsidR="00BE2BCC" w:rsidRDefault="00F630C1">
      <w:pPr>
        <w:spacing w:after="200" w:line="360" w:lineRule="auto"/>
        <w:jc w:val="both"/>
      </w:pPr>
      <w:r>
        <w:rPr>
          <w:rFonts w:ascii="Times New Roman" w:eastAsia="Times New Roman" w:hAnsi="Times New Roman" w:cs="Times New Roman"/>
          <w:sz w:val="24"/>
          <w:szCs w:val="24"/>
        </w:rPr>
        <w:tab/>
        <w:t xml:space="preserve">Como diz a </w:t>
      </w:r>
      <w:proofErr w:type="gramStart"/>
      <w:r>
        <w:rPr>
          <w:rFonts w:ascii="Times New Roman" w:eastAsia="Times New Roman" w:hAnsi="Times New Roman" w:cs="Times New Roman"/>
          <w:sz w:val="24"/>
          <w:szCs w:val="24"/>
        </w:rPr>
        <w:t>escritora e poeta brasileira</w:t>
      </w:r>
      <w:proofErr w:type="gramEnd"/>
      <w:r>
        <w:rPr>
          <w:rFonts w:ascii="Times New Roman" w:eastAsia="Times New Roman" w:hAnsi="Times New Roman" w:cs="Times New Roman"/>
          <w:sz w:val="24"/>
          <w:szCs w:val="24"/>
        </w:rPr>
        <w:t xml:space="preserve"> Marília Garcia, </w:t>
      </w:r>
      <w:r>
        <w:rPr>
          <w:rFonts w:ascii="Times New Roman" w:eastAsia="Times New Roman" w:hAnsi="Times New Roman" w:cs="Times New Roman"/>
          <w:i/>
          <w:iCs/>
          <w:sz w:val="24"/>
          <w:szCs w:val="24"/>
        </w:rPr>
        <w:t>“as falas acontecem no presente”</w:t>
      </w:r>
      <w:r>
        <w:rPr>
          <w:rFonts w:ascii="Times New Roman" w:eastAsia="Times New Roman" w:hAnsi="Times New Roman" w:cs="Times New Roman"/>
          <w:sz w:val="24"/>
          <w:szCs w:val="24"/>
        </w:rPr>
        <w:t xml:space="preserve">. </w:t>
      </w:r>
      <w:ins w:id="427" w:author="Ana Cecília Agua de Melo" w:date="2026-05-17T21:08:00Z">
        <w:r w:rsidR="00244526">
          <w:rPr>
            <w:rFonts w:ascii="Times New Roman" w:eastAsia="Times New Roman" w:hAnsi="Times New Roman" w:cs="Times New Roman"/>
            <w:sz w:val="24"/>
            <w:szCs w:val="24"/>
          </w:rPr>
          <w:t>As</w:t>
        </w:r>
      </w:ins>
      <w:del w:id="428" w:author="Ana Cecília Agua de Melo" w:date="2026-05-17T21:08:00Z">
        <w:r w:rsidDel="00244526">
          <w:rPr>
            <w:rFonts w:ascii="Times New Roman" w:eastAsia="Times New Roman" w:hAnsi="Times New Roman" w:cs="Times New Roman"/>
            <w:sz w:val="24"/>
            <w:szCs w:val="24"/>
          </w:rPr>
          <w:delText>Soprar palavras, essas</w:delText>
        </w:r>
      </w:del>
      <w:r>
        <w:rPr>
          <w:rFonts w:ascii="Times New Roman" w:eastAsia="Times New Roman" w:hAnsi="Times New Roman" w:cs="Times New Roman"/>
          <w:sz w:val="24"/>
          <w:szCs w:val="24"/>
        </w:rPr>
        <w:t xml:space="preserve"> falas e orações que saem de nossas bocas por meio de vultos e frestas entre a língua e o ar da linguagem</w:t>
      </w:r>
      <w:del w:id="429" w:author="Ana Cecília Agua de Melo" w:date="2026-05-17T21:08:00Z">
        <w:r w:rsidDel="00244526">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são todas entoadas e ressoadas no momento do agora.</w:t>
      </w:r>
    </w:p>
    <w:p w14:paraId="0000003F" w14:textId="524070D0" w:rsidR="00BE2BCC" w:rsidRDefault="00F630C1">
      <w:pPr>
        <w:spacing w:after="200" w:line="360" w:lineRule="auto"/>
        <w:jc w:val="both"/>
      </w:pPr>
      <w:r>
        <w:rPr>
          <w:rFonts w:ascii="Times New Roman" w:eastAsia="Times New Roman" w:hAnsi="Times New Roman" w:cs="Times New Roman"/>
          <w:sz w:val="24"/>
          <w:szCs w:val="24"/>
        </w:rPr>
        <w:lastRenderedPageBreak/>
        <w:tab/>
        <w:t>As falas, as palavras, as comunicações, bem como as histórias testemunhadas e transmitidas oralmente (ou de forma escrita) de geração em geração</w:t>
      </w:r>
      <w:ins w:id="430" w:author="Ana Cecília Agua de Melo" w:date="2026-05-17T21:08:00Z">
        <w:r w:rsidR="00244526">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acontecem no momento presente e, assim, se adiciona, acrescenta e multiplica a alma, dando vida às comunidades, aos ritos e aos cultos judaicos. Estes, por fim, também são interpretados </w:t>
      </w:r>
      <w:ins w:id="431" w:author="Ana Cecília Agua de Melo" w:date="2026-04-21T15:18:00Z">
        <w:r w:rsidR="009652D2">
          <w:rPr>
            <w:rFonts w:ascii="Times New Roman" w:eastAsia="Times New Roman" w:hAnsi="Times New Roman" w:cs="Times New Roman"/>
            <w:sz w:val="24"/>
            <w:szCs w:val="24"/>
          </w:rPr>
          <w:t>de modos diferentes, segundo o</w:t>
        </w:r>
      </w:ins>
      <w:del w:id="432" w:author="Ana Cecília Agua de Melo" w:date="2026-04-21T15:17:00Z">
        <w:r w:rsidDel="009652D2">
          <w:rPr>
            <w:rFonts w:ascii="Times New Roman" w:eastAsia="Times New Roman" w:hAnsi="Times New Roman" w:cs="Times New Roman"/>
            <w:sz w:val="24"/>
            <w:szCs w:val="24"/>
          </w:rPr>
          <w:delText>a depender do</w:delText>
        </w:r>
      </w:del>
      <w:r>
        <w:rPr>
          <w:rFonts w:ascii="Times New Roman" w:eastAsia="Times New Roman" w:hAnsi="Times New Roman" w:cs="Times New Roman"/>
          <w:sz w:val="24"/>
          <w:szCs w:val="24"/>
        </w:rPr>
        <w:t xml:space="preserve"> momento histórico, adicionando camadas de complexidade às tradições. </w:t>
      </w:r>
    </w:p>
    <w:p w14:paraId="00000040" w14:textId="0D34C5BD" w:rsidR="00BE2BCC" w:rsidRDefault="00F630C1">
      <w:pPr>
        <w:spacing w:after="200" w:line="360" w:lineRule="auto"/>
        <w:jc w:val="both"/>
      </w:pPr>
      <w:r>
        <w:rPr>
          <w:rFonts w:ascii="Times New Roman" w:eastAsia="Times New Roman" w:hAnsi="Times New Roman" w:cs="Times New Roman"/>
          <w:sz w:val="24"/>
          <w:szCs w:val="24"/>
        </w:rPr>
        <w:tab/>
        <w:t>Ao soprar, Deus inseriu uma alma e um espírito nos primeiros seres humanos – Adão e Eva</w:t>
      </w:r>
      <w:del w:id="433" w:author="Ana Cecília Agua de Melo" w:date="2026-04-21T15:18:00Z">
        <w:r w:rsidDel="009652D2">
          <w:rPr>
            <w:rFonts w:ascii="Times New Roman" w:eastAsia="Times New Roman" w:hAnsi="Times New Roman" w:cs="Times New Roman"/>
            <w:sz w:val="24"/>
            <w:szCs w:val="24"/>
          </w:rPr>
          <w:delText>, respectivamente</w:delText>
        </w:r>
      </w:del>
      <w:r>
        <w:rPr>
          <w:rFonts w:ascii="Times New Roman" w:eastAsia="Times New Roman" w:hAnsi="Times New Roman" w:cs="Times New Roman"/>
          <w:sz w:val="24"/>
          <w:szCs w:val="24"/>
        </w:rPr>
        <w:t xml:space="preserve"> – e os contemplou com a vida. Ao final, </w:t>
      </w:r>
      <w:r>
        <w:rPr>
          <w:rFonts w:ascii="Times New Roman" w:eastAsia="Times New Roman" w:hAnsi="Times New Roman" w:cs="Times New Roman"/>
          <w:i/>
          <w:iCs/>
          <w:sz w:val="24"/>
          <w:szCs w:val="24"/>
        </w:rPr>
        <w:t xml:space="preserve">“o espírito penetra o objeto </w:t>
      </w:r>
      <w:commentRangeStart w:id="434"/>
      <w:r>
        <w:rPr>
          <w:rFonts w:ascii="Times New Roman" w:eastAsia="Times New Roman" w:hAnsi="Times New Roman" w:cs="Times New Roman"/>
          <w:i/>
          <w:iCs/>
          <w:sz w:val="24"/>
          <w:szCs w:val="24"/>
        </w:rPr>
        <w:t>por ocasião do inscreve</w:t>
      </w:r>
      <w:commentRangeEnd w:id="434"/>
      <w:r w:rsidR="00821A3D">
        <w:rPr>
          <w:rStyle w:val="Refdecomentrio"/>
        </w:rPr>
        <w:commentReference w:id="434"/>
      </w:r>
      <w:r>
        <w:rPr>
          <w:rFonts w:ascii="Times New Roman" w:eastAsia="Times New Roman" w:hAnsi="Times New Roman" w:cs="Times New Roman"/>
          <w:i/>
          <w:iCs/>
          <w:sz w:val="24"/>
          <w:szCs w:val="24"/>
        </w:rPr>
        <w:t>, para ‘</w:t>
      </w:r>
      <w:proofErr w:type="spellStart"/>
      <w:r>
        <w:rPr>
          <w:rFonts w:ascii="Times New Roman" w:eastAsia="Times New Roman" w:hAnsi="Times New Roman" w:cs="Times New Roman"/>
          <w:i/>
          <w:iCs/>
          <w:sz w:val="24"/>
          <w:szCs w:val="24"/>
        </w:rPr>
        <w:t>dar-lhe-vida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67"/>
      </w:r>
      <w:r>
        <w:rPr>
          <w:rFonts w:ascii="Times New Roman" w:eastAsia="Times New Roman" w:hAnsi="Times New Roman" w:cs="Times New Roman"/>
          <w:sz w:val="24"/>
          <w:szCs w:val="24"/>
        </w:rPr>
        <w:t xml:space="preserve">. Dessa forma, ao inscrever uma informação (uma alma) em uma matéria amorfa, o autor – </w:t>
      </w:r>
      <w:del w:id="435" w:author="Ana Cecília Agua de Melo" w:date="2026-05-17T21:09:00Z">
        <w:r w:rsidDel="00244526">
          <w:rPr>
            <w:rFonts w:ascii="Times New Roman" w:eastAsia="Times New Roman" w:hAnsi="Times New Roman" w:cs="Times New Roman"/>
            <w:sz w:val="24"/>
            <w:szCs w:val="24"/>
          </w:rPr>
          <w:delText xml:space="preserve">seja </w:delText>
        </w:r>
      </w:del>
      <w:r>
        <w:rPr>
          <w:rFonts w:ascii="Times New Roman" w:eastAsia="Times New Roman" w:hAnsi="Times New Roman" w:cs="Times New Roman"/>
          <w:sz w:val="24"/>
          <w:szCs w:val="24"/>
        </w:rPr>
        <w:t xml:space="preserve">Deus na criação do mundo e de todas as coisas que </w:t>
      </w:r>
      <w:del w:id="436" w:author="Ana Cecília Agua de Melo" w:date="2026-04-21T15:18:00Z">
        <w:r w:rsidDel="009652D2">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ou os seres humanos por meio de frases e de palavras</w:t>
      </w:r>
      <w:r>
        <w:rPr>
          <w:rFonts w:ascii="Times New Roman" w:eastAsia="Times New Roman" w:hAnsi="Times New Roman" w:cs="Times New Roman"/>
          <w:sz w:val="24"/>
          <w:szCs w:val="24"/>
          <w:vertAlign w:val="superscript"/>
        </w:rPr>
        <w:footnoteReference w:id="68"/>
      </w:r>
      <w:r>
        <w:rPr>
          <w:rFonts w:ascii="Times New Roman" w:eastAsia="Times New Roman" w:hAnsi="Times New Roman" w:cs="Times New Roman"/>
          <w:sz w:val="24"/>
          <w:szCs w:val="24"/>
        </w:rPr>
        <w:t xml:space="preserve"> – deseja que estes objetos e/ou corpos, por ele inscritos, ressoem</w:t>
      </w:r>
      <w:ins w:id="437" w:author="Ana Cecília Agua de Melo" w:date="2026-05-17T21:09:00Z">
        <w:r w:rsidR="00244526">
          <w:rPr>
            <w:rFonts w:ascii="Times New Roman" w:eastAsia="Times New Roman" w:hAnsi="Times New Roman" w:cs="Times New Roman"/>
            <w:sz w:val="24"/>
            <w:szCs w:val="24"/>
          </w:rPr>
          <w:t>,</w:t>
        </w:r>
      </w:ins>
      <w:del w:id="438" w:author="Ana Cecília Agua de Melo" w:date="2026-05-17T21:09:00Z">
        <w:r w:rsidDel="00244526">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perdurem no espaço e no tempo e</w:t>
      </w:r>
      <w:del w:id="439" w:author="Ana Cecília Agua de Melo" w:date="2026-05-17T21:09:00Z">
        <w:r w:rsidDel="00244526">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ao menos, não se decomponham tão rapidamente. </w:t>
      </w:r>
    </w:p>
    <w:p w14:paraId="00000041" w14:textId="3910FB8B" w:rsidR="00BE2BCC" w:rsidRDefault="00F630C1">
      <w:pPr>
        <w:spacing w:after="200" w:line="360" w:lineRule="auto"/>
        <w:jc w:val="both"/>
      </w:pPr>
      <w:r>
        <w:rPr>
          <w:rFonts w:ascii="Times New Roman" w:eastAsia="Times New Roman" w:hAnsi="Times New Roman" w:cs="Times New Roman"/>
          <w:sz w:val="24"/>
          <w:szCs w:val="24"/>
        </w:rPr>
        <w:tab/>
        <w:t xml:space="preserve">Estes objetos e/ou corpos inscritos e escritos – possivelmente lapsos de fagulhas –, ou melhor, a vontade de perdurar e perfurar o espaço e o tempo, </w:t>
      </w:r>
      <w:ins w:id="440" w:author="Ana Cecília Agua de Melo" w:date="2026-05-17T21:10:00Z">
        <w:r w:rsidR="00712288">
          <w:rPr>
            <w:rFonts w:ascii="Times New Roman" w:eastAsia="Times New Roman" w:hAnsi="Times New Roman" w:cs="Times New Roman"/>
            <w:sz w:val="24"/>
            <w:szCs w:val="24"/>
          </w:rPr>
          <w:t>se fazem sentir</w:t>
        </w:r>
      </w:ins>
      <w:del w:id="441" w:author="Ana Cecília Agua de Melo" w:date="2026-05-17T21:10:00Z">
        <w:r w:rsidDel="00712288">
          <w:rPr>
            <w:rFonts w:ascii="Times New Roman" w:eastAsia="Times New Roman" w:hAnsi="Times New Roman" w:cs="Times New Roman"/>
            <w:sz w:val="24"/>
            <w:szCs w:val="24"/>
          </w:rPr>
          <w:delText>são observados</w:delText>
        </w:r>
      </w:del>
      <w:r>
        <w:rPr>
          <w:rFonts w:ascii="Times New Roman" w:eastAsia="Times New Roman" w:hAnsi="Times New Roman" w:cs="Times New Roman"/>
          <w:sz w:val="24"/>
          <w:szCs w:val="24"/>
        </w:rPr>
        <w:t xml:space="preserve"> nos papéis do grupo judaico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ins w:id="442" w:author="Ana Cecília Agua de Melo" w:date="2026-05-17T21:10:00Z">
        <w:r w:rsidR="00712288">
          <w:rPr>
            <w:rFonts w:ascii="Times New Roman" w:eastAsia="Times New Roman" w:hAnsi="Times New Roman" w:cs="Times New Roman"/>
            <w:sz w:val="24"/>
            <w:szCs w:val="24"/>
          </w:rPr>
          <w:t xml:space="preserve"> como</w:t>
        </w:r>
      </w:ins>
      <w:del w:id="443" w:author="Ana Cecília Agua de Melo" w:date="2026-05-17T21:10:00Z">
        <w:r w:rsidDel="0071228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um nítido desejo de vida e de persistência. </w:t>
      </w:r>
      <w:ins w:id="444" w:author="Ana Cecília Agua de Melo" w:date="2026-04-21T15:19:00Z">
        <w:r w:rsidR="009652D2">
          <w:rPr>
            <w:rFonts w:ascii="Times New Roman" w:eastAsia="Times New Roman" w:hAnsi="Times New Roman" w:cs="Times New Roman"/>
            <w:sz w:val="24"/>
            <w:szCs w:val="24"/>
          </w:rPr>
          <w:t>E assim</w:t>
        </w:r>
      </w:ins>
      <w:del w:id="445" w:author="Ana Cecília Agua de Melo" w:date="2026-04-21T15:19:00Z">
        <w:r w:rsidDel="009652D2">
          <w:rPr>
            <w:rFonts w:ascii="Times New Roman" w:eastAsia="Times New Roman" w:hAnsi="Times New Roman" w:cs="Times New Roman"/>
            <w:sz w:val="24"/>
            <w:szCs w:val="24"/>
          </w:rPr>
          <w:delText>Assim como</w:delText>
        </w:r>
      </w:del>
      <w:r>
        <w:rPr>
          <w:rFonts w:ascii="Times New Roman" w:eastAsia="Times New Roman" w:hAnsi="Times New Roman" w:cs="Times New Roman"/>
          <w:sz w:val="24"/>
          <w:szCs w:val="24"/>
        </w:rPr>
        <w:t xml:space="preserve"> também</w:t>
      </w:r>
      <w:del w:id="446" w:author="Ana Cecília Agua de Melo" w:date="2026-04-21T15:19:00Z">
        <w:r w:rsidDel="009652D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nos escritos de minha </w:t>
      </w:r>
      <w:del w:id="447" w:author="Ana Cecília Agua de Melo" w:date="2026-04-21T13:43:00Z">
        <w:r w:rsidDel="00715A7E">
          <w:rPr>
            <w:rFonts w:ascii="Times New Roman" w:eastAsia="Times New Roman" w:hAnsi="Times New Roman" w:cs="Times New Roman"/>
            <w:sz w:val="24"/>
            <w:szCs w:val="24"/>
          </w:rPr>
          <w:delText>tataravó</w:delText>
        </w:r>
      </w:del>
      <w:ins w:id="448" w:author="Ana Cecília Agua de Melo" w:date="2026-04-21T13:43:00Z">
        <w:r w:rsidR="00715A7E">
          <w:rPr>
            <w:rFonts w:ascii="Times New Roman" w:eastAsia="Times New Roman" w:hAnsi="Times New Roman" w:cs="Times New Roman"/>
            <w:sz w:val="24"/>
            <w:szCs w:val="24"/>
          </w:rPr>
          <w:t>trisavó</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Uma vontade de adicionar – a todo custo – a estas folhas, a estas páginas e a estes documentos (e a estas palavras) uma vida própria, uma alma e um espírito que fure o tempo, para que não nos esqueçamos tão rapidamente.</w:t>
      </w:r>
    </w:p>
    <w:p w14:paraId="00000042" w14:textId="2D16B917"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Teste de Resistores</w:t>
      </w:r>
      <w:r>
        <w:rPr>
          <w:rFonts w:ascii="Times New Roman" w:eastAsia="Times New Roman" w:hAnsi="Times New Roman" w:cs="Times New Roman"/>
          <w:sz w:val="24"/>
          <w:szCs w:val="24"/>
          <w:vertAlign w:val="superscript"/>
        </w:rPr>
        <w:footnoteReference w:id="69"/>
      </w:r>
      <w:r>
        <w:rPr>
          <w:rFonts w:ascii="Times New Roman" w:eastAsia="Times New Roman" w:hAnsi="Times New Roman" w:cs="Times New Roman"/>
          <w:sz w:val="24"/>
          <w:szCs w:val="24"/>
        </w:rPr>
        <w:t xml:space="preserve">, Marília Garcia comenta </w:t>
      </w:r>
      <w:del w:id="449" w:author="Ana Cecília Agua de Melo" w:date="2026-05-17T21:10:00Z">
        <w:r w:rsidDel="00712288">
          <w:rPr>
            <w:rFonts w:ascii="Times New Roman" w:eastAsia="Times New Roman" w:hAnsi="Times New Roman" w:cs="Times New Roman"/>
            <w:sz w:val="24"/>
            <w:szCs w:val="24"/>
          </w:rPr>
          <w:delText xml:space="preserve">sobre </w:delText>
        </w:r>
      </w:del>
      <w:r>
        <w:rPr>
          <w:rFonts w:ascii="Times New Roman" w:eastAsia="Times New Roman" w:hAnsi="Times New Roman" w:cs="Times New Roman"/>
          <w:sz w:val="24"/>
          <w:szCs w:val="24"/>
        </w:rPr>
        <w:t>o diálogo</w:t>
      </w:r>
      <w:del w:id="450" w:author="Ana Cecília Agua de Melo" w:date="2026-04-21T15:20:00Z">
        <w:r w:rsidDel="009652D2">
          <w:rPr>
            <w:rFonts w:ascii="Times New Roman" w:eastAsia="Times New Roman" w:hAnsi="Times New Roman" w:cs="Times New Roman"/>
            <w:sz w:val="24"/>
            <w:szCs w:val="24"/>
          </w:rPr>
          <w:delText xml:space="preserve"> que ocorre</w:delText>
        </w:r>
      </w:del>
      <w:r>
        <w:rPr>
          <w:rFonts w:ascii="Times New Roman" w:eastAsia="Times New Roman" w:hAnsi="Times New Roman" w:cs="Times New Roman"/>
          <w:sz w:val="24"/>
          <w:szCs w:val="24"/>
        </w:rPr>
        <w:t xml:space="preserve"> entre Ferdinand e Marianne em </w:t>
      </w:r>
      <w:proofErr w:type="spellStart"/>
      <w:r>
        <w:rPr>
          <w:rFonts w:ascii="Times New Roman" w:eastAsia="Times New Roman" w:hAnsi="Times New Roman" w:cs="Times New Roman"/>
          <w:i/>
          <w:iCs/>
          <w:sz w:val="24"/>
          <w:szCs w:val="24"/>
        </w:rPr>
        <w:t>Pierrot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Fou</w:t>
      </w:r>
      <w:proofErr w:type="spellEnd"/>
      <w:r>
        <w:rPr>
          <w:rFonts w:ascii="Times New Roman" w:eastAsia="Times New Roman" w:hAnsi="Times New Roman" w:cs="Times New Roman"/>
          <w:sz w:val="24"/>
          <w:szCs w:val="24"/>
        </w:rPr>
        <w:t>, filme de Jean-Luc Godard</w:t>
      </w:r>
      <w:del w:id="451" w:author="Ana Cecília Agua de Melo" w:date="2026-05-17T21:11:00Z">
        <w:r w:rsidDel="00712288">
          <w:rPr>
            <w:rFonts w:ascii="Times New Roman" w:eastAsia="Times New Roman" w:hAnsi="Times New Roman" w:cs="Times New Roman"/>
            <w:sz w:val="24"/>
            <w:szCs w:val="24"/>
          </w:rPr>
          <w:delText>, que possui um tom bastante leve para a gravidade do assunto</w:delText>
        </w:r>
      </w:del>
      <w:r>
        <w:rPr>
          <w:rFonts w:ascii="Times New Roman" w:eastAsia="Times New Roman" w:hAnsi="Times New Roman" w:cs="Times New Roman"/>
          <w:sz w:val="24"/>
          <w:szCs w:val="24"/>
        </w:rPr>
        <w:t>. Após um assassinato e o roubo de um carro, Ferdinand quer parar para descansar em uma praia</w:t>
      </w:r>
      <w:ins w:id="452" w:author="Ana Cecília Agua de Melo" w:date="2026-05-21T20:22:00Z">
        <w:r w:rsidR="00821A3D">
          <w:rPr>
            <w:rFonts w:ascii="Times New Roman" w:eastAsia="Times New Roman" w:hAnsi="Times New Roman" w:cs="Times New Roman"/>
            <w:sz w:val="24"/>
            <w:szCs w:val="24"/>
          </w:rPr>
          <w:t>. E</w:t>
        </w:r>
      </w:ins>
      <w:del w:id="453" w:author="Ana Cecília Agua de Melo" w:date="2026-05-21T20:22:00Z">
        <w:r w:rsidDel="00821A3D">
          <w:rPr>
            <w:rFonts w:ascii="Times New Roman" w:eastAsia="Times New Roman" w:hAnsi="Times New Roman" w:cs="Times New Roman"/>
            <w:sz w:val="24"/>
            <w:szCs w:val="24"/>
          </w:rPr>
          <w:delText>, e</w:delText>
        </w:r>
      </w:del>
      <w:r>
        <w:rPr>
          <w:rFonts w:ascii="Times New Roman" w:eastAsia="Times New Roman" w:hAnsi="Times New Roman" w:cs="Times New Roman"/>
          <w:sz w:val="24"/>
          <w:szCs w:val="24"/>
        </w:rPr>
        <w:t xml:space="preserve">le se diz apaixonado, mas Marianne parece pensar apenas em dinheiro. </w:t>
      </w:r>
    </w:p>
    <w:p w14:paraId="00000043"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nesse momento </w:t>
      </w:r>
      <w:proofErr w:type="spellStart"/>
      <w:r>
        <w:rPr>
          <w:rFonts w:ascii="Times New Roman" w:eastAsia="Times New Roman" w:hAnsi="Times New Roman" w:cs="Times New Roman"/>
          <w:sz w:val="20"/>
          <w:szCs w:val="20"/>
        </w:rPr>
        <w:t>ferdinand</w:t>
      </w:r>
      <w:proofErr w:type="spellEnd"/>
      <w:r>
        <w:rPr>
          <w:rFonts w:ascii="Times New Roman" w:eastAsia="Times New Roman" w:hAnsi="Times New Roman" w:cs="Times New Roman"/>
          <w:sz w:val="20"/>
          <w:szCs w:val="20"/>
        </w:rPr>
        <w:t xml:space="preserve"> se vira</w:t>
      </w:r>
    </w:p>
    <w:p w14:paraId="00000044"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olhando para trás na direção da câmera </w:t>
      </w:r>
    </w:p>
    <w:p w14:paraId="00000045"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e diz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estão vendo </w:t>
      </w:r>
    </w:p>
    <w:p w14:paraId="00000046"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ela só pensa em se divertir </w:t>
      </w:r>
    </w:p>
    <w:p w14:paraId="00000047" w14:textId="77777777" w:rsidR="00BE2BCC" w:rsidRDefault="00F630C1">
      <w:pPr>
        <w:spacing w:after="200" w:line="360" w:lineRule="auto"/>
        <w:ind w:left="2267"/>
        <w:jc w:val="both"/>
      </w:pPr>
      <w:proofErr w:type="spellStart"/>
      <w:r>
        <w:rPr>
          <w:rFonts w:ascii="Times New Roman" w:eastAsia="Times New Roman" w:hAnsi="Times New Roman" w:cs="Times New Roman"/>
          <w:sz w:val="20"/>
          <w:szCs w:val="20"/>
        </w:rPr>
        <w:t>marianne</w:t>
      </w:r>
      <w:proofErr w:type="spellEnd"/>
      <w:r>
        <w:rPr>
          <w:rFonts w:ascii="Times New Roman" w:eastAsia="Times New Roman" w:hAnsi="Times New Roman" w:cs="Times New Roman"/>
          <w:sz w:val="20"/>
          <w:szCs w:val="20"/>
        </w:rPr>
        <w:t xml:space="preserve"> se vira também olhando para trás </w:t>
      </w:r>
    </w:p>
    <w:p w14:paraId="00000048" w14:textId="77777777" w:rsidR="00BE2BCC" w:rsidRDefault="00F630C1">
      <w:pPr>
        <w:spacing w:after="200" w:line="360" w:lineRule="auto"/>
        <w:ind w:left="2267"/>
        <w:jc w:val="both"/>
      </w:pPr>
      <w:r>
        <w:rPr>
          <w:rFonts w:ascii="Times New Roman" w:eastAsia="Times New Roman" w:hAnsi="Times New Roman" w:cs="Times New Roman"/>
          <w:sz w:val="20"/>
          <w:szCs w:val="20"/>
        </w:rPr>
        <w:lastRenderedPageBreak/>
        <w:t xml:space="preserve">na direção da câmera </w:t>
      </w:r>
    </w:p>
    <w:p w14:paraId="00000049"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e pergunta para ele </w:t>
      </w:r>
      <w:r>
        <w:rPr>
          <w:rFonts w:ascii="Times New Roman" w:eastAsia="Times New Roman" w:hAnsi="Times New Roman" w:cs="Times New Roman"/>
          <w:sz w:val="20"/>
          <w:szCs w:val="20"/>
        </w:rPr>
        <w:tab/>
        <w:t>- com quem você está falando?</w:t>
      </w:r>
    </w:p>
    <w:p w14:paraId="0000004A"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ao que ele responde </w:t>
      </w:r>
      <w:r>
        <w:rPr>
          <w:rFonts w:ascii="Times New Roman" w:eastAsia="Times New Roman" w:hAnsi="Times New Roman" w:cs="Times New Roman"/>
          <w:sz w:val="20"/>
          <w:szCs w:val="20"/>
        </w:rPr>
        <w:tab/>
        <w:t xml:space="preserve">- com o espectador. </w:t>
      </w:r>
    </w:p>
    <w:p w14:paraId="0000004B" w14:textId="3B2CECBE" w:rsidR="00BE2BCC" w:rsidRDefault="00F630C1">
      <w:pPr>
        <w:spacing w:after="200" w:line="360" w:lineRule="auto"/>
        <w:jc w:val="both"/>
      </w:pPr>
      <w:r>
        <w:rPr>
          <w:rFonts w:ascii="Times New Roman" w:eastAsia="Times New Roman" w:hAnsi="Times New Roman" w:cs="Times New Roman"/>
          <w:sz w:val="24"/>
          <w:szCs w:val="24"/>
        </w:rPr>
        <w:tab/>
        <w:t xml:space="preserve">Este pequeno diálogo contribui para dar ao filme a dimensão de filme – apresentando o furo do cinema. Há pessoas que acreditam que não poderiam viver sem escrever,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minha </w:t>
      </w:r>
      <w:del w:id="454" w:author="Ana Cecília Agua de Melo" w:date="2026-04-21T13:43:00Z">
        <w:r w:rsidDel="00715A7E">
          <w:rPr>
            <w:rFonts w:ascii="Times New Roman" w:eastAsia="Times New Roman" w:hAnsi="Times New Roman" w:cs="Times New Roman"/>
            <w:sz w:val="24"/>
            <w:szCs w:val="24"/>
          </w:rPr>
          <w:delText>tataravó</w:delText>
        </w:r>
      </w:del>
      <w:ins w:id="455" w:author="Ana Cecília Agua de Melo" w:date="2026-04-21T13:43:00Z">
        <w:r w:rsidR="00715A7E">
          <w:rPr>
            <w:rFonts w:ascii="Times New Roman" w:eastAsia="Times New Roman" w:hAnsi="Times New Roman" w:cs="Times New Roman"/>
            <w:sz w:val="24"/>
            <w:szCs w:val="24"/>
          </w:rPr>
          <w:t>trisavó</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escrevem e </w:t>
      </w:r>
      <w:r>
        <w:rPr>
          <w:rFonts w:ascii="Times New Roman" w:eastAsia="Times New Roman" w:hAnsi="Times New Roman" w:cs="Times New Roman"/>
          <w:i/>
          <w:iCs/>
          <w:sz w:val="24"/>
          <w:szCs w:val="24"/>
        </w:rPr>
        <w:t>“quem escreve ultrapassa o ponto final em direção ao outro, o leitor”</w:t>
      </w:r>
      <w:r>
        <w:rPr>
          <w:rFonts w:ascii="Times New Roman" w:eastAsia="Times New Roman" w:hAnsi="Times New Roman" w:cs="Times New Roman"/>
          <w:sz w:val="24"/>
          <w:szCs w:val="24"/>
          <w:vertAlign w:val="superscript"/>
        </w:rPr>
        <w:footnoteReference w:id="70"/>
      </w:r>
      <w:r>
        <w:rPr>
          <w:rFonts w:ascii="Times New Roman" w:eastAsia="Times New Roman" w:hAnsi="Times New Roman" w:cs="Times New Roman"/>
          <w:sz w:val="24"/>
          <w:szCs w:val="24"/>
        </w:rPr>
        <w:t>. Essas pessoas acreditam que o gesto de escrever pode expressar e atestar as suas existências</w:t>
      </w:r>
      <w:r>
        <w:rPr>
          <w:rFonts w:ascii="Times New Roman" w:eastAsia="Times New Roman" w:hAnsi="Times New Roman" w:cs="Times New Roman"/>
          <w:sz w:val="24"/>
          <w:szCs w:val="24"/>
          <w:vertAlign w:val="superscript"/>
        </w:rPr>
        <w:footnoteReference w:id="71"/>
      </w:r>
      <w:r>
        <w:rPr>
          <w:rFonts w:ascii="Times New Roman" w:eastAsia="Times New Roman" w:hAnsi="Times New Roman" w:cs="Times New Roman"/>
          <w:sz w:val="24"/>
          <w:szCs w:val="24"/>
        </w:rPr>
        <w:t xml:space="preserve">. Assim,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minha </w:t>
      </w:r>
      <w:del w:id="459" w:author="Ana Cecília Agua de Melo" w:date="2026-04-21T13:43:00Z">
        <w:r w:rsidDel="00715A7E">
          <w:rPr>
            <w:rFonts w:ascii="Times New Roman" w:eastAsia="Times New Roman" w:hAnsi="Times New Roman" w:cs="Times New Roman"/>
            <w:sz w:val="24"/>
            <w:szCs w:val="24"/>
          </w:rPr>
          <w:delText>tataravó</w:delText>
        </w:r>
      </w:del>
      <w:ins w:id="460" w:author="Ana Cecília Agua de Melo" w:date="2026-04-21T13:43:00Z">
        <w:r w:rsidR="00715A7E">
          <w:rPr>
            <w:rFonts w:ascii="Times New Roman" w:eastAsia="Times New Roman" w:hAnsi="Times New Roman" w:cs="Times New Roman"/>
            <w:sz w:val="24"/>
            <w:szCs w:val="24"/>
          </w:rPr>
          <w:t>trisavó</w:t>
        </w:r>
      </w:ins>
      <w:r>
        <w:rPr>
          <w:rFonts w:ascii="Times New Roman" w:eastAsia="Times New Roman" w:hAnsi="Times New Roman" w:cs="Times New Roman"/>
          <w:sz w:val="24"/>
          <w:szCs w:val="24"/>
        </w:rPr>
        <w:t xml:space="preserve"> estendem a mão em direção ao outro a fim de provocar uma inquietação; comunicam-se com seus interlocutores e permitem </w:t>
      </w:r>
      <w:del w:id="461" w:author="Ana Cecília Agua de Melo" w:date="2026-04-21T15:21:00Z">
        <w:r w:rsidDel="009652D2">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 suas palavras escritas falem por si</w:t>
      </w:r>
      <w:del w:id="462" w:author="Ana Cecília Agua de Melo" w:date="2026-04-21T15:21:00Z">
        <w:r w:rsidDel="009652D2">
          <w:rPr>
            <w:rFonts w:ascii="Times New Roman" w:eastAsia="Times New Roman" w:hAnsi="Times New Roman" w:cs="Times New Roman"/>
            <w:sz w:val="24"/>
            <w:szCs w:val="24"/>
          </w:rPr>
          <w:delText xml:space="preserve"> só</w:delText>
        </w:r>
      </w:del>
      <w:r>
        <w:rPr>
          <w:rFonts w:ascii="Times New Roman" w:eastAsia="Times New Roman" w:hAnsi="Times New Roman" w:cs="Times New Roman"/>
          <w:sz w:val="24"/>
          <w:szCs w:val="24"/>
        </w:rPr>
        <w:t>.</w:t>
      </w:r>
    </w:p>
    <w:p w14:paraId="0000004C" w14:textId="77777777" w:rsidR="00BE2BCC" w:rsidRDefault="00F630C1">
      <w:pPr>
        <w:spacing w:after="200" w:line="360" w:lineRule="auto"/>
        <w:jc w:val="both"/>
      </w:pPr>
      <w:r>
        <w:rPr>
          <w:rFonts w:ascii="Times New Roman" w:eastAsia="Times New Roman" w:hAnsi="Times New Roman" w:cs="Times New Roman"/>
          <w:sz w:val="24"/>
          <w:szCs w:val="24"/>
        </w:rPr>
        <w:tab/>
        <w:t>Por fim, supõe</w:t>
      </w:r>
      <w:del w:id="463" w:author="Ana Cecília Agua de Melo" w:date="2026-04-21T15:21:00Z">
        <w:r w:rsidDel="009652D2">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-se que a inscrição (a criação) feita por Deus, dos primeiros seres humanos, é repetida simbolicamente todos os anos, já que todos os anos o mundo é novamente </w:t>
      </w:r>
      <w:proofErr w:type="spellStart"/>
      <w:r>
        <w:rPr>
          <w:rFonts w:ascii="Times New Roman" w:eastAsia="Times New Roman" w:hAnsi="Times New Roman" w:cs="Times New Roman"/>
          <w:sz w:val="24"/>
          <w:szCs w:val="24"/>
        </w:rPr>
        <w:t>cosmogonizado</w:t>
      </w:r>
      <w:proofErr w:type="spellEnd"/>
      <w:r>
        <w:rPr>
          <w:rFonts w:ascii="Times New Roman" w:eastAsia="Times New Roman" w:hAnsi="Times New Roman" w:cs="Times New Roman"/>
          <w:sz w:val="24"/>
          <w:szCs w:val="24"/>
        </w:rPr>
        <w:t xml:space="preserve"> por Deus e a aliança é reafirmada. Segundo a filosofia judaica, Deus, no momento de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Kipur</w:t>
      </w:r>
      <w:proofErr w:type="spellEnd"/>
      <w:r>
        <w:rPr>
          <w:rFonts w:ascii="Times New Roman" w:eastAsia="Times New Roman" w:hAnsi="Times New Roman" w:cs="Times New Roman"/>
          <w:sz w:val="24"/>
          <w:szCs w:val="24"/>
          <w:vertAlign w:val="superscript"/>
        </w:rPr>
        <w:footnoteReference w:id="72"/>
      </w:r>
      <w:r>
        <w:rPr>
          <w:rFonts w:ascii="Times New Roman" w:eastAsia="Times New Roman" w:hAnsi="Times New Roman" w:cs="Times New Roman"/>
          <w:sz w:val="24"/>
          <w:szCs w:val="24"/>
        </w:rPr>
        <w:t xml:space="preserve">, inscreve e sela (outra vez) a humanidade em mais um ano de vida, reitera a confiança na criação divina do mundo, e assim expande novamente o sopro, a alma e uma vida. </w:t>
      </w:r>
    </w:p>
    <w:p w14:paraId="0000004D" w14:textId="36AD94AA" w:rsidR="00BE2BCC" w:rsidRDefault="00F630C1">
      <w:pPr>
        <w:spacing w:after="200" w:line="360" w:lineRule="auto"/>
        <w:jc w:val="both"/>
      </w:pPr>
      <w:r>
        <w:rPr>
          <w:rFonts w:ascii="Times New Roman" w:eastAsia="Times New Roman" w:hAnsi="Times New Roman" w:cs="Times New Roman"/>
          <w:sz w:val="24"/>
          <w:szCs w:val="24"/>
        </w:rPr>
        <w:tab/>
        <w:t xml:space="preserve">Essa afirmação da aliança, e da lealdade judaica com Deus por meio da palavra, é também realizada durante o momento do </w:t>
      </w:r>
      <w:proofErr w:type="spellStart"/>
      <w:r>
        <w:rPr>
          <w:rFonts w:ascii="Times New Roman" w:eastAsia="Times New Roman" w:hAnsi="Times New Roman" w:cs="Times New Roman"/>
          <w:i/>
          <w:iCs/>
          <w:sz w:val="24"/>
          <w:szCs w:val="24"/>
        </w:rPr>
        <w:t>brit-milá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“aliança da circuncisão”). O </w:t>
      </w:r>
      <w:proofErr w:type="spellStart"/>
      <w:r>
        <w:rPr>
          <w:rFonts w:ascii="Times New Roman" w:eastAsia="Times New Roman" w:hAnsi="Times New Roman" w:cs="Times New Roman"/>
          <w:i/>
          <w:iCs/>
          <w:sz w:val="24"/>
          <w:szCs w:val="24"/>
        </w:rPr>
        <w:t>brit-milá</w:t>
      </w:r>
      <w:proofErr w:type="spellEnd"/>
      <w:r>
        <w:rPr>
          <w:rFonts w:ascii="Times New Roman" w:eastAsia="Times New Roman" w:hAnsi="Times New Roman" w:cs="Times New Roman"/>
          <w:sz w:val="24"/>
          <w:szCs w:val="24"/>
        </w:rPr>
        <w:t xml:space="preserve"> é uma cerimônia ritualística em que o prepúcio de meninos </w:t>
      </w:r>
      <w:ins w:id="464" w:author="Ana Cecília Agua de Melo" w:date="2026-05-21T20:25:00Z">
        <w:r w:rsidR="00AB152B">
          <w:rPr>
            <w:rFonts w:ascii="Times New Roman" w:eastAsia="Times New Roman" w:hAnsi="Times New Roman" w:cs="Times New Roman"/>
            <w:sz w:val="24"/>
            <w:szCs w:val="24"/>
          </w:rPr>
          <w:t>no oitavo dia de vida</w:t>
        </w:r>
      </w:ins>
      <w:del w:id="465" w:author="Ana Cecília Agua de Melo" w:date="2026-05-21T20:25:00Z">
        <w:r w:rsidDel="00AB152B">
          <w:rPr>
            <w:rFonts w:ascii="Times New Roman" w:eastAsia="Times New Roman" w:hAnsi="Times New Roman" w:cs="Times New Roman"/>
            <w:sz w:val="24"/>
            <w:szCs w:val="24"/>
          </w:rPr>
          <w:delText>recém-nascidos</w:delText>
        </w:r>
      </w:del>
      <w:r>
        <w:rPr>
          <w:rFonts w:ascii="Times New Roman" w:eastAsia="Times New Roman" w:hAnsi="Times New Roman" w:cs="Times New Roman"/>
          <w:sz w:val="24"/>
          <w:szCs w:val="24"/>
        </w:rPr>
        <w:t xml:space="preserve"> é cortado</w:t>
      </w:r>
      <w:del w:id="466" w:author="Ana Cecília Agua de Melo" w:date="2026-05-21T20:25:00Z">
        <w:r w:rsidDel="00AB152B">
          <w:rPr>
            <w:rFonts w:ascii="Times New Roman" w:eastAsia="Times New Roman" w:hAnsi="Times New Roman" w:cs="Times New Roman"/>
            <w:sz w:val="24"/>
            <w:szCs w:val="24"/>
          </w:rPr>
          <w:delText>, em seu oitavo dia de nascimento</w:delText>
        </w:r>
      </w:del>
      <w:r>
        <w:rPr>
          <w:rFonts w:ascii="Times New Roman" w:eastAsia="Times New Roman" w:hAnsi="Times New Roman" w:cs="Times New Roman"/>
          <w:sz w:val="24"/>
          <w:szCs w:val="24"/>
        </w:rPr>
        <w:t xml:space="preserve">, como símbolo da lealdade entre Deus e o povo judeu. É neste momento, também, que o menino judeu recebe o seu nome </w:t>
      </w:r>
      <w:ins w:id="467" w:author="Ana Cecília Agua de Melo" w:date="2026-04-21T15:23:00Z">
        <w:r w:rsidR="009652D2">
          <w:rPr>
            <w:rFonts w:ascii="Times New Roman" w:eastAsia="Times New Roman" w:hAnsi="Times New Roman" w:cs="Times New Roman"/>
            <w:sz w:val="24"/>
            <w:szCs w:val="24"/>
          </w:rPr>
          <w:t>diante da</w:t>
        </w:r>
      </w:ins>
      <w:del w:id="468" w:author="Ana Cecília Agua de Melo" w:date="2026-04-21T15:23:00Z">
        <w:r w:rsidDel="009652D2">
          <w:rPr>
            <w:rFonts w:ascii="Times New Roman" w:eastAsia="Times New Roman" w:hAnsi="Times New Roman" w:cs="Times New Roman"/>
            <w:sz w:val="24"/>
            <w:szCs w:val="24"/>
          </w:rPr>
          <w:delText>em frente à</w:delText>
        </w:r>
      </w:del>
      <w:r>
        <w:rPr>
          <w:rFonts w:ascii="Times New Roman" w:eastAsia="Times New Roman" w:hAnsi="Times New Roman" w:cs="Times New Roman"/>
          <w:sz w:val="24"/>
          <w:szCs w:val="24"/>
        </w:rPr>
        <w:t xml:space="preserve"> comunidade – e, assim, passa a existir</w:t>
      </w:r>
      <w:ins w:id="469" w:author="Ana Cecília Agua de Melo" w:date="2026-05-17T21:20:00Z">
        <w:r w:rsidR="008D1DFA">
          <w:rPr>
            <w:rFonts w:ascii="Times New Roman" w:eastAsia="Times New Roman" w:hAnsi="Times New Roman" w:cs="Times New Roman"/>
            <w:sz w:val="24"/>
            <w:szCs w:val="24"/>
          </w:rPr>
          <w:t xml:space="preserve"> perante ela e</w:t>
        </w:r>
      </w:ins>
      <w:ins w:id="470" w:author="Ana Cecília Agua de Melo" w:date="2026-05-17T21:21:00Z">
        <w:r w:rsidR="008D1DFA">
          <w:rPr>
            <w:rFonts w:ascii="Times New Roman" w:eastAsia="Times New Roman" w:hAnsi="Times New Roman" w:cs="Times New Roman"/>
            <w:sz w:val="24"/>
            <w:szCs w:val="24"/>
          </w:rPr>
          <w:t xml:space="preserve"> a frequentá-la</w:t>
        </w:r>
      </w:ins>
      <w:del w:id="471" w:author="Ana Cecília Agua de Melo" w:date="2026-05-17T21:20:00Z">
        <w:r w:rsidDel="008D1DFA">
          <w:rPr>
            <w:rFonts w:ascii="Times New Roman" w:eastAsia="Times New Roman" w:hAnsi="Times New Roman" w:cs="Times New Roman"/>
            <w:sz w:val="24"/>
            <w:szCs w:val="24"/>
          </w:rPr>
          <w:delText>, frequentar e fazer parte dela</w:delText>
        </w:r>
      </w:del>
      <w:r>
        <w:rPr>
          <w:rFonts w:ascii="Times New Roman" w:eastAsia="Times New Roman" w:hAnsi="Times New Roman" w:cs="Times New Roman"/>
          <w:sz w:val="24"/>
          <w:szCs w:val="24"/>
        </w:rPr>
        <w:t xml:space="preserve">. </w:t>
      </w:r>
    </w:p>
    <w:p w14:paraId="0000004E" w14:textId="3D267B70" w:rsidR="00BE2BCC" w:rsidRDefault="00F630C1">
      <w:pPr>
        <w:spacing w:after="200" w:line="360" w:lineRule="auto"/>
        <w:jc w:val="both"/>
      </w:pPr>
      <w:r>
        <w:rPr>
          <w:rFonts w:ascii="Times New Roman" w:eastAsia="Times New Roman" w:hAnsi="Times New Roman" w:cs="Times New Roman"/>
          <w:sz w:val="24"/>
          <w:szCs w:val="24"/>
        </w:rPr>
        <w:tab/>
        <w:t xml:space="preserve">Em hebraico, </w:t>
      </w:r>
      <w:proofErr w:type="spellStart"/>
      <w:r>
        <w:rPr>
          <w:rFonts w:ascii="Times New Roman" w:eastAsia="Times New Roman" w:hAnsi="Times New Roman" w:cs="Times New Roman"/>
          <w:i/>
          <w:iCs/>
          <w:sz w:val="24"/>
          <w:szCs w:val="24"/>
        </w:rPr>
        <w:t>milá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a depender de sua forma escrita – pode significar tanto “circuncisão” (</w:t>
      </w:r>
      <w:r>
        <w:rPr>
          <w:rFonts w:ascii="Times New Roman" w:eastAsia="Times New Roman" w:hAnsi="Times New Roman" w:cs="Times New Roman"/>
          <w:sz w:val="24"/>
          <w:szCs w:val="24"/>
          <w:rtl/>
        </w:rPr>
        <w:t>מילה</w:t>
      </w:r>
      <w:r>
        <w:rPr>
          <w:rFonts w:ascii="Times New Roman" w:eastAsia="Times New Roman" w:hAnsi="Times New Roman" w:cs="Times New Roman"/>
          <w:sz w:val="24"/>
          <w:szCs w:val="24"/>
        </w:rPr>
        <w:t>), quanto “palavra” (</w:t>
      </w:r>
      <w:r>
        <w:rPr>
          <w:rFonts w:ascii="Times New Roman" w:eastAsia="Times New Roman" w:hAnsi="Times New Roman" w:cs="Times New Roman"/>
          <w:sz w:val="24"/>
          <w:szCs w:val="24"/>
          <w:rtl/>
        </w:rPr>
        <w:t>מלה</w:t>
      </w:r>
      <w:r>
        <w:rPr>
          <w:rFonts w:ascii="Times New Roman" w:eastAsia="Times New Roman" w:hAnsi="Times New Roman" w:cs="Times New Roman"/>
          <w:sz w:val="24"/>
          <w:szCs w:val="24"/>
        </w:rPr>
        <w:t>); dessa maneira, uma tradução possível deste ritual (</w:t>
      </w:r>
      <w:ins w:id="472" w:author="Ana Cecília Agua de Melo" w:date="2026-04-21T15:23:00Z">
        <w:r w:rsidR="009652D2">
          <w:rPr>
            <w:rFonts w:ascii="Times New Roman" w:eastAsia="Times New Roman" w:hAnsi="Times New Roman" w:cs="Times New Roman"/>
            <w:sz w:val="24"/>
            <w:szCs w:val="24"/>
          </w:rPr>
          <w:t>que</w:t>
        </w:r>
      </w:ins>
      <w:del w:id="473" w:author="Ana Cecília Agua de Melo" w:date="2026-04-21T15:23:00Z">
        <w:r w:rsidDel="009652D2">
          <w:rPr>
            <w:rFonts w:ascii="Times New Roman" w:eastAsia="Times New Roman" w:hAnsi="Times New Roman" w:cs="Times New Roman"/>
            <w:sz w:val="24"/>
            <w:szCs w:val="24"/>
          </w:rPr>
          <w:delText>ao qual</w:delText>
        </w:r>
      </w:del>
      <w:r>
        <w:rPr>
          <w:rFonts w:ascii="Times New Roman" w:eastAsia="Times New Roman" w:hAnsi="Times New Roman" w:cs="Times New Roman"/>
          <w:sz w:val="24"/>
          <w:szCs w:val="24"/>
        </w:rPr>
        <w:t xml:space="preserve"> envolve um recém-nascido – uma nova geração de indivíduos judeus)</w:t>
      </w:r>
      <w:del w:id="474" w:author="Ana Cecília Agua de Melo" w:date="2026-04-21T15:24:00Z">
        <w:r w:rsidDel="009652D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seria: “aliança da palavra”. Assim, a lealdade judaica a Deus e a crença nas palavras </w:t>
      </w:r>
      <w:ins w:id="475" w:author="Ana Cecília Agua de Melo" w:date="2026-04-21T15:24:00Z">
        <w:r w:rsidR="009652D2">
          <w:rPr>
            <w:rFonts w:ascii="Times New Roman" w:eastAsia="Times New Roman" w:hAnsi="Times New Roman" w:cs="Times New Roman"/>
            <w:sz w:val="24"/>
            <w:szCs w:val="24"/>
          </w:rPr>
          <w:t>são</w:t>
        </w:r>
      </w:ins>
      <w:del w:id="476" w:author="Ana Cecília Agua de Melo" w:date="2026-04-21T15:24:00Z">
        <w:r w:rsidDel="009652D2">
          <w:rPr>
            <w:rFonts w:ascii="Times New Roman" w:eastAsia="Times New Roman" w:hAnsi="Times New Roman" w:cs="Times New Roman"/>
            <w:sz w:val="24"/>
            <w:szCs w:val="24"/>
          </w:rPr>
          <w:delText>é</w:delText>
        </w:r>
      </w:del>
      <w:r>
        <w:rPr>
          <w:rFonts w:ascii="Times New Roman" w:eastAsia="Times New Roman" w:hAnsi="Times New Roman" w:cs="Times New Roman"/>
          <w:sz w:val="24"/>
          <w:szCs w:val="24"/>
        </w:rPr>
        <w:t xml:space="preserve"> reafirmada</w:t>
      </w:r>
      <w:ins w:id="477" w:author="Ana Cecília Agua de Melo" w:date="2026-05-17T21:28:00Z">
        <w:r w:rsidR="008D1DFA">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nos corpos </w:t>
      </w:r>
      <w:r>
        <w:rPr>
          <w:rFonts w:ascii="Times New Roman" w:eastAsia="Times New Roman" w:hAnsi="Times New Roman" w:cs="Times New Roman"/>
          <w:sz w:val="24"/>
          <w:szCs w:val="24"/>
        </w:rPr>
        <w:lastRenderedPageBreak/>
        <w:t xml:space="preserve">judaicos por meio de uma aliança com a lei judaica escrita, com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com os textos, com as tradições e com a divindade – </w:t>
      </w:r>
      <w:ins w:id="478" w:author="Ana Cecília Agua de Melo" w:date="2026-04-21T15:24:00Z">
        <w:r w:rsidR="009652D2">
          <w:rPr>
            <w:rFonts w:ascii="Times New Roman" w:eastAsia="Times New Roman" w:hAnsi="Times New Roman" w:cs="Times New Roman"/>
            <w:sz w:val="24"/>
            <w:szCs w:val="24"/>
          </w:rPr>
          <w:t>e</w:t>
        </w:r>
      </w:ins>
      <w:del w:id="479" w:author="Ana Cecília Agua de Melo" w:date="2026-04-21T15:24:00Z">
        <w:r w:rsidDel="009652D2">
          <w:rPr>
            <w:rFonts w:ascii="Times New Roman" w:eastAsia="Times New Roman" w:hAnsi="Times New Roman" w:cs="Times New Roman"/>
            <w:sz w:val="24"/>
            <w:szCs w:val="24"/>
          </w:rPr>
          <w:delText>bem como,</w:delText>
        </w:r>
      </w:del>
      <w:r>
        <w:rPr>
          <w:rFonts w:ascii="Times New Roman" w:eastAsia="Times New Roman" w:hAnsi="Times New Roman" w:cs="Times New Roman"/>
          <w:sz w:val="24"/>
          <w:szCs w:val="24"/>
        </w:rPr>
        <w:t xml:space="preserve"> com a comunidade. </w:t>
      </w:r>
    </w:p>
    <w:p w14:paraId="0000004F" w14:textId="47FD40DC" w:rsidR="00BE2BCC" w:rsidRDefault="00F630C1">
      <w:pPr>
        <w:spacing w:after="200" w:line="360" w:lineRule="auto"/>
        <w:jc w:val="both"/>
      </w:pPr>
      <w:r>
        <w:rPr>
          <w:rFonts w:ascii="Times New Roman" w:eastAsia="Times New Roman" w:hAnsi="Times New Roman" w:cs="Times New Roman"/>
          <w:sz w:val="24"/>
          <w:szCs w:val="24"/>
        </w:rPr>
        <w:tab/>
        <w:t>Se as falas, as rezas e as bênçãos são entoadas enquanto sopros, e estes, por sua vez, acionam uma alma e um espírito, então, o velho vento do sopro nômade que a diáspora carrega são as histórias e as palavras esparsas, fagulhas e chispas de papéis. Territorialidades de trânsito p</w:t>
      </w:r>
      <w:ins w:id="480" w:author="Ana Cecília Agua de Melo" w:date="2026-05-17T21:33:00Z">
        <w:r w:rsidR="004E0DCE">
          <w:rPr>
            <w:rFonts w:ascii="Times New Roman" w:eastAsia="Times New Roman" w:hAnsi="Times New Roman" w:cs="Times New Roman"/>
            <w:sz w:val="24"/>
            <w:szCs w:val="24"/>
          </w:rPr>
          <w:t>a</w:t>
        </w:r>
      </w:ins>
      <w:del w:id="481" w:author="Ana Cecília Agua de Melo" w:date="2026-05-17T21:33:00Z">
        <w:r w:rsidDel="004E0DCE">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ssíveis de apropriação e de pertencimentos postas em palavras. Textos que são as chamas de vida e de celebrações judaicas religiosas e </w:t>
      </w:r>
      <w:proofErr w:type="spellStart"/>
      <w:r>
        <w:rPr>
          <w:rFonts w:ascii="Times New Roman" w:eastAsia="Times New Roman" w:hAnsi="Times New Roman" w:cs="Times New Roman"/>
          <w:sz w:val="24"/>
          <w:szCs w:val="24"/>
        </w:rPr>
        <w:t>diaspóricas</w:t>
      </w:r>
      <w:proofErr w:type="spellEnd"/>
      <w:r>
        <w:rPr>
          <w:rFonts w:ascii="Times New Roman" w:eastAsia="Times New Roman" w:hAnsi="Times New Roman" w:cs="Times New Roman"/>
          <w:sz w:val="24"/>
          <w:szCs w:val="24"/>
        </w:rPr>
        <w:t>. E que venham ventos mais leves.</w:t>
      </w:r>
    </w:p>
    <w:p w14:paraId="00000050" w14:textId="77777777" w:rsidR="00BE2BCC" w:rsidRDefault="00F630C1">
      <w:pPr>
        <w:spacing w:after="200" w:line="360" w:lineRule="auto"/>
        <w:jc w:val="both"/>
      </w:pPr>
      <w:r>
        <w:rPr>
          <w:rFonts w:ascii="Times New Roman" w:eastAsia="Times New Roman" w:hAnsi="Times New Roman" w:cs="Times New Roman"/>
          <w:sz w:val="24"/>
          <w:szCs w:val="24"/>
        </w:rPr>
        <w:tab/>
        <w:t xml:space="preserve">Por fim,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rPr>
        <w:t xml:space="preserve">, a presença e a habitação da divindade, que deixou o Templo Sagrado (e que passou a habitar as palavras, os textos e as interpretações), foi espalhada, peneirada, penetrada e permeada pelo mundo e pela diáspora. Cabe a nós buscá-la, até que estes sentidos se desvaneçam e sejam refeitos em outros territórios. </w:t>
      </w:r>
    </w:p>
    <w:p w14:paraId="00000051" w14:textId="3C2CFE92" w:rsidR="00BE2BCC" w:rsidRDefault="00F630C1">
      <w:pPr>
        <w:spacing w:after="200" w:line="360" w:lineRule="auto"/>
        <w:ind w:left="2267"/>
        <w:jc w:val="both"/>
      </w:pPr>
      <w:r>
        <w:rPr>
          <w:rFonts w:ascii="Times New Roman" w:eastAsia="Times New Roman" w:hAnsi="Times New Roman" w:cs="Times New Roman"/>
          <w:sz w:val="20"/>
          <w:szCs w:val="20"/>
        </w:rPr>
        <w:t>Os ventos ensinam, como diz um velho provérbio dos congos, que os pássaros têm asas porque elas lhe</w:t>
      </w:r>
      <w:ins w:id="482" w:author="Ana Cecília Agua de Melo" w:date="2026-05-21T20:33:00Z">
        <w:r w:rsidR="00AB152B">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foram passadas por outros pássaros</w:t>
      </w:r>
      <w:r>
        <w:rPr>
          <w:rFonts w:ascii="Times New Roman" w:eastAsia="Times New Roman" w:hAnsi="Times New Roman" w:cs="Times New Roman"/>
          <w:sz w:val="20"/>
          <w:szCs w:val="20"/>
          <w:vertAlign w:val="superscript"/>
        </w:rPr>
        <w:footnoteReference w:id="73"/>
      </w:r>
      <w:r>
        <w:rPr>
          <w:rFonts w:ascii="Times New Roman" w:eastAsia="Times New Roman" w:hAnsi="Times New Roman" w:cs="Times New Roman"/>
          <w:sz w:val="20"/>
          <w:szCs w:val="20"/>
        </w:rPr>
        <w:t>.</w:t>
      </w:r>
    </w:p>
    <w:p w14:paraId="00000052"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53" w14:textId="6368AEF0" w:rsidR="00BE2BCC" w:rsidRDefault="00F630C1">
      <w:pPr>
        <w:spacing w:after="200" w:line="360" w:lineRule="auto"/>
        <w:jc w:val="both"/>
      </w:pPr>
      <w:r>
        <w:rPr>
          <w:rFonts w:ascii="Times New Roman" w:eastAsia="Times New Roman" w:hAnsi="Times New Roman" w:cs="Times New Roman"/>
          <w:sz w:val="24"/>
          <w:szCs w:val="24"/>
        </w:rPr>
        <w:t xml:space="preserve">Escrever é riscar as páginas. Este estilo </w:t>
      </w:r>
      <w:proofErr w:type="spellStart"/>
      <w:r>
        <w:rPr>
          <w:rFonts w:ascii="Times New Roman" w:eastAsia="Times New Roman" w:hAnsi="Times New Roman" w:cs="Times New Roman"/>
          <w:sz w:val="24"/>
          <w:szCs w:val="24"/>
        </w:rPr>
        <w:t>riscante</w:t>
      </w:r>
      <w:proofErr w:type="spellEnd"/>
      <w:r>
        <w:rPr>
          <w:rFonts w:ascii="Times New Roman" w:eastAsia="Times New Roman" w:hAnsi="Times New Roman" w:cs="Times New Roman"/>
          <w:sz w:val="24"/>
          <w:szCs w:val="24"/>
        </w:rPr>
        <w:t xml:space="preserve">, como nos lembra </w:t>
      </w:r>
      <w:proofErr w:type="spellStart"/>
      <w:r>
        <w:rPr>
          <w:rFonts w:ascii="Times New Roman" w:eastAsia="Times New Roman" w:hAnsi="Times New Roman" w:cs="Times New Roman"/>
          <w:sz w:val="24"/>
          <w:szCs w:val="24"/>
        </w:rPr>
        <w:t>Vilém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Flusser</w:t>
      </w:r>
      <w:proofErr w:type="spellEnd"/>
      <w:r>
        <w:rPr>
          <w:rFonts w:ascii="Times New Roman" w:eastAsia="Times New Roman" w:hAnsi="Times New Roman" w:cs="Times New Roman"/>
          <w:sz w:val="24"/>
          <w:szCs w:val="24"/>
        </w:rPr>
        <w:t xml:space="preserve">, se apresenta enquanto um estilete que dilacera e esfarrapa imagens, ao final, </w:t>
      </w:r>
      <w:r>
        <w:rPr>
          <w:rFonts w:ascii="Times New Roman" w:eastAsia="Times New Roman" w:hAnsi="Times New Roman" w:cs="Times New Roman"/>
          <w:i/>
          <w:iCs/>
          <w:sz w:val="24"/>
          <w:szCs w:val="24"/>
        </w:rPr>
        <w:t>“as inscrições são imagens esfarrapadas e rasgadas, imagens que o mortífero estilete sacrificou”</w:t>
      </w:r>
      <w:r>
        <w:rPr>
          <w:rFonts w:ascii="Times New Roman" w:eastAsia="Times New Roman" w:hAnsi="Times New Roman" w:cs="Times New Roman"/>
          <w:sz w:val="24"/>
          <w:szCs w:val="24"/>
          <w:vertAlign w:val="superscript"/>
        </w:rPr>
        <w:footnoteReference w:id="74"/>
      </w:r>
      <w:r>
        <w:rPr>
          <w:rFonts w:ascii="Times New Roman" w:eastAsia="Times New Roman" w:hAnsi="Times New Roman" w:cs="Times New Roman"/>
          <w:sz w:val="24"/>
          <w:szCs w:val="24"/>
        </w:rPr>
        <w:t xml:space="preserve">. O estilete risca e penetra a pedra ou o mármore para escrever, gravar nele suas breves passagens, suas memórias, seus anseios e seus desejos de adeus e de amor. No aramaico e no hebraico (ou no árabe), o movimento do estilete sobre a pedra – como nas </w:t>
      </w:r>
      <w:r>
        <w:rPr>
          <w:rFonts w:ascii="Times New Roman" w:eastAsia="Times New Roman" w:hAnsi="Times New Roman" w:cs="Times New Roman"/>
          <w:i/>
          <w:iCs/>
          <w:sz w:val="24"/>
          <w:szCs w:val="24"/>
        </w:rPr>
        <w:t>Tábuas da Lei</w:t>
      </w:r>
      <w:r>
        <w:rPr>
          <w:rFonts w:ascii="Times New Roman" w:eastAsia="Times New Roman" w:hAnsi="Times New Roman" w:cs="Times New Roman"/>
          <w:sz w:val="24"/>
          <w:szCs w:val="24"/>
        </w:rPr>
        <w:t xml:space="preserve"> – </w:t>
      </w:r>
      <w:del w:id="485" w:author="Ana Cecília Agua de Melo" w:date="2026-04-21T15:26:00Z">
        <w:r w:rsidDel="004E398D">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é feito da esquerda </w:t>
      </w:r>
      <w:ins w:id="486" w:author="Ana Cecília Agua de Melo" w:date="2026-04-21T15:26:00Z">
        <w:r w:rsidR="004E398D">
          <w:rPr>
            <w:rFonts w:ascii="Times New Roman" w:eastAsia="Times New Roman" w:hAnsi="Times New Roman" w:cs="Times New Roman"/>
            <w:sz w:val="24"/>
            <w:szCs w:val="24"/>
          </w:rPr>
          <w:t>para a</w:t>
        </w:r>
      </w:ins>
      <w:del w:id="487" w:author="Ana Cecília Agua de Melo" w:date="2026-04-21T15:26:00Z">
        <w:r w:rsidDel="004E398D">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direita, em direção ao coração</w:t>
      </w:r>
      <w:r>
        <w:rPr>
          <w:rFonts w:ascii="Times New Roman" w:eastAsia="Times New Roman" w:hAnsi="Times New Roman" w:cs="Times New Roman"/>
          <w:sz w:val="24"/>
          <w:szCs w:val="24"/>
          <w:vertAlign w:val="superscript"/>
        </w:rPr>
        <w:footnoteReference w:id="75"/>
      </w:r>
      <w:r>
        <w:rPr>
          <w:rFonts w:ascii="Times New Roman" w:eastAsia="Times New Roman" w:hAnsi="Times New Roman" w:cs="Times New Roman"/>
          <w:sz w:val="24"/>
          <w:szCs w:val="24"/>
        </w:rPr>
        <w:t>.</w:t>
      </w:r>
    </w:p>
    <w:p w14:paraId="00000054" w14:textId="77777777" w:rsidR="00BE2BCC" w:rsidRDefault="00F630C1">
      <w:pPr>
        <w:spacing w:after="200" w:line="360" w:lineRule="auto"/>
        <w:jc w:val="both"/>
      </w:pPr>
      <w:r>
        <w:rPr>
          <w:rFonts w:ascii="Times New Roman" w:eastAsia="Times New Roman" w:hAnsi="Times New Roman" w:cs="Times New Roman"/>
          <w:sz w:val="24"/>
          <w:szCs w:val="24"/>
        </w:rPr>
        <w:tab/>
        <w:t>A escrita, o ato de gravar e/ou depositar tinta sobre uma superfície, também diz respeito à</w:t>
      </w:r>
      <w:del w:id="490" w:author="Ana Cecília Agua de Melo" w:date="2026-05-17T21:35:00Z">
        <w:r w:rsidDel="004E0DCE">
          <w:rPr>
            <w:rFonts w:ascii="Times New Roman" w:eastAsia="Times New Roman" w:hAnsi="Times New Roman" w:cs="Times New Roman"/>
            <w:sz w:val="24"/>
            <w:szCs w:val="24"/>
          </w:rPr>
          <w:delText xml:space="preserve"> sua</w:delText>
        </w:r>
      </w:del>
      <w:r>
        <w:rPr>
          <w:rFonts w:ascii="Times New Roman" w:eastAsia="Times New Roman" w:hAnsi="Times New Roman" w:cs="Times New Roman"/>
          <w:sz w:val="24"/>
          <w:szCs w:val="24"/>
        </w:rPr>
        <w:t xml:space="preserve"> visualidade</w:t>
      </w:r>
      <w:del w:id="491" w:author="Ana Cecília Agua de Melo" w:date="2026-05-17T21:35:00Z">
        <w:r w:rsidDel="004E0DCE">
          <w:rPr>
            <w:rFonts w:ascii="Times New Roman" w:eastAsia="Times New Roman" w:hAnsi="Times New Roman" w:cs="Times New Roman"/>
            <w:sz w:val="24"/>
            <w:szCs w:val="24"/>
          </w:rPr>
          <w:delText xml:space="preserve"> – ou seja, deste texto sobre o papel</w:delText>
        </w:r>
      </w:del>
      <w:r>
        <w:rPr>
          <w:rFonts w:ascii="Times New Roman" w:eastAsia="Times New Roman" w:hAnsi="Times New Roman" w:cs="Times New Roman"/>
          <w:sz w:val="24"/>
          <w:szCs w:val="24"/>
        </w:rPr>
        <w:t>. Em “</w:t>
      </w:r>
      <w:proofErr w:type="spellStart"/>
      <w:r>
        <w:rPr>
          <w:rFonts w:ascii="Times New Roman" w:eastAsia="Times New Roman" w:hAnsi="Times New Roman" w:cs="Times New Roman"/>
          <w:sz w:val="24"/>
          <w:szCs w:val="24"/>
        </w:rPr>
        <w:t>Metaescrita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Vilém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Flusser</w:t>
      </w:r>
      <w:proofErr w:type="spellEnd"/>
      <w:r>
        <w:rPr>
          <w:rFonts w:ascii="Times New Roman" w:eastAsia="Times New Roman" w:hAnsi="Times New Roman" w:cs="Times New Roman"/>
          <w:sz w:val="24"/>
          <w:szCs w:val="24"/>
        </w:rPr>
        <w:t xml:space="preserve"> usa um feliz exemplo</w:t>
      </w:r>
      <w:del w:id="492" w:author="Ana Cecília Agua de Melo" w:date="2026-04-21T15:27:00Z">
        <w:r w:rsidDel="004E398D">
          <w:rPr>
            <w:rFonts w:ascii="Times New Roman" w:eastAsia="Times New Roman" w:hAnsi="Times New Roman" w:cs="Times New Roman"/>
            <w:sz w:val="24"/>
            <w:szCs w:val="24"/>
          </w:rPr>
          <w:delText xml:space="preserve"> ao explicar que</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“‘palavra’ é uma palavra, mas ‘frase’ não é uma ‘frase’. Só é possível reconhecer isso na escrita, pois uma sentença como essa, se pronunciada, soa incoerente”</w:t>
      </w:r>
      <w:r>
        <w:rPr>
          <w:rFonts w:ascii="Times New Roman" w:eastAsia="Times New Roman" w:hAnsi="Times New Roman" w:cs="Times New Roman"/>
          <w:sz w:val="24"/>
          <w:szCs w:val="24"/>
          <w:vertAlign w:val="superscript"/>
        </w:rPr>
        <w:footnoteReference w:id="76"/>
      </w:r>
      <w:r>
        <w:rPr>
          <w:rFonts w:ascii="Times New Roman" w:eastAsia="Times New Roman" w:hAnsi="Times New Roman" w:cs="Times New Roman"/>
          <w:sz w:val="24"/>
          <w:szCs w:val="24"/>
        </w:rPr>
        <w:t>.</w:t>
      </w:r>
    </w:p>
    <w:p w14:paraId="00000055" w14:textId="0E70E88C"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Assim, </w:t>
      </w:r>
      <w:r>
        <w:rPr>
          <w:rFonts w:ascii="Times New Roman" w:eastAsia="Times New Roman" w:hAnsi="Times New Roman" w:cs="Times New Roman"/>
          <w:i/>
          <w:iCs/>
          <w:sz w:val="24"/>
          <w:szCs w:val="24"/>
        </w:rPr>
        <w:t xml:space="preserve">“escrever é afirmar o paradoxo de que, como no gesto divino, as palavras criam o </w:t>
      </w:r>
      <w:proofErr w:type="gramStart"/>
      <w:r>
        <w:rPr>
          <w:rFonts w:ascii="Times New Roman" w:eastAsia="Times New Roman" w:hAnsi="Times New Roman" w:cs="Times New Roman"/>
          <w:i/>
          <w:iCs/>
          <w:sz w:val="24"/>
          <w:szCs w:val="24"/>
        </w:rPr>
        <w:t>mundo</w:t>
      </w:r>
      <w:proofErr w:type="gramEnd"/>
      <w:r>
        <w:rPr>
          <w:rFonts w:ascii="Times New Roman" w:eastAsia="Times New Roman" w:hAnsi="Times New Roman" w:cs="Times New Roman"/>
          <w:i/>
          <w:iCs/>
          <w:sz w:val="24"/>
          <w:szCs w:val="24"/>
        </w:rPr>
        <w:t xml:space="preserve"> mas não dão conta de aprendê-lo no livro”</w:t>
      </w:r>
      <w:r>
        <w:rPr>
          <w:rFonts w:ascii="Times New Roman" w:eastAsia="Times New Roman" w:hAnsi="Times New Roman" w:cs="Times New Roman"/>
          <w:sz w:val="24"/>
          <w:szCs w:val="24"/>
          <w:vertAlign w:val="superscript"/>
        </w:rPr>
        <w:footnoteReference w:id="77"/>
      </w:r>
      <w:r>
        <w:rPr>
          <w:rFonts w:ascii="Times New Roman" w:eastAsia="Times New Roman" w:hAnsi="Times New Roman" w:cs="Times New Roman"/>
          <w:sz w:val="24"/>
          <w:szCs w:val="24"/>
        </w:rPr>
        <w:t xml:space="preserve">. Em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de Praga</w:t>
      </w:r>
      <w:r>
        <w:rPr>
          <w:rFonts w:ascii="Times New Roman" w:eastAsia="Times New Roman" w:hAnsi="Times New Roman" w:cs="Times New Roman"/>
          <w:sz w:val="24"/>
          <w:szCs w:val="24"/>
        </w:rPr>
        <w:t xml:space="preserve">, livro originalmente em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 xml:space="preserve">do Prêmio Nobel de Literatura (1978) </w:t>
      </w:r>
      <w:ins w:id="500" w:author="Ana Cecília Agua de Melo" w:date="2026-05-17T21:41:00Z">
        <w:r w:rsidR="009F2CC3">
          <w:rPr>
            <w:rFonts w:ascii="Times New Roman" w:eastAsia="Times New Roman" w:hAnsi="Times New Roman" w:cs="Times New Roman"/>
            <w:sz w:val="24"/>
            <w:szCs w:val="24"/>
          </w:rPr>
          <w:t xml:space="preserve">Isaac </w:t>
        </w:r>
      </w:ins>
      <w:r>
        <w:rPr>
          <w:rFonts w:ascii="Times New Roman" w:eastAsia="Times New Roman" w:hAnsi="Times New Roman" w:cs="Times New Roman"/>
          <w:sz w:val="24"/>
          <w:szCs w:val="24"/>
        </w:rPr>
        <w:t>Bashevis Singer, urge uma tentativa de criação de mundos por meio da escrita e da palavra.</w:t>
      </w:r>
    </w:p>
    <w:p w14:paraId="00000056" w14:textId="74C3838A" w:rsidR="00BE2BCC" w:rsidRDefault="00F630C1">
      <w:pPr>
        <w:spacing w:after="200" w:line="360" w:lineRule="auto"/>
        <w:jc w:val="both"/>
      </w:pPr>
      <w:r>
        <w:rPr>
          <w:rFonts w:ascii="Times New Roman" w:eastAsia="Times New Roman" w:hAnsi="Times New Roman" w:cs="Times New Roman"/>
          <w:sz w:val="24"/>
          <w:szCs w:val="24"/>
        </w:rPr>
        <w:tab/>
        <w:t xml:space="preserve">Em meados do século XVIII, o </w:t>
      </w:r>
      <w:proofErr w:type="spellStart"/>
      <w:r>
        <w:rPr>
          <w:rFonts w:ascii="Times New Roman" w:eastAsia="Times New Roman" w:hAnsi="Times New Roman" w:cs="Times New Roman"/>
          <w:i/>
          <w:iCs/>
          <w:sz w:val="24"/>
          <w:szCs w:val="24"/>
        </w:rPr>
        <w:t>Maharal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(Grão-Rabino) de Praga, Rabi </w:t>
      </w:r>
      <w:proofErr w:type="spellStart"/>
      <w:r>
        <w:rPr>
          <w:rFonts w:ascii="Times New Roman" w:eastAsia="Times New Roman" w:hAnsi="Times New Roman" w:cs="Times New Roman"/>
          <w:sz w:val="24"/>
          <w:szCs w:val="24"/>
        </w:rPr>
        <w:t>Loeb</w:t>
      </w:r>
      <w:proofErr w:type="spellEnd"/>
      <w:r>
        <w:rPr>
          <w:rFonts w:ascii="Times New Roman" w:eastAsia="Times New Roman" w:hAnsi="Times New Roman" w:cs="Times New Roman"/>
          <w:sz w:val="24"/>
          <w:szCs w:val="24"/>
        </w:rPr>
        <w:t xml:space="preserve">, confecciona, a partir do barro, uma matéria amorfa e sem alma – um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(um “boneco”) –, com o intuito de ajudar a comunidade judaica local perseguida pelos </w:t>
      </w:r>
      <w:r>
        <w:rPr>
          <w:rFonts w:ascii="Times New Roman" w:eastAsia="Times New Roman" w:hAnsi="Times New Roman" w:cs="Times New Roman"/>
          <w:i/>
          <w:iCs/>
          <w:sz w:val="24"/>
          <w:szCs w:val="24"/>
        </w:rPr>
        <w:t>pogroms</w:t>
      </w:r>
      <w:r>
        <w:rPr>
          <w:rFonts w:ascii="Times New Roman" w:eastAsia="Times New Roman" w:hAnsi="Times New Roman" w:cs="Times New Roman"/>
          <w:sz w:val="24"/>
          <w:szCs w:val="24"/>
          <w:vertAlign w:val="superscript"/>
        </w:rPr>
        <w:footnoteReference w:id="78"/>
      </w:r>
      <w:r>
        <w:rPr>
          <w:rFonts w:ascii="Times New Roman" w:eastAsia="Times New Roman" w:hAnsi="Times New Roman" w:cs="Times New Roman"/>
          <w:sz w:val="24"/>
          <w:szCs w:val="24"/>
        </w:rPr>
        <w:t xml:space="preserve">. Sobre a testa da criatura, o Rabi inscreve a palavra hebraica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“Verdade”) e assim a figura amorfa – proveniente da terra – ganha vida, ajudando a comunidade nas tarefas diárias. Mas </w:t>
      </w:r>
      <w:del w:id="507" w:author="Ana Cecília Agua de Melo" w:date="2026-05-17T21:41:00Z">
        <w:r w:rsidDel="009F2CC3">
          <w:rPr>
            <w:rFonts w:ascii="Times New Roman" w:eastAsia="Times New Roman" w:hAnsi="Times New Roman" w:cs="Times New Roman"/>
            <w:sz w:val="24"/>
            <w:szCs w:val="24"/>
          </w:rPr>
          <w:delText xml:space="preserve">logo após, </w:delText>
        </w:r>
      </w:del>
      <w:r>
        <w:rPr>
          <w:rFonts w:ascii="Times New Roman" w:eastAsia="Times New Roman" w:hAnsi="Times New Roman" w:cs="Times New Roman"/>
          <w:sz w:val="24"/>
          <w:szCs w:val="24"/>
        </w:rPr>
        <w:t>o boneco</w:t>
      </w:r>
      <w:ins w:id="508" w:author="Ana Cecília Agua de Melo" w:date="2026-05-17T21:41:00Z">
        <w:r w:rsidR="009F2CC3">
          <w:rPr>
            <w:rFonts w:ascii="Times New Roman" w:eastAsia="Times New Roman" w:hAnsi="Times New Roman" w:cs="Times New Roman"/>
            <w:sz w:val="24"/>
            <w:szCs w:val="24"/>
          </w:rPr>
          <w:t xml:space="preserve"> logo</w:t>
        </w:r>
      </w:ins>
      <w:r>
        <w:rPr>
          <w:rFonts w:ascii="Times New Roman" w:eastAsia="Times New Roman" w:hAnsi="Times New Roman" w:cs="Times New Roman"/>
          <w:sz w:val="24"/>
          <w:szCs w:val="24"/>
        </w:rPr>
        <w:t xml:space="preserve"> escapa às instruções do Rabi, obrigando o </w:t>
      </w:r>
      <w:proofErr w:type="spellStart"/>
      <w:r>
        <w:rPr>
          <w:rFonts w:ascii="Times New Roman" w:eastAsia="Times New Roman" w:hAnsi="Times New Roman" w:cs="Times New Roman"/>
          <w:i/>
          <w:iCs/>
          <w:sz w:val="24"/>
          <w:szCs w:val="24"/>
        </w:rPr>
        <w:t>Maharal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 devolvê-lo ao pó. Para isso, Rabi </w:t>
      </w:r>
      <w:proofErr w:type="spellStart"/>
      <w:r>
        <w:rPr>
          <w:rFonts w:ascii="Times New Roman" w:eastAsia="Times New Roman" w:hAnsi="Times New Roman" w:cs="Times New Roman"/>
          <w:sz w:val="24"/>
          <w:szCs w:val="24"/>
        </w:rPr>
        <w:t>Loeb</w:t>
      </w:r>
      <w:proofErr w:type="spellEnd"/>
      <w:r>
        <w:rPr>
          <w:rFonts w:ascii="Times New Roman" w:eastAsia="Times New Roman" w:hAnsi="Times New Roman" w:cs="Times New Roman"/>
          <w:sz w:val="24"/>
          <w:szCs w:val="24"/>
        </w:rPr>
        <w:t xml:space="preserve"> apaga a primeira letra da palavra hebraica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אמת</w:t>
      </w:r>
      <w:r>
        <w:rPr>
          <w:rFonts w:ascii="Times New Roman" w:eastAsia="Times New Roman" w:hAnsi="Times New Roman" w:cs="Times New Roman"/>
          <w:sz w:val="24"/>
          <w:szCs w:val="24"/>
        </w:rPr>
        <w:t xml:space="preserve">), </w:t>
      </w:r>
      <w:del w:id="509" w:author="Ana Cecília Agua de Melo" w:date="2026-05-21T20:36:00Z">
        <w:r w:rsidDel="009A0A0B">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transformando</w:t>
      </w:r>
      <w:ins w:id="510" w:author="Ana Cecília Agua de Melo" w:date="2026-05-21T20:36:00Z">
        <w:r w:rsidR="009A0A0B">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 xml:space="preserve"> em </w:t>
      </w:r>
      <w:proofErr w:type="spellStart"/>
      <w:r>
        <w:rPr>
          <w:rFonts w:ascii="Times New Roman" w:eastAsia="Times New Roman" w:hAnsi="Times New Roman" w:cs="Times New Roman"/>
          <w:i/>
          <w:iCs/>
          <w:sz w:val="24"/>
          <w:szCs w:val="24"/>
        </w:rPr>
        <w:t>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מת</w:t>
      </w:r>
      <w:r>
        <w:rPr>
          <w:rFonts w:ascii="Times New Roman" w:eastAsia="Times New Roman" w:hAnsi="Times New Roman" w:cs="Times New Roman"/>
          <w:sz w:val="24"/>
          <w:szCs w:val="24"/>
        </w:rPr>
        <w:t>), em português: “morto”. O boneco então desmancha-se – retornando ao barro</w:t>
      </w:r>
      <w:r>
        <w:rPr>
          <w:rFonts w:ascii="Times New Roman" w:eastAsia="Times New Roman" w:hAnsi="Times New Roman" w:cs="Times New Roman"/>
          <w:sz w:val="24"/>
          <w:szCs w:val="24"/>
          <w:vertAlign w:val="superscript"/>
        </w:rPr>
        <w:footnoteReference w:id="79"/>
      </w:r>
      <w:r>
        <w:rPr>
          <w:rFonts w:ascii="Times New Roman" w:eastAsia="Times New Roman" w:hAnsi="Times New Roman" w:cs="Times New Roman"/>
          <w:sz w:val="24"/>
          <w:szCs w:val="24"/>
        </w:rPr>
        <w:t xml:space="preserve">. </w:t>
      </w:r>
    </w:p>
    <w:p w14:paraId="00000057" w14:textId="77777777" w:rsidR="00BE2BCC" w:rsidRDefault="00F630C1">
      <w:pPr>
        <w:spacing w:after="200" w:line="360" w:lineRule="auto"/>
        <w:jc w:val="both"/>
      </w:pPr>
      <w:r>
        <w:rPr>
          <w:rFonts w:ascii="Times New Roman" w:eastAsia="Times New Roman" w:hAnsi="Times New Roman" w:cs="Times New Roman"/>
          <w:sz w:val="24"/>
          <w:szCs w:val="24"/>
        </w:rPr>
        <w:tab/>
        <w:t xml:space="preserve">Dessa forma, </w:t>
      </w:r>
      <w:r>
        <w:rPr>
          <w:rFonts w:ascii="Times New Roman" w:eastAsia="Times New Roman" w:hAnsi="Times New Roman" w:cs="Times New Roman"/>
          <w:i/>
          <w:iCs/>
          <w:sz w:val="24"/>
          <w:szCs w:val="24"/>
        </w:rPr>
        <w:t>“embora a primeira letra da inscrição em sua testa tenha sido apagada e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tenha virado ‘</w:t>
      </w:r>
      <w:proofErr w:type="spellStart"/>
      <w:r>
        <w:rPr>
          <w:rFonts w:ascii="Times New Roman" w:eastAsia="Times New Roman" w:hAnsi="Times New Roman" w:cs="Times New Roman"/>
          <w:i/>
          <w:iCs/>
          <w:sz w:val="24"/>
          <w:szCs w:val="24"/>
        </w:rPr>
        <w:t>met</w:t>
      </w:r>
      <w:proofErr w:type="spellEnd"/>
      <w:r>
        <w:rPr>
          <w:rFonts w:ascii="Times New Roman" w:eastAsia="Times New Roman" w:hAnsi="Times New Roman" w:cs="Times New Roman"/>
          <w:i/>
          <w:iCs/>
          <w:sz w:val="24"/>
          <w:szCs w:val="24"/>
        </w:rPr>
        <w:t>’, uma palavra continua ao nosso dispor para nomear mais um inominável: a própria morte”</w:t>
      </w:r>
      <w:r>
        <w:rPr>
          <w:rFonts w:ascii="Times New Roman" w:eastAsia="Times New Roman" w:hAnsi="Times New Roman" w:cs="Times New Roman"/>
          <w:sz w:val="24"/>
          <w:szCs w:val="24"/>
          <w:vertAlign w:val="superscript"/>
        </w:rPr>
        <w:footnoteReference w:id="80"/>
      </w:r>
      <w:r>
        <w:rPr>
          <w:rFonts w:ascii="Times New Roman" w:eastAsia="Times New Roman" w:hAnsi="Times New Roman" w:cs="Times New Roman"/>
          <w:sz w:val="24"/>
          <w:szCs w:val="24"/>
        </w:rPr>
        <w:t xml:space="preserve">. E não seria a morte o objetivo de toda a criação? E não seria Deus </w:t>
      </w:r>
      <w:r>
        <w:rPr>
          <w:rFonts w:ascii="Times New Roman" w:eastAsia="Times New Roman" w:hAnsi="Times New Roman" w:cs="Times New Roman"/>
          <w:i/>
          <w:iCs/>
          <w:sz w:val="24"/>
          <w:szCs w:val="24"/>
        </w:rPr>
        <w:t>“aquele que renova diariamente a obra da criação”</w:t>
      </w:r>
      <w:r>
        <w:rPr>
          <w:rFonts w:ascii="Times New Roman" w:eastAsia="Times New Roman" w:hAnsi="Times New Roman" w:cs="Times New Roman"/>
          <w:sz w:val="24"/>
          <w:szCs w:val="24"/>
          <w:vertAlign w:val="superscript"/>
        </w:rPr>
        <w:footnoteReference w:id="81"/>
      </w:r>
      <w:r>
        <w:rPr>
          <w:rFonts w:ascii="Times New Roman" w:eastAsia="Times New Roman" w:hAnsi="Times New Roman" w:cs="Times New Roman"/>
          <w:sz w:val="24"/>
          <w:szCs w:val="24"/>
        </w:rPr>
        <w:t xml:space="preserve">? </w:t>
      </w:r>
    </w:p>
    <w:p w14:paraId="00000058" w14:textId="53C438EE" w:rsidR="00BE2BCC" w:rsidRDefault="00F630C1">
      <w:pPr>
        <w:spacing w:after="200" w:line="360" w:lineRule="auto"/>
        <w:jc w:val="both"/>
      </w:pPr>
      <w:r>
        <w:rPr>
          <w:rFonts w:ascii="Times New Roman" w:eastAsia="Times New Roman" w:hAnsi="Times New Roman" w:cs="Times New Roman"/>
          <w:sz w:val="24"/>
          <w:szCs w:val="24"/>
        </w:rPr>
        <w:tab/>
        <w:t xml:space="preserve">A partir da </w:t>
      </w:r>
      <w:proofErr w:type="gramStart"/>
      <w:r>
        <w:rPr>
          <w:rFonts w:ascii="Times New Roman" w:eastAsia="Times New Roman" w:hAnsi="Times New Roman" w:cs="Times New Roman"/>
          <w:sz w:val="24"/>
          <w:szCs w:val="24"/>
        </w:rPr>
        <w:t>presente narrativa</w:t>
      </w:r>
      <w:proofErr w:type="gramEnd"/>
      <w:r>
        <w:rPr>
          <w:rFonts w:ascii="Times New Roman" w:eastAsia="Times New Roman" w:hAnsi="Times New Roman" w:cs="Times New Roman"/>
          <w:sz w:val="24"/>
          <w:szCs w:val="24"/>
        </w:rPr>
        <w:t xml:space="preserve">, entende-se que, acima de tudo, o artifício mágico da palavra cria, descria e recria mundos, assim como os destrói – para então renascer. A palavra cria 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ou o ser humano, por meio da palavra divina –, atesta a sua existência, o nomeia</w:t>
      </w:r>
      <w:ins w:id="515" w:author="Ana Cecília Agua de Melo" w:date="2026-04-21T15:30:00Z">
        <w:r w:rsidR="004E398D">
          <w:rPr>
            <w:rFonts w:ascii="Times New Roman" w:eastAsia="Times New Roman" w:hAnsi="Times New Roman" w:cs="Times New Roman"/>
            <w:sz w:val="24"/>
            <w:szCs w:val="24"/>
          </w:rPr>
          <w:t>,</w:t>
        </w:r>
      </w:ins>
      <w:del w:id="516" w:author="Ana Cecília Agua de Melo" w:date="2026-04-21T15:30:00Z">
        <w:r w:rsidDel="004E398D">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como também reitera a sua insignificância ao inscrevê-lo novamente, ao </w:t>
      </w:r>
      <w:ins w:id="517" w:author="Ana Cecília Agua de Melo" w:date="2026-04-21T15:30:00Z">
        <w:r w:rsidR="004E398D">
          <w:rPr>
            <w:rFonts w:ascii="Times New Roman" w:eastAsia="Times New Roman" w:hAnsi="Times New Roman" w:cs="Times New Roman"/>
            <w:sz w:val="24"/>
            <w:szCs w:val="24"/>
          </w:rPr>
          <w:t>destruí-lo</w:t>
        </w:r>
      </w:ins>
      <w:del w:id="518" w:author="Ana Cecília Agua de Melo" w:date="2026-04-21T15:30:00Z">
        <w:r w:rsidDel="004E398D">
          <w:rPr>
            <w:rFonts w:ascii="Times New Roman" w:eastAsia="Times New Roman" w:hAnsi="Times New Roman" w:cs="Times New Roman"/>
            <w:sz w:val="24"/>
            <w:szCs w:val="24"/>
          </w:rPr>
          <w:delText>ser destruído</w:delText>
        </w:r>
      </w:del>
      <w:r>
        <w:rPr>
          <w:rFonts w:ascii="Times New Roman" w:eastAsia="Times New Roman" w:hAnsi="Times New Roman" w:cs="Times New Roman"/>
          <w:sz w:val="24"/>
          <w:szCs w:val="24"/>
        </w:rPr>
        <w:t>.</w:t>
      </w:r>
    </w:p>
    <w:p w14:paraId="00000059" w14:textId="29C8DB8D" w:rsidR="00BE2BCC" w:rsidRDefault="00F630C1">
      <w:pPr>
        <w:spacing w:after="200" w:line="360" w:lineRule="auto"/>
        <w:jc w:val="both"/>
      </w:pPr>
      <w:r>
        <w:rPr>
          <w:rFonts w:ascii="Times New Roman" w:eastAsia="Times New Roman" w:hAnsi="Times New Roman" w:cs="Times New Roman"/>
          <w:sz w:val="24"/>
          <w:szCs w:val="24"/>
        </w:rPr>
        <w:tab/>
        <w:t>A b</w:t>
      </w:r>
      <w:ins w:id="519" w:author="Ana Cecília Agua de Melo" w:date="2026-04-21T15:31:00Z">
        <w:r w:rsidR="004E398D">
          <w:rPr>
            <w:rFonts w:ascii="Times New Roman" w:eastAsia="Times New Roman" w:hAnsi="Times New Roman" w:cs="Times New Roman"/>
            <w:sz w:val="24"/>
            <w:szCs w:val="24"/>
          </w:rPr>
          <w:t>ê</w:t>
        </w:r>
      </w:ins>
      <w:del w:id="520" w:author="Ana Cecília Agua de Melo" w:date="2026-04-21T15:31:00Z">
        <w:r w:rsidDel="004E398D">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 xml:space="preserve">nção judaica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shehakol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nihiyah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bed’varo</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(em português: “por cuja palavra todas as coisas vieram a existir” ou “que tudo tenha sido feito a Sua palavra”) é entoada sobre todos e quaisquer alimentos (antes de seu consumo) que não provenham diretamente da terra, por exemplo: peixes, carnes, frangos, ovos, queijos, mel e todas as bebidas (exceto vinho) – além de comidas consideradas mágicas, tais quais os cogumelos e o chocolate.</w:t>
      </w:r>
    </w:p>
    <w:p w14:paraId="0000005A" w14:textId="3ECF760C" w:rsidR="00BE2BCC" w:rsidRDefault="00F630C1">
      <w:pPr>
        <w:spacing w:after="200" w:line="360" w:lineRule="auto"/>
        <w:jc w:val="both"/>
      </w:pPr>
      <w:r>
        <w:rPr>
          <w:rFonts w:ascii="Times New Roman" w:eastAsia="Times New Roman" w:hAnsi="Times New Roman" w:cs="Times New Roman"/>
          <w:sz w:val="24"/>
          <w:szCs w:val="24"/>
        </w:rPr>
        <w:tab/>
        <w:t xml:space="preserve">Se Deus moldou o mundo – e todas as coisas que </w:t>
      </w:r>
      <w:del w:id="521" w:author="Ana Cecília Agua de Melo" w:date="2026-04-21T15:31:00Z">
        <w:r w:rsidDel="004E398D">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 xml:space="preserve">ele contém – por meio do cruzamento entre a terra e a Sua mão (que confeccionou o barro), então, todas as demais coisas que não são </w:t>
      </w:r>
      <w:r>
        <w:rPr>
          <w:rFonts w:ascii="Times New Roman" w:eastAsia="Times New Roman" w:hAnsi="Times New Roman" w:cs="Times New Roman"/>
          <w:sz w:val="24"/>
          <w:szCs w:val="24"/>
        </w:rPr>
        <w:lastRenderedPageBreak/>
        <w:t xml:space="preserve">diretamente provenientes da terra – como os animais, embora </w:t>
      </w:r>
      <w:del w:id="522" w:author="Ana Cecília Agua de Melo" w:date="2026-05-17T21:44:00Z">
        <w:r w:rsidDel="009F2CC3">
          <w:rPr>
            <w:rFonts w:ascii="Times New Roman" w:eastAsia="Times New Roman" w:hAnsi="Times New Roman" w:cs="Times New Roman"/>
            <w:sz w:val="24"/>
            <w:szCs w:val="24"/>
          </w:rPr>
          <w:delText xml:space="preserve">passam a </w:delText>
        </w:r>
      </w:del>
      <w:r>
        <w:rPr>
          <w:rFonts w:ascii="Times New Roman" w:eastAsia="Times New Roman" w:hAnsi="Times New Roman" w:cs="Times New Roman"/>
          <w:sz w:val="24"/>
          <w:szCs w:val="24"/>
        </w:rPr>
        <w:t>viv</w:t>
      </w:r>
      <w:ins w:id="523" w:author="Ana Cecília Agua de Melo" w:date="2026-05-17T21:44:00Z">
        <w:r w:rsidR="009F2CC3">
          <w:rPr>
            <w:rFonts w:ascii="Times New Roman" w:eastAsia="Times New Roman" w:hAnsi="Times New Roman" w:cs="Times New Roman"/>
            <w:sz w:val="24"/>
            <w:szCs w:val="24"/>
          </w:rPr>
          <w:t>am</w:t>
        </w:r>
      </w:ins>
      <w:del w:id="524" w:author="Ana Cecília Agua de Melo" w:date="2026-05-17T21:44:00Z">
        <w:r w:rsidDel="009F2CC3">
          <w:rPr>
            <w:rFonts w:ascii="Times New Roman" w:eastAsia="Times New Roman" w:hAnsi="Times New Roman" w:cs="Times New Roman"/>
            <w:sz w:val="24"/>
            <w:szCs w:val="24"/>
          </w:rPr>
          <w:delText>er</w:delText>
        </w:r>
      </w:del>
      <w:r>
        <w:rPr>
          <w:rFonts w:ascii="Times New Roman" w:eastAsia="Times New Roman" w:hAnsi="Times New Roman" w:cs="Times New Roman"/>
          <w:sz w:val="24"/>
          <w:szCs w:val="24"/>
        </w:rPr>
        <w:t xml:space="preserve"> nela – foram, necessariamente, feit</w:t>
      </w:r>
      <w:ins w:id="525" w:author="Ana Cecília Agua de Melo" w:date="2026-04-21T15:32:00Z">
        <w:r w:rsidR="004E398D">
          <w:rPr>
            <w:rFonts w:ascii="Times New Roman" w:eastAsia="Times New Roman" w:hAnsi="Times New Roman" w:cs="Times New Roman"/>
            <w:sz w:val="24"/>
            <w:szCs w:val="24"/>
          </w:rPr>
          <w:t>a</w:t>
        </w:r>
      </w:ins>
      <w:del w:id="526" w:author="Ana Cecília Agua de Melo" w:date="2026-04-21T15:32:00Z">
        <w:r w:rsidDel="004E398D">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s à Sua palavra – por meio do sopro.</w:t>
      </w:r>
    </w:p>
    <w:p w14:paraId="0000005B" w14:textId="249D6251" w:rsidR="00BE2BCC" w:rsidRDefault="00F630C1">
      <w:pPr>
        <w:spacing w:after="200" w:line="360" w:lineRule="auto"/>
        <w:jc w:val="both"/>
      </w:pPr>
      <w:r>
        <w:rPr>
          <w:rFonts w:ascii="Times New Roman" w:eastAsia="Times New Roman" w:hAnsi="Times New Roman" w:cs="Times New Roman"/>
          <w:sz w:val="24"/>
          <w:szCs w:val="24"/>
        </w:rPr>
        <w:tab/>
        <w:t xml:space="preserve">Há algo curioso ao analisarmos o início do texto bíblico. Se partirmos do </w:t>
      </w:r>
      <w:del w:id="527" w:author="Ana Cecília Agua de Melo" w:date="2026-04-21T15:32:00Z">
        <w:r w:rsidDel="004E398D">
          <w:rPr>
            <w:rFonts w:ascii="Times New Roman" w:eastAsia="Times New Roman" w:hAnsi="Times New Roman" w:cs="Times New Roman"/>
            <w:sz w:val="24"/>
            <w:szCs w:val="24"/>
          </w:rPr>
          <w:delText>presuposto</w:delText>
        </w:r>
      </w:del>
      <w:ins w:id="528" w:author="Ana Cecília Agua de Melo" w:date="2026-04-21T15:32:00Z">
        <w:r w:rsidR="004E398D">
          <w:rPr>
            <w:rFonts w:ascii="Times New Roman" w:eastAsia="Times New Roman" w:hAnsi="Times New Roman" w:cs="Times New Roman"/>
            <w:sz w:val="24"/>
            <w:szCs w:val="24"/>
          </w:rPr>
          <w:t>pressuposto</w:t>
        </w:r>
      </w:ins>
      <w:ins w:id="529" w:author="Ana Cecília Agua de Melo" w:date="2026-05-17T21:44:00Z">
        <w:r w:rsidR="009F2CC3">
          <w:rPr>
            <w:rFonts w:ascii="Times New Roman" w:eastAsia="Times New Roman" w:hAnsi="Times New Roman" w:cs="Times New Roman"/>
            <w:sz w:val="24"/>
            <w:szCs w:val="24"/>
          </w:rPr>
          <w:t xml:space="preserve"> de</w:t>
        </w:r>
      </w:ins>
      <w:r>
        <w:rPr>
          <w:rFonts w:ascii="Times New Roman" w:eastAsia="Times New Roman" w:hAnsi="Times New Roman" w:cs="Times New Roman"/>
          <w:sz w:val="24"/>
          <w:szCs w:val="24"/>
        </w:rPr>
        <w:t xml:space="preserve"> que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Berechit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Bará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Elohim</w:t>
      </w:r>
      <w:proofErr w:type="spellEnd"/>
      <w:r>
        <w:rPr>
          <w:rFonts w:ascii="Times New Roman" w:eastAsia="Times New Roman" w:hAnsi="Times New Roman" w:cs="Times New Roman"/>
          <w:i/>
          <w:iCs/>
          <w:sz w:val="24"/>
          <w:szCs w:val="24"/>
        </w:rPr>
        <w:t xml:space="preserve"> et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w:t>
      </w:r>
      <w:proofErr w:type="spellEnd"/>
      <w:r>
        <w:rPr>
          <w:rFonts w:ascii="Times New Roman" w:eastAsia="Times New Roman" w:hAnsi="Times New Roman" w:cs="Times New Roman"/>
          <w:i/>
          <w:iCs/>
          <w:sz w:val="24"/>
          <w:szCs w:val="24"/>
        </w:rPr>
        <w:t xml:space="preserve"> et </w:t>
      </w:r>
      <w:proofErr w:type="spellStart"/>
      <w:r>
        <w:rPr>
          <w:rFonts w:ascii="Times New Roman" w:eastAsia="Times New Roman" w:hAnsi="Times New Roman" w:cs="Times New Roman"/>
          <w:i/>
          <w:iCs/>
          <w:sz w:val="24"/>
          <w:szCs w:val="24"/>
        </w:rPr>
        <w:t>HaHaaretz</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82"/>
      </w:r>
      <w:del w:id="530" w:author="Ana Cecília Agua de Melo" w:date="2026-05-21T20:39:00Z">
        <w:r w:rsidDel="009A0A0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w:t>
      </w:r>
      <w:del w:id="531" w:author="Ana Cecília Agua de Melo" w:date="2026-05-21T20:39:00Z">
        <w:r w:rsidDel="009A0A0B">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o con</w:t>
      </w:r>
      <w:ins w:id="532" w:author="Ana Cecília Agua de Melo" w:date="2026-04-21T15:32:00Z">
        <w:r w:rsidR="004E398D">
          <w:rPr>
            <w:rFonts w:ascii="Times New Roman" w:eastAsia="Times New Roman" w:hAnsi="Times New Roman" w:cs="Times New Roman"/>
            <w:sz w:val="24"/>
            <w:szCs w:val="24"/>
          </w:rPr>
          <w:t>ectivo</w:t>
        </w:r>
      </w:ins>
      <w:del w:id="533" w:author="Ana Cecília Agua de Melo" w:date="2026-04-21T15:32:00Z">
        <w:r w:rsidDel="004E398D">
          <w:rPr>
            <w:rFonts w:ascii="Times New Roman" w:eastAsia="Times New Roman" w:hAnsi="Times New Roman" w:cs="Times New Roman"/>
            <w:sz w:val="24"/>
            <w:szCs w:val="24"/>
          </w:rPr>
          <w:delText>ctivido</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את</w:t>
      </w:r>
      <w:r>
        <w:rPr>
          <w:rFonts w:ascii="Times New Roman" w:eastAsia="Times New Roman" w:hAnsi="Times New Roman" w:cs="Times New Roman"/>
          <w:sz w:val="24"/>
          <w:szCs w:val="24"/>
        </w:rPr>
        <w:t xml:space="preserve">) entre as palavras </w:t>
      </w:r>
      <w:proofErr w:type="spellStart"/>
      <w:r>
        <w:rPr>
          <w:rFonts w:ascii="Times New Roman" w:eastAsia="Times New Roman" w:hAnsi="Times New Roman" w:cs="Times New Roman"/>
          <w:i/>
          <w:iCs/>
          <w:sz w:val="24"/>
          <w:szCs w:val="24"/>
        </w:rPr>
        <w:t>Elohim</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sz w:val="24"/>
          <w:szCs w:val="24"/>
        </w:rPr>
        <w:t xml:space="preserve"> </w:t>
      </w:r>
      <w:ins w:id="534" w:author="Ana Cecília Agua de Melo" w:date="2026-04-21T15:33:00Z">
        <w:r w:rsidR="004E398D">
          <w:rPr>
            <w:rFonts w:ascii="Times New Roman" w:eastAsia="Times New Roman" w:hAnsi="Times New Roman" w:cs="Times New Roman"/>
            <w:sz w:val="24"/>
            <w:szCs w:val="24"/>
          </w:rPr>
          <w:t>seria desnecessário</w:t>
        </w:r>
      </w:ins>
      <w:del w:id="535" w:author="Ana Cecília Agua de Melo" w:date="2026-04-21T15:33:00Z">
        <w:r w:rsidDel="004E398D">
          <w:rPr>
            <w:rFonts w:ascii="Times New Roman" w:eastAsia="Times New Roman" w:hAnsi="Times New Roman" w:cs="Times New Roman"/>
            <w:sz w:val="24"/>
            <w:szCs w:val="24"/>
          </w:rPr>
          <w:delText>não haveria necessidade</w:delText>
        </w:r>
      </w:del>
      <w:r>
        <w:rPr>
          <w:rFonts w:ascii="Times New Roman" w:eastAsia="Times New Roman" w:hAnsi="Times New Roman" w:cs="Times New Roman"/>
          <w:sz w:val="24"/>
          <w:szCs w:val="24"/>
        </w:rPr>
        <w:t xml:space="preserve"> e está escrito com a primeira</w:t>
      </w:r>
      <w:del w:id="536" w:author="Ana Cecília Agua de Melo" w:date="2026-05-21T20:40:00Z">
        <w:r w:rsidDel="009A0A0B">
          <w:rPr>
            <w:rFonts w:ascii="Times New Roman" w:eastAsia="Times New Roman" w:hAnsi="Times New Roman" w:cs="Times New Roman"/>
            <w:sz w:val="24"/>
            <w:szCs w:val="24"/>
          </w:rPr>
          <w:delText xml:space="preserve"> letra do alfabeto hebraico</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e</w:t>
      </w:r>
      <w:del w:id="537" w:author="Ana Cecília Agua de Melo" w:date="2026-05-21T20:40:00Z">
        <w:r w:rsidDel="009A0A0B">
          <w:rPr>
            <w:rFonts w:ascii="Times New Roman" w:eastAsia="Times New Roman" w:hAnsi="Times New Roman" w:cs="Times New Roman"/>
            <w:sz w:val="24"/>
            <w:szCs w:val="24"/>
          </w:rPr>
          <w:delText xml:space="preserve"> com</w:delText>
        </w:r>
      </w:del>
      <w:r>
        <w:rPr>
          <w:rFonts w:ascii="Times New Roman" w:eastAsia="Times New Roman" w:hAnsi="Times New Roman" w:cs="Times New Roman"/>
          <w:sz w:val="24"/>
          <w:szCs w:val="24"/>
        </w:rPr>
        <w:t xml:space="preserve"> a última letra (</w:t>
      </w:r>
      <w:r>
        <w:rPr>
          <w:rFonts w:ascii="Times New Roman" w:eastAsia="Times New Roman" w:hAnsi="Times New Roman" w:cs="Times New Roman"/>
          <w:sz w:val="24"/>
          <w:szCs w:val="24"/>
          <w:rtl/>
        </w:rPr>
        <w:t>ת</w:t>
      </w:r>
      <w:r>
        <w:rPr>
          <w:rFonts w:ascii="Times New Roman" w:eastAsia="Times New Roman" w:hAnsi="Times New Roman" w:cs="Times New Roman"/>
          <w:sz w:val="24"/>
          <w:szCs w:val="24"/>
        </w:rPr>
        <w:t>)</w:t>
      </w:r>
      <w:ins w:id="538" w:author="Ana Cecília Agua de Melo" w:date="2026-05-21T20:40:00Z">
        <w:r w:rsidR="009A0A0B">
          <w:rPr>
            <w:rFonts w:ascii="Times New Roman" w:eastAsia="Times New Roman" w:hAnsi="Times New Roman" w:cs="Times New Roman"/>
            <w:sz w:val="24"/>
            <w:szCs w:val="24"/>
          </w:rPr>
          <w:t xml:space="preserve"> do alfabeto hebraico,</w:t>
        </w:r>
      </w:ins>
      <w:r>
        <w:rPr>
          <w:rFonts w:ascii="Times New Roman" w:eastAsia="Times New Roman" w:hAnsi="Times New Roman" w:cs="Times New Roman"/>
          <w:sz w:val="24"/>
          <w:szCs w:val="24"/>
        </w:rPr>
        <w:t xml:space="preserve"> então Deus criou, antes de mais nada, tudo que está entre a primeira e a última letra, e por fim,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o céu – </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w:t>
      </w:r>
      <w:proofErr w:type="spellEnd"/>
      <w:r>
        <w:rPr>
          <w:rFonts w:ascii="Times New Roman" w:eastAsia="Times New Roman" w:hAnsi="Times New Roman" w:cs="Times New Roman"/>
          <w:i/>
          <w:iCs/>
          <w:sz w:val="24"/>
          <w:szCs w:val="24"/>
        </w:rPr>
        <w:t xml:space="preserve"> et </w:t>
      </w:r>
      <w:proofErr w:type="spellStart"/>
      <w:r>
        <w:rPr>
          <w:rFonts w:ascii="Times New Roman" w:eastAsia="Times New Roman" w:hAnsi="Times New Roman" w:cs="Times New Roman"/>
          <w:i/>
          <w:iCs/>
          <w:sz w:val="24"/>
          <w:szCs w:val="24"/>
        </w:rPr>
        <w:t>HaHaaretz</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e a terra. Deus finalmente nomeou todas as coisas que existem, e assim todas as coisas passaram a existir por conta de suas palavras e de seus nomes, já que, segundo Alberto </w:t>
      </w:r>
      <w:proofErr w:type="spellStart"/>
      <w:r>
        <w:rPr>
          <w:rFonts w:ascii="Times New Roman" w:eastAsia="Times New Roman" w:hAnsi="Times New Roman" w:cs="Times New Roman"/>
          <w:sz w:val="24"/>
          <w:szCs w:val="24"/>
        </w:rPr>
        <w:t>Manguel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“é possível articular em sílabas tudo que existe”</w:t>
      </w:r>
      <w:r>
        <w:rPr>
          <w:rFonts w:ascii="Times New Roman" w:eastAsia="Times New Roman" w:hAnsi="Times New Roman" w:cs="Times New Roman"/>
          <w:sz w:val="24"/>
          <w:szCs w:val="24"/>
          <w:vertAlign w:val="superscript"/>
        </w:rPr>
        <w:footnoteReference w:id="83"/>
      </w:r>
      <w:r>
        <w:rPr>
          <w:rFonts w:ascii="Times New Roman" w:eastAsia="Times New Roman" w:hAnsi="Times New Roman" w:cs="Times New Roman"/>
          <w:sz w:val="24"/>
          <w:szCs w:val="24"/>
        </w:rPr>
        <w:t>.</w:t>
      </w:r>
    </w:p>
    <w:p w14:paraId="0000005C"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5D" w14:textId="77777777" w:rsidR="00BE2BCC" w:rsidRDefault="00F630C1">
      <w:pPr>
        <w:spacing w:after="200" w:line="360" w:lineRule="auto"/>
        <w:jc w:val="both"/>
      </w:pPr>
      <w:r>
        <w:rPr>
          <w:rFonts w:ascii="Times New Roman" w:eastAsia="Times New Roman" w:hAnsi="Times New Roman" w:cs="Times New Roman"/>
          <w:sz w:val="24"/>
          <w:szCs w:val="24"/>
        </w:rPr>
        <w:t xml:space="preserve">Certa vez, </w:t>
      </w:r>
      <w:r>
        <w:rPr>
          <w:rFonts w:ascii="Times New Roman" w:eastAsia="Times New Roman" w:hAnsi="Times New Roman" w:cs="Times New Roman"/>
          <w:i/>
          <w:iCs/>
          <w:sz w:val="24"/>
          <w:szCs w:val="24"/>
        </w:rPr>
        <w:t>“perguntaram ao Rabi Baruch: ‘Por que dizemos: Bendito o que falou, e o mundo se fez, e não Bendito o que criou o mundo?’. Ele respondeu: ‘Louvamos a Deus porque criou nosso mundo com palavras, e não, como todos os outros mundos, com o pensamento’”</w:t>
      </w:r>
      <w:r>
        <w:rPr>
          <w:rFonts w:ascii="Times New Roman" w:eastAsia="Times New Roman" w:hAnsi="Times New Roman" w:cs="Times New Roman"/>
          <w:sz w:val="24"/>
          <w:szCs w:val="24"/>
          <w:vertAlign w:val="superscript"/>
        </w:rPr>
        <w:footnoteReference w:id="84"/>
      </w:r>
      <w:r>
        <w:rPr>
          <w:rFonts w:ascii="Times New Roman" w:eastAsia="Times New Roman" w:hAnsi="Times New Roman" w:cs="Times New Roman"/>
          <w:sz w:val="24"/>
          <w:szCs w:val="24"/>
        </w:rPr>
        <w:t xml:space="preserve">. </w:t>
      </w:r>
    </w:p>
    <w:p w14:paraId="0000005E"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5F" w14:textId="7721D8E5" w:rsidR="00BE2BCC" w:rsidRDefault="00F630C1">
      <w:pPr>
        <w:spacing w:after="200" w:line="360" w:lineRule="auto"/>
        <w:jc w:val="both"/>
      </w:pPr>
      <w:r>
        <w:rPr>
          <w:rFonts w:ascii="Times New Roman" w:eastAsia="Times New Roman" w:hAnsi="Times New Roman" w:cs="Times New Roman"/>
          <w:sz w:val="24"/>
          <w:szCs w:val="24"/>
        </w:rPr>
        <w:t xml:space="preserve">Na história bíblica de </w:t>
      </w:r>
      <w:r w:rsidRPr="004E398D">
        <w:rPr>
          <w:rFonts w:ascii="Times New Roman" w:eastAsia="Times New Roman" w:hAnsi="Times New Roman" w:cs="Times New Roman"/>
          <w:iCs/>
          <w:sz w:val="24"/>
          <w:szCs w:val="24"/>
          <w:rPrChange w:id="543" w:author="Ana Cecília Agua de Melo" w:date="2026-04-21T15:34:00Z">
            <w:rPr>
              <w:rFonts w:ascii="Times New Roman" w:eastAsia="Times New Roman" w:hAnsi="Times New Roman" w:cs="Times New Roman"/>
              <w:i/>
              <w:iCs/>
              <w:sz w:val="24"/>
              <w:szCs w:val="24"/>
            </w:rPr>
          </w:rPrChange>
        </w:rPr>
        <w:t>Babel</w:t>
      </w:r>
      <w:r>
        <w:rPr>
          <w:rFonts w:ascii="Times New Roman" w:eastAsia="Times New Roman" w:hAnsi="Times New Roman" w:cs="Times New Roman"/>
          <w:sz w:val="24"/>
          <w:szCs w:val="24"/>
        </w:rPr>
        <w:t xml:space="preserve">, a humanidade tentou chegar </w:t>
      </w:r>
      <w:ins w:id="544" w:author="Ana Cecília Agua de Melo" w:date="2026-04-21T15:34:00Z">
        <w:r w:rsidR="004E398D">
          <w:rPr>
            <w:rFonts w:ascii="Times New Roman" w:eastAsia="Times New Roman" w:hAnsi="Times New Roman" w:cs="Times New Roman"/>
            <w:sz w:val="24"/>
            <w:szCs w:val="24"/>
          </w:rPr>
          <w:t>a</w:t>
        </w:r>
      </w:ins>
      <w:del w:id="545" w:author="Ana Cecília Agua de Melo" w:date="2026-04-21T15:34:00Z">
        <w:r w:rsidDel="004E398D">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Deus por meio da construção de uma torre que alcançasse os céus. </w:t>
      </w:r>
      <w:proofErr w:type="spellStart"/>
      <w:r>
        <w:rPr>
          <w:rFonts w:ascii="Times New Roman" w:eastAsia="Times New Roman" w:hAnsi="Times New Roman" w:cs="Times New Roman"/>
          <w:sz w:val="24"/>
          <w:szCs w:val="24"/>
        </w:rPr>
        <w:t>Manguel</w:t>
      </w:r>
      <w:proofErr w:type="spellEnd"/>
      <w:r>
        <w:rPr>
          <w:rFonts w:ascii="Times New Roman" w:eastAsia="Times New Roman" w:hAnsi="Times New Roman" w:cs="Times New Roman"/>
          <w:sz w:val="24"/>
          <w:szCs w:val="24"/>
        </w:rPr>
        <w:t xml:space="preserve">, a partir da leitura de </w:t>
      </w:r>
      <w:r>
        <w:rPr>
          <w:rFonts w:ascii="Times New Roman" w:eastAsia="Times New Roman" w:hAnsi="Times New Roman" w:cs="Times New Roman"/>
          <w:i/>
          <w:iCs/>
          <w:sz w:val="24"/>
          <w:szCs w:val="24"/>
        </w:rPr>
        <w:t>Gênesis</w:t>
      </w:r>
      <w:r>
        <w:rPr>
          <w:rFonts w:ascii="Times New Roman" w:eastAsia="Times New Roman" w:hAnsi="Times New Roman" w:cs="Times New Roman"/>
          <w:sz w:val="24"/>
          <w:szCs w:val="24"/>
        </w:rPr>
        <w:t>, nos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conta que, neste cenário, Deus </w:t>
      </w:r>
      <w:r>
        <w:rPr>
          <w:rFonts w:ascii="Times New Roman" w:eastAsia="Times New Roman" w:hAnsi="Times New Roman" w:cs="Times New Roman"/>
          <w:i/>
          <w:iCs/>
          <w:sz w:val="24"/>
          <w:szCs w:val="24"/>
        </w:rPr>
        <w:t>“fragmentou o idioma único que toda a humanidade falava até o momento</w:t>
      </w:r>
      <w:del w:id="546" w:author="Ana Cecília Agua de Melo" w:date="2026-04-21T15:34:00Z">
        <w:r w:rsidDel="004E398D">
          <w:rPr>
            <w:rFonts w:ascii="Times New Roman" w:eastAsia="Times New Roman" w:hAnsi="Times New Roman" w:cs="Times New Roman"/>
            <w:i/>
            <w:iCs/>
            <w:sz w:val="24"/>
            <w:szCs w:val="24"/>
          </w:rPr>
          <w:delText xml:space="preserve"> de idiomas</w:delText>
        </w:r>
      </w:del>
      <w:r>
        <w:rPr>
          <w:rFonts w:ascii="Times New Roman" w:eastAsia="Times New Roman" w:hAnsi="Times New Roman" w:cs="Times New Roman"/>
          <w:i/>
          <w:iCs/>
          <w:sz w:val="24"/>
          <w:szCs w:val="24"/>
        </w:rPr>
        <w:t xml:space="preserve"> na miríade </w:t>
      </w:r>
      <w:ins w:id="547" w:author="Ana Cecília Agua de Melo" w:date="2026-04-21T15:34:00Z">
        <w:r w:rsidR="004E398D">
          <w:rPr>
            <w:rFonts w:ascii="Times New Roman" w:eastAsia="Times New Roman" w:hAnsi="Times New Roman" w:cs="Times New Roman"/>
            <w:i/>
            <w:iCs/>
            <w:sz w:val="24"/>
            <w:szCs w:val="24"/>
          </w:rPr>
          <w:t xml:space="preserve">de idiomas </w:t>
        </w:r>
      </w:ins>
      <w:r>
        <w:rPr>
          <w:rFonts w:ascii="Times New Roman" w:eastAsia="Times New Roman" w:hAnsi="Times New Roman" w:cs="Times New Roman"/>
          <w:i/>
          <w:iCs/>
          <w:sz w:val="24"/>
          <w:szCs w:val="24"/>
        </w:rPr>
        <w:t>que falamos hoje”</w:t>
      </w:r>
      <w:r>
        <w:rPr>
          <w:rFonts w:ascii="Times New Roman" w:eastAsia="Times New Roman" w:hAnsi="Times New Roman" w:cs="Times New Roman"/>
          <w:sz w:val="24"/>
          <w:szCs w:val="24"/>
          <w:vertAlign w:val="superscript"/>
        </w:rPr>
        <w:footnoteReference w:id="85"/>
      </w:r>
      <w:r>
        <w:rPr>
          <w:rFonts w:ascii="Times New Roman" w:eastAsia="Times New Roman" w:hAnsi="Times New Roman" w:cs="Times New Roman"/>
          <w:sz w:val="24"/>
          <w:szCs w:val="24"/>
        </w:rPr>
        <w:t xml:space="preserve"> – o que inclui todas as línguas, vivas ou mortas. </w:t>
      </w:r>
      <w:ins w:id="550" w:author="Ana Cecília Agua de Melo" w:date="2026-05-17T21:45:00Z">
        <w:r w:rsidR="009F2CC3">
          <w:rPr>
            <w:rFonts w:ascii="Times New Roman" w:eastAsia="Times New Roman" w:hAnsi="Times New Roman" w:cs="Times New Roman"/>
            <w:sz w:val="24"/>
            <w:szCs w:val="24"/>
          </w:rPr>
          <w:t>Em co</w:t>
        </w:r>
      </w:ins>
      <w:ins w:id="551" w:author="Ana Cecília Agua de Melo" w:date="2026-05-17T21:46:00Z">
        <w:r w:rsidR="009F2CC3">
          <w:rPr>
            <w:rFonts w:ascii="Times New Roman" w:eastAsia="Times New Roman" w:hAnsi="Times New Roman" w:cs="Times New Roman"/>
            <w:sz w:val="24"/>
            <w:szCs w:val="24"/>
          </w:rPr>
          <w:t xml:space="preserve">ntrapartida o </w:t>
        </w:r>
      </w:ins>
      <w:r>
        <w:rPr>
          <w:rFonts w:ascii="Times New Roman" w:eastAsia="Times New Roman" w:hAnsi="Times New Roman" w:cs="Times New Roman"/>
          <w:sz w:val="24"/>
          <w:szCs w:val="24"/>
        </w:rPr>
        <w:t xml:space="preserve">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ins w:id="552" w:author="Ana Cecília Agua de Melo" w:date="2026-05-17T21:46:00Z">
        <w:r w:rsidR="009F2CC3">
          <w:rPr>
            <w:rFonts w:ascii="Times New Roman" w:eastAsia="Times New Roman" w:hAnsi="Times New Roman" w:cs="Times New Roman"/>
            <w:sz w:val="24"/>
            <w:szCs w:val="24"/>
          </w:rPr>
          <w:t>sustenta que,</w:t>
        </w:r>
      </w:ins>
      <w:del w:id="553" w:author="Ana Cecília Agua de Melo" w:date="2026-05-17T21:46:00Z">
        <w:r w:rsidDel="009F2CC3">
          <w:rPr>
            <w:rFonts w:ascii="Times New Roman" w:eastAsia="Times New Roman" w:hAnsi="Times New Roman" w:cs="Times New Roman"/>
            <w:sz w:val="24"/>
            <w:szCs w:val="24"/>
          </w:rPr>
          <w:delText>contradiz, na verdade,</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“antes da construção da Torre, todos os povos tinham em comum a língua sagrada, mas além dela, cada um tinha também o seu próprio idioma. Por isso é que está escrito: ‘Toda a terra tinha uma língua’, que era a sagrada, ‘e alguns falares’, que são as línguas adicionais e separadas de cada povo. Nestas cada povo se entendia entre si, naquela os povos se entendiam entre si. O que Deus fez, ao castigá-los, foi tirar a língua sagrada”</w:t>
      </w:r>
      <w:r>
        <w:rPr>
          <w:rFonts w:ascii="Times New Roman" w:eastAsia="Times New Roman" w:hAnsi="Times New Roman" w:cs="Times New Roman"/>
          <w:sz w:val="24"/>
          <w:szCs w:val="24"/>
          <w:vertAlign w:val="superscript"/>
        </w:rPr>
        <w:footnoteReference w:id="86"/>
      </w:r>
      <w:r>
        <w:rPr>
          <w:rFonts w:ascii="Times New Roman" w:eastAsia="Times New Roman" w:hAnsi="Times New Roman" w:cs="Times New Roman"/>
          <w:sz w:val="24"/>
          <w:szCs w:val="24"/>
        </w:rPr>
        <w:t>.</w:t>
      </w:r>
    </w:p>
    <w:p w14:paraId="00000060" w14:textId="5E411621"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No conto “O Congresso”, do escritor Jorge </w:t>
      </w:r>
      <w:proofErr w:type="spellStart"/>
      <w:r>
        <w:rPr>
          <w:rFonts w:ascii="Times New Roman" w:eastAsia="Times New Roman" w:hAnsi="Times New Roman" w:cs="Times New Roman"/>
          <w:sz w:val="24"/>
          <w:szCs w:val="24"/>
        </w:rPr>
        <w:t>Luis</w:t>
      </w:r>
      <w:proofErr w:type="spellEnd"/>
      <w:r>
        <w:rPr>
          <w:rFonts w:ascii="Times New Roman" w:eastAsia="Times New Roman" w:hAnsi="Times New Roman" w:cs="Times New Roman"/>
          <w:sz w:val="24"/>
          <w:szCs w:val="24"/>
        </w:rPr>
        <w:t xml:space="preserve"> Borges, </w:t>
      </w:r>
      <w:r>
        <w:rPr>
          <w:rFonts w:ascii="Times New Roman" w:eastAsia="Times New Roman" w:hAnsi="Times New Roman" w:cs="Times New Roman"/>
          <w:i/>
          <w:iCs/>
          <w:sz w:val="24"/>
          <w:szCs w:val="24"/>
        </w:rPr>
        <w:t>“um homem sonha em compilar uma enciclopédia completa do mundo e no fim se dá conta de que a enciclopédia em si já existe – e é o próprio mundo”</w:t>
      </w:r>
      <w:r>
        <w:rPr>
          <w:rFonts w:ascii="Times New Roman" w:eastAsia="Times New Roman" w:hAnsi="Times New Roman" w:cs="Times New Roman"/>
          <w:sz w:val="24"/>
          <w:szCs w:val="24"/>
          <w:vertAlign w:val="superscript"/>
        </w:rPr>
        <w:footnoteReference w:id="87"/>
      </w:r>
      <w:r>
        <w:rPr>
          <w:rFonts w:ascii="Times New Roman" w:eastAsia="Times New Roman" w:hAnsi="Times New Roman" w:cs="Times New Roman"/>
          <w:sz w:val="24"/>
          <w:szCs w:val="24"/>
        </w:rPr>
        <w:t xml:space="preserve">. Assim, </w:t>
      </w:r>
      <w:del w:id="559" w:author="Ana Cecília Agua de Melo" w:date="2026-05-21T20:55:00Z">
        <w:r w:rsidDel="00C17CEC">
          <w:rPr>
            <w:rFonts w:ascii="Times New Roman" w:eastAsia="Times New Roman" w:hAnsi="Times New Roman" w:cs="Times New Roman"/>
            <w:sz w:val="24"/>
            <w:szCs w:val="24"/>
          </w:rPr>
          <w:delText xml:space="preserve">a impossibilidade de alcançar Deus, </w:delText>
        </w:r>
      </w:del>
      <w:r>
        <w:rPr>
          <w:rFonts w:ascii="Times New Roman" w:eastAsia="Times New Roman" w:hAnsi="Times New Roman" w:cs="Times New Roman"/>
          <w:sz w:val="24"/>
          <w:szCs w:val="24"/>
        </w:rPr>
        <w:t xml:space="preserve">como ocorreu na história de </w:t>
      </w:r>
      <w:r>
        <w:rPr>
          <w:rFonts w:ascii="Times New Roman" w:eastAsia="Times New Roman" w:hAnsi="Times New Roman" w:cs="Times New Roman"/>
          <w:i/>
          <w:iCs/>
          <w:sz w:val="24"/>
          <w:szCs w:val="24"/>
        </w:rPr>
        <w:t>Babel</w:t>
      </w:r>
      <w:r>
        <w:rPr>
          <w:rFonts w:ascii="Times New Roman" w:eastAsia="Times New Roman" w:hAnsi="Times New Roman" w:cs="Times New Roman"/>
          <w:sz w:val="24"/>
          <w:szCs w:val="24"/>
        </w:rPr>
        <w:t xml:space="preserve">, é </w:t>
      </w:r>
      <w:ins w:id="560" w:author="Ana Cecília Agua de Melo" w:date="2026-05-21T20:55:00Z">
        <w:r w:rsidR="00C17CEC">
          <w:rPr>
            <w:rFonts w:ascii="Times New Roman" w:eastAsia="Times New Roman" w:hAnsi="Times New Roman" w:cs="Times New Roman"/>
            <w:sz w:val="24"/>
            <w:szCs w:val="24"/>
          </w:rPr>
          <w:t>impossível alcançar Deus porque</w:t>
        </w:r>
      </w:ins>
      <w:del w:id="561" w:author="Ana Cecília Agua de Melo" w:date="2026-05-21T20:55:00Z">
        <w:r w:rsidDel="00C17CEC">
          <w:rPr>
            <w:rFonts w:ascii="Times New Roman" w:eastAsia="Times New Roman" w:hAnsi="Times New Roman" w:cs="Times New Roman"/>
            <w:sz w:val="24"/>
            <w:szCs w:val="24"/>
          </w:rPr>
          <w:delText>por entender</w:delText>
        </w:r>
      </w:del>
      <w:del w:id="562" w:author="Ana Cecília Agua de Melo" w:date="2026-05-21T20:56:00Z">
        <w:r w:rsidDel="00C17CEC">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Deus, em si, é o próprio mundo.</w:t>
      </w:r>
    </w:p>
    <w:p w14:paraId="00000061" w14:textId="0E934AE1" w:rsidR="00BE2BCC" w:rsidRDefault="00F630C1">
      <w:pPr>
        <w:spacing w:after="200" w:line="360" w:lineRule="auto"/>
        <w:jc w:val="both"/>
      </w:pPr>
      <w:r>
        <w:rPr>
          <w:rFonts w:ascii="Times New Roman" w:eastAsia="Times New Roman" w:hAnsi="Times New Roman" w:cs="Times New Roman"/>
          <w:sz w:val="24"/>
          <w:szCs w:val="24"/>
        </w:rPr>
        <w:tab/>
        <w:t xml:space="preserve">Para a </w:t>
      </w:r>
      <w:proofErr w:type="spellStart"/>
      <w:r>
        <w:rPr>
          <w:rFonts w:ascii="Times New Roman" w:eastAsia="Times New Roman" w:hAnsi="Times New Roman" w:cs="Times New Roman"/>
          <w:i/>
          <w:iCs/>
          <w:sz w:val="24"/>
          <w:szCs w:val="24"/>
        </w:rPr>
        <w:t>Cabalá</w:t>
      </w:r>
      <w:proofErr w:type="spellEnd"/>
      <w:r>
        <w:rPr>
          <w:rFonts w:ascii="Times New Roman" w:eastAsia="Times New Roman" w:hAnsi="Times New Roman" w:cs="Times New Roman"/>
          <w:sz w:val="24"/>
          <w:szCs w:val="24"/>
        </w:rPr>
        <w:t xml:space="preserve">, Deus possui </w:t>
      </w:r>
      <w:ins w:id="563" w:author="Ana Cecília Agua de Melo" w:date="2026-05-21T20:56:00Z">
        <w:r w:rsidR="00C17CEC">
          <w:rPr>
            <w:rFonts w:ascii="Times New Roman" w:eastAsia="Times New Roman" w:hAnsi="Times New Roman" w:cs="Times New Roman"/>
            <w:sz w:val="24"/>
            <w:szCs w:val="24"/>
          </w:rPr>
          <w:t>72</w:t>
        </w:r>
      </w:ins>
      <w:del w:id="564" w:author="Ana Cecília Agua de Melo" w:date="2026-05-21T20:56:00Z">
        <w:r w:rsidDel="00C17CEC">
          <w:rPr>
            <w:rFonts w:ascii="Times New Roman" w:eastAsia="Times New Roman" w:hAnsi="Times New Roman" w:cs="Times New Roman"/>
            <w:sz w:val="24"/>
            <w:szCs w:val="24"/>
          </w:rPr>
          <w:delText>setenta e dois</w:delText>
        </w:r>
      </w:del>
      <w:r>
        <w:rPr>
          <w:rFonts w:ascii="Times New Roman" w:eastAsia="Times New Roman" w:hAnsi="Times New Roman" w:cs="Times New Roman"/>
          <w:sz w:val="24"/>
          <w:szCs w:val="24"/>
        </w:rPr>
        <w:t xml:space="preserve"> nomes apresentados em três versículos codificados</w:t>
      </w:r>
      <w:ins w:id="565" w:author="Ana Cecília Agua de Melo" w:date="2026-05-03T15:12:00Z">
        <w:r w:rsidR="008E6B7A">
          <w:rPr>
            <w:rFonts w:ascii="Times New Roman" w:eastAsia="Times New Roman" w:hAnsi="Times New Roman" w:cs="Times New Roman"/>
            <w:sz w:val="24"/>
            <w:szCs w:val="24"/>
          </w:rPr>
          <w:t>.</w:t>
        </w:r>
      </w:ins>
      <w:del w:id="566" w:author="Ana Cecília Agua de Melo" w:date="2026-05-03T15:12:00Z">
        <w:r w:rsidDel="008E6B7A">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HaMakom</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HaShem</w:t>
      </w:r>
      <w:proofErr w:type="spellEnd"/>
      <w:r>
        <w:rPr>
          <w:rFonts w:ascii="Times New Roman" w:eastAsia="Times New Roman" w:hAnsi="Times New Roman" w:cs="Times New Roman"/>
          <w:sz w:val="24"/>
          <w:szCs w:val="24"/>
        </w:rPr>
        <w:t xml:space="preserve"> são apenas dois deles. </w:t>
      </w:r>
      <w:proofErr w:type="spellStart"/>
      <w:r>
        <w:rPr>
          <w:rFonts w:ascii="Times New Roman" w:eastAsia="Times New Roman" w:hAnsi="Times New Roman" w:cs="Times New Roman"/>
          <w:sz w:val="24"/>
          <w:szCs w:val="24"/>
        </w:rPr>
        <w:t>HaShem</w:t>
      </w:r>
      <w:proofErr w:type="spellEnd"/>
      <w:r>
        <w:rPr>
          <w:rFonts w:ascii="Times New Roman" w:eastAsia="Times New Roman" w:hAnsi="Times New Roman" w:cs="Times New Roman"/>
          <w:sz w:val="24"/>
          <w:szCs w:val="24"/>
        </w:rPr>
        <w:t xml:space="preserve">, em português, significa “o Nome”. Já </w:t>
      </w:r>
      <w:proofErr w:type="spellStart"/>
      <w:r>
        <w:rPr>
          <w:rFonts w:ascii="Times New Roman" w:eastAsia="Times New Roman" w:hAnsi="Times New Roman" w:cs="Times New Roman"/>
          <w:sz w:val="24"/>
          <w:szCs w:val="24"/>
        </w:rPr>
        <w:t>HaMakom</w:t>
      </w:r>
      <w:proofErr w:type="spellEnd"/>
      <w:r>
        <w:rPr>
          <w:rFonts w:ascii="Times New Roman" w:eastAsia="Times New Roman" w:hAnsi="Times New Roman" w:cs="Times New Roman"/>
          <w:sz w:val="24"/>
          <w:szCs w:val="24"/>
        </w:rPr>
        <w:t xml:space="preserve"> significa “o Lugar”. Assim sendo, Deus é o Nome e o Lugar em que tudo ocorre, no qual existe tudo o que existe. Deus abriu um espaço em si para a criação do mundo – e de todas as coisas que </w:t>
      </w:r>
      <w:del w:id="567" w:author="Ana Cecília Agua de Melo" w:date="2026-05-03T15:12:00Z">
        <w:r w:rsidDel="008E6B7A">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 bem como</w:t>
      </w:r>
      <w:del w:id="568" w:author="Ana Cecília Agua de Melo" w:date="2026-05-03T15:12:00Z">
        <w:r w:rsidDel="008E6B7A">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da humanidade, ou seja,</w:t>
      </w:r>
      <w:del w:id="569" w:author="Ana Cecília Agua de Melo" w:date="2026-05-21T20:56:00Z">
        <w:r w:rsidDel="00C17CEC">
          <w:rPr>
            <w:rFonts w:ascii="Times New Roman" w:eastAsia="Times New Roman" w:hAnsi="Times New Roman" w:cs="Times New Roman"/>
            <w:sz w:val="24"/>
            <w:szCs w:val="24"/>
          </w:rPr>
          <w:delText xml:space="preserve"> ao final</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 realidade de Deus e a representação que Deus faz da realidade são idênticas”</w:t>
      </w:r>
      <w:r>
        <w:rPr>
          <w:rFonts w:ascii="Times New Roman" w:eastAsia="Times New Roman" w:hAnsi="Times New Roman" w:cs="Times New Roman"/>
          <w:sz w:val="24"/>
          <w:szCs w:val="24"/>
          <w:vertAlign w:val="superscript"/>
        </w:rPr>
        <w:footnoteReference w:id="88"/>
      </w:r>
      <w:r>
        <w:rPr>
          <w:rFonts w:ascii="Times New Roman" w:eastAsia="Times New Roman" w:hAnsi="Times New Roman" w:cs="Times New Roman"/>
          <w:sz w:val="24"/>
          <w:szCs w:val="24"/>
        </w:rPr>
        <w:t>.</w:t>
      </w:r>
    </w:p>
    <w:p w14:paraId="00000062" w14:textId="77777777" w:rsidR="00BE2BCC" w:rsidRDefault="00F630C1">
      <w:pPr>
        <w:spacing w:after="200" w:line="360" w:lineRule="auto"/>
        <w:jc w:val="both"/>
      </w:pPr>
      <w:r>
        <w:rPr>
          <w:rFonts w:ascii="Times New Roman" w:eastAsia="Times New Roman" w:hAnsi="Times New Roman" w:cs="Times New Roman"/>
          <w:sz w:val="24"/>
          <w:szCs w:val="24"/>
        </w:rPr>
        <w:tab/>
        <w:t xml:space="preserve">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nos conta que, certa vez,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Pinkhas</w:t>
      </w:r>
      <w:proofErr w:type="spellEnd"/>
      <w:r>
        <w:rPr>
          <w:rFonts w:ascii="Times New Roman" w:eastAsia="Times New Roman" w:hAnsi="Times New Roman" w:cs="Times New Roman"/>
          <w:i/>
          <w:iCs/>
          <w:sz w:val="24"/>
          <w:szCs w:val="24"/>
        </w:rPr>
        <w:t>: ‘Por que é que Deus é chamado de Lugar? Ele é certamente o Lugar no Universo, mas deveriam então chamá-lo assim, e não apenas Lugar? Ele responde: ‘O homem deve entrar em Deus, de modo que Deus possa envolvê-lo e tornar-se o seu Lugar”</w:t>
      </w:r>
      <w:r>
        <w:rPr>
          <w:rFonts w:ascii="Times New Roman" w:eastAsia="Times New Roman" w:hAnsi="Times New Roman" w:cs="Times New Roman"/>
          <w:sz w:val="24"/>
          <w:szCs w:val="24"/>
          <w:vertAlign w:val="superscript"/>
        </w:rPr>
        <w:footnoteReference w:id="89"/>
      </w:r>
      <w:r>
        <w:rPr>
          <w:rFonts w:ascii="Times New Roman" w:eastAsia="Times New Roman" w:hAnsi="Times New Roman" w:cs="Times New Roman"/>
          <w:sz w:val="24"/>
          <w:szCs w:val="24"/>
        </w:rPr>
        <w:t>.</w:t>
      </w:r>
    </w:p>
    <w:p w14:paraId="00000063" w14:textId="49C5A7D7"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Se Deus é o Lugar em que tudo acontece e se materializa, então, a escrita e as palavras materializam o texto no lugar. </w:t>
      </w:r>
      <w:ins w:id="572" w:author="Ana Cecília Agua de Melo" w:date="2026-05-17T21:50:00Z">
        <w:r w:rsidR="009F2CC3">
          <w:rPr>
            <w:rFonts w:ascii="Times New Roman" w:eastAsia="Times New Roman" w:hAnsi="Times New Roman" w:cs="Times New Roman"/>
            <w:sz w:val="24"/>
            <w:szCs w:val="24"/>
          </w:rPr>
          <w:t>P</w:t>
        </w:r>
      </w:ins>
      <w:del w:id="573" w:author="Ana Cecília Agua de Melo" w:date="2026-05-17T21:50:00Z">
        <w:r w:rsidDel="009F2CC3">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w:t>
      </w:r>
      <w:del w:id="574" w:author="Ana Cecília Agua de Melo" w:date="2026-05-17T21:50:00Z">
        <w:r w:rsidDel="00F4405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ins w:id="575" w:author="Ana Cecília Agua de Melo" w:date="2026-05-17T21:50:00Z">
        <w:r w:rsidR="00F44052">
          <w:rPr>
            <w:rFonts w:ascii="Times New Roman" w:eastAsia="Times New Roman" w:hAnsi="Times New Roman" w:cs="Times New Roman"/>
            <w:i/>
            <w:iCs/>
            <w:sz w:val="24"/>
            <w:szCs w:val="24"/>
          </w:rPr>
          <w:t>h</w:t>
        </w:r>
      </w:ins>
      <w:del w:id="576" w:author="Ana Cecília Agua de Melo" w:date="2026-05-17T21:50:00Z">
        <w:r w:rsidDel="00F44052">
          <w:rPr>
            <w:rFonts w:ascii="Times New Roman" w:eastAsia="Times New Roman" w:hAnsi="Times New Roman" w:cs="Times New Roman"/>
            <w:i/>
            <w:iCs/>
            <w:sz w:val="24"/>
            <w:szCs w:val="24"/>
          </w:rPr>
          <w:delText>na época de nossas primeiras linhas. H</w:delText>
        </w:r>
      </w:del>
      <w:r>
        <w:rPr>
          <w:rFonts w:ascii="Times New Roman" w:eastAsia="Times New Roman" w:hAnsi="Times New Roman" w:cs="Times New Roman"/>
          <w:i/>
          <w:iCs/>
          <w:sz w:val="24"/>
          <w:szCs w:val="24"/>
        </w:rPr>
        <w:t>á um momento no qual descobrimos que das marcas de tinta na página emerge um mundo completamente formado e magicamente real”</w:t>
      </w:r>
      <w:r>
        <w:rPr>
          <w:rFonts w:ascii="Times New Roman" w:eastAsia="Times New Roman" w:hAnsi="Times New Roman" w:cs="Times New Roman"/>
          <w:sz w:val="24"/>
          <w:szCs w:val="24"/>
          <w:vertAlign w:val="superscript"/>
        </w:rPr>
        <w:footnoteReference w:id="90"/>
      </w:r>
      <w:r>
        <w:rPr>
          <w:rFonts w:ascii="Times New Roman" w:eastAsia="Times New Roman" w:hAnsi="Times New Roman" w:cs="Times New Roman"/>
          <w:sz w:val="24"/>
          <w:szCs w:val="24"/>
        </w:rPr>
        <w:t>. É por meio do fino risco da caneta que a tinta, ao chocar-se com o papel, transforma-se em lugar.</w:t>
      </w:r>
    </w:p>
    <w:p w14:paraId="00000064" w14:textId="77777777"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65" w14:textId="50D211C0" w:rsidR="00BE2BCC" w:rsidRDefault="008E6B7A">
      <w:pPr>
        <w:spacing w:after="200" w:line="360" w:lineRule="auto"/>
        <w:jc w:val="both"/>
      </w:pPr>
      <w:ins w:id="579" w:author="Ana Cecília Agua de Melo" w:date="2026-05-03T15:13:00Z">
        <w:r>
          <w:rPr>
            <w:rFonts w:ascii="Times New Roman" w:eastAsia="Times New Roman" w:hAnsi="Times New Roman" w:cs="Times New Roman"/>
            <w:sz w:val="24"/>
            <w:szCs w:val="24"/>
          </w:rPr>
          <w:t>Para a</w:t>
        </w:r>
      </w:ins>
      <w:del w:id="580" w:author="Ana Cecília Agua de Melo" w:date="2026-05-03T15:13:00Z">
        <w:r w:rsidR="00F630C1" w:rsidDel="008E6B7A">
          <w:rPr>
            <w:rFonts w:ascii="Times New Roman" w:eastAsia="Times New Roman" w:hAnsi="Times New Roman" w:cs="Times New Roman"/>
            <w:sz w:val="24"/>
            <w:szCs w:val="24"/>
          </w:rPr>
          <w:delText>A</w:delText>
        </w:r>
      </w:del>
      <w:r w:rsidR="00F630C1">
        <w:rPr>
          <w:rFonts w:ascii="Times New Roman" w:eastAsia="Times New Roman" w:hAnsi="Times New Roman" w:cs="Times New Roman"/>
          <w:sz w:val="24"/>
          <w:szCs w:val="24"/>
        </w:rPr>
        <w:t xml:space="preserve"> escritora e poeta chicana Gloria </w:t>
      </w:r>
      <w:proofErr w:type="spellStart"/>
      <w:r w:rsidR="00F630C1">
        <w:rPr>
          <w:rFonts w:ascii="Times New Roman" w:eastAsia="Times New Roman" w:hAnsi="Times New Roman" w:cs="Times New Roman"/>
          <w:sz w:val="24"/>
          <w:szCs w:val="24"/>
        </w:rPr>
        <w:t>Anzaldúa</w:t>
      </w:r>
      <w:proofErr w:type="spellEnd"/>
      <w:r w:rsidR="00F630C1">
        <w:rPr>
          <w:rFonts w:ascii="Times New Roman" w:eastAsia="Times New Roman" w:hAnsi="Times New Roman" w:cs="Times New Roman"/>
          <w:sz w:val="24"/>
          <w:szCs w:val="24"/>
        </w:rPr>
        <w:t xml:space="preserve"> (1942-2004)</w:t>
      </w:r>
      <w:del w:id="581" w:author="Ana Cecília Agua de Melo" w:date="2026-05-03T15:14:00Z">
        <w:r w:rsidR="00F630C1" w:rsidDel="008E6B7A">
          <w:rPr>
            <w:rFonts w:ascii="Times New Roman" w:eastAsia="Times New Roman" w:hAnsi="Times New Roman" w:cs="Times New Roman"/>
            <w:sz w:val="24"/>
            <w:szCs w:val="24"/>
          </w:rPr>
          <w:delText xml:space="preserve"> descreve q</w:delText>
        </w:r>
      </w:del>
      <w:del w:id="582" w:author="Ana Cecília Agua de Melo" w:date="2026-05-03T15:13:00Z">
        <w:r w:rsidR="00F630C1" w:rsidDel="008E6B7A">
          <w:rPr>
            <w:rFonts w:ascii="Times New Roman" w:eastAsia="Times New Roman" w:hAnsi="Times New Roman" w:cs="Times New Roman"/>
            <w:sz w:val="24"/>
            <w:szCs w:val="24"/>
          </w:rPr>
          <w:delText>ue</w:delText>
        </w:r>
      </w:del>
      <w:r w:rsidR="00F630C1">
        <w:rPr>
          <w:rFonts w:ascii="Times New Roman" w:eastAsia="Times New Roman" w:hAnsi="Times New Roman" w:cs="Times New Roman"/>
          <w:sz w:val="24"/>
          <w:szCs w:val="24"/>
        </w:rPr>
        <w:t xml:space="preserve"> o termo </w:t>
      </w:r>
      <w:proofErr w:type="spellStart"/>
      <w:r w:rsidR="00F630C1">
        <w:rPr>
          <w:rFonts w:ascii="Times New Roman" w:eastAsia="Times New Roman" w:hAnsi="Times New Roman" w:cs="Times New Roman"/>
          <w:i/>
          <w:iCs/>
          <w:sz w:val="24"/>
          <w:szCs w:val="24"/>
        </w:rPr>
        <w:t>nepantla</w:t>
      </w:r>
      <w:proofErr w:type="spellEnd"/>
      <w:r w:rsidR="00F630C1">
        <w:rPr>
          <w:rFonts w:ascii="Times New Roman" w:eastAsia="Times New Roman" w:hAnsi="Times New Roman" w:cs="Times New Roman"/>
          <w:i/>
          <w:iCs/>
          <w:sz w:val="24"/>
          <w:szCs w:val="24"/>
        </w:rPr>
        <w:t xml:space="preserve"> </w:t>
      </w:r>
      <w:r w:rsidR="00F630C1">
        <w:rPr>
          <w:rFonts w:ascii="Times New Roman" w:eastAsia="Times New Roman" w:hAnsi="Times New Roman" w:cs="Times New Roman"/>
          <w:sz w:val="24"/>
          <w:szCs w:val="24"/>
        </w:rPr>
        <w:t>diz respeito ao momento da escrita em que o todo é caótico, ou melhor:</w:t>
      </w:r>
    </w:p>
    <w:p w14:paraId="00000066" w14:textId="77777777" w:rsidR="00BE2BCC" w:rsidRDefault="00F630C1">
      <w:pPr>
        <w:spacing w:after="200" w:line="360" w:lineRule="auto"/>
        <w:ind w:left="2267"/>
        <w:jc w:val="both"/>
      </w:pPr>
      <w:r>
        <w:rPr>
          <w:rFonts w:ascii="Times New Roman" w:eastAsia="Times New Roman" w:hAnsi="Times New Roman" w:cs="Times New Roman"/>
          <w:sz w:val="20"/>
          <w:szCs w:val="20"/>
        </w:rPr>
        <w:t>é um dos estágios da escrita, o estágio em que você tem todas essas ideias, todas essas imagens, frases e parágrafos, e onde você tenta transformá-los em uma única peça, uma história, enredo ou o que quer que seja</w:t>
      </w:r>
      <w:r>
        <w:rPr>
          <w:rFonts w:ascii="Times New Roman" w:eastAsia="Times New Roman" w:hAnsi="Times New Roman" w:cs="Times New Roman"/>
          <w:sz w:val="20"/>
          <w:szCs w:val="20"/>
          <w:vertAlign w:val="superscript"/>
        </w:rPr>
        <w:footnoteReference w:id="91"/>
      </w:r>
      <w:r>
        <w:rPr>
          <w:rFonts w:ascii="Times New Roman" w:eastAsia="Times New Roman" w:hAnsi="Times New Roman" w:cs="Times New Roman"/>
          <w:sz w:val="20"/>
          <w:szCs w:val="20"/>
        </w:rPr>
        <w:t xml:space="preserve">. </w:t>
      </w:r>
    </w:p>
    <w:p w14:paraId="00000067" w14:textId="34DC95A7"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espaço-tempo da construção da escrita, um termo que</w:t>
      </w:r>
      <w:ins w:id="583" w:author="Ana Cecília Agua de Melo" w:date="2026-05-03T15:17:00Z">
        <w:r w:rsidR="00CC71A9">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refere</w:t>
      </w:r>
      <w:del w:id="584" w:author="Ana Cecília Agua de Melo" w:date="2026-05-03T15:17:00Z">
        <w:r w:rsidDel="00CC71A9">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ao processo de estar entre meios. É um</w:t>
      </w:r>
      <w:del w:id="585" w:author="Ana Cecília Agua de Melo" w:date="2026-05-17T21:52:00Z">
        <w:r w:rsidDel="00F44052">
          <w:rPr>
            <w:rFonts w:ascii="Times New Roman" w:eastAsia="Times New Roman" w:hAnsi="Times New Roman" w:cs="Times New Roman"/>
            <w:sz w:val="24"/>
            <w:szCs w:val="24"/>
          </w:rPr>
          <w:delText xml:space="preserve"> espaço</w:delText>
        </w:r>
      </w:del>
      <w:r>
        <w:rPr>
          <w:rFonts w:ascii="Times New Roman" w:eastAsia="Times New Roman" w:hAnsi="Times New Roman" w:cs="Times New Roman"/>
          <w:sz w:val="24"/>
          <w:szCs w:val="24"/>
        </w:rPr>
        <w:t xml:space="preserve"> limiar em que múltiplas formas de realidades (e de escritas) são vistas ao mesmo tempo – possivelmente enquanto um longínquo e interminável ensaio. </w:t>
      </w:r>
      <w:ins w:id="586" w:author="Ana Cecília Agua de Melo" w:date="2026-05-03T15:18:00Z">
        <w:r w:rsidR="00CC71A9">
          <w:rPr>
            <w:rFonts w:ascii="Times New Roman" w:eastAsia="Times New Roman" w:hAnsi="Times New Roman" w:cs="Times New Roman"/>
            <w:sz w:val="24"/>
            <w:szCs w:val="24"/>
          </w:rPr>
          <w:lastRenderedPageBreak/>
          <w:t>P</w:t>
        </w:r>
      </w:ins>
      <w:del w:id="587" w:author="Ana Cecília Agua de Melo" w:date="2026-05-03T15:18:00Z">
        <w:r w:rsidDel="00CC71A9">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w:t>
      </w:r>
      <w:del w:id="588" w:author="Ana Cecília Agua de Melo" w:date="2026-05-03T15:18:00Z">
        <w:r w:rsidDel="00CC71A9">
          <w:rPr>
            <w:rFonts w:ascii="Times New Roman" w:eastAsia="Times New Roman" w:hAnsi="Times New Roman" w:cs="Times New Roman"/>
            <w:sz w:val="24"/>
            <w:szCs w:val="24"/>
          </w:rPr>
          <w:delText>,</w:delText>
        </w:r>
      </w:del>
      <w:r>
        <w:rPr>
          <w:rFonts w:ascii="Times New Roman" w:eastAsia="Times New Roman" w:hAnsi="Times New Roman" w:cs="Times New Roman"/>
          <w:i/>
          <w:iCs/>
          <w:sz w:val="24"/>
          <w:szCs w:val="24"/>
        </w:rPr>
        <w:t xml:space="preserve"> “um ensaio é uma tentativa de incitar os outros a refletirem, de levá-los a escrever complementos. (...) Ele deve fazer rolar uma bola de neve, na qual os complementos encubram cada vez mais a exposição original”</w:t>
      </w:r>
      <w:r>
        <w:rPr>
          <w:rFonts w:ascii="Times New Roman" w:eastAsia="Times New Roman" w:hAnsi="Times New Roman" w:cs="Times New Roman"/>
          <w:sz w:val="24"/>
          <w:szCs w:val="24"/>
          <w:vertAlign w:val="superscript"/>
        </w:rPr>
        <w:footnoteReference w:id="92"/>
      </w:r>
      <w:r>
        <w:rPr>
          <w:rFonts w:ascii="Times New Roman" w:eastAsia="Times New Roman" w:hAnsi="Times New Roman" w:cs="Times New Roman"/>
          <w:sz w:val="24"/>
          <w:szCs w:val="24"/>
        </w:rPr>
        <w:t>.</w:t>
      </w:r>
    </w:p>
    <w:p w14:paraId="00000068" w14:textId="77777777" w:rsidR="00BE2BCC" w:rsidRDefault="00F630C1">
      <w:pPr>
        <w:spacing w:after="200" w:line="360" w:lineRule="auto"/>
        <w:jc w:val="both"/>
      </w:pPr>
      <w:r>
        <w:rPr>
          <w:rFonts w:ascii="Times New Roman" w:eastAsia="Times New Roman" w:hAnsi="Times New Roman" w:cs="Times New Roman"/>
          <w:sz w:val="24"/>
          <w:szCs w:val="24"/>
        </w:rPr>
        <w:tab/>
        <w:t xml:space="preserve">Segundo Gloria </w:t>
      </w:r>
      <w:proofErr w:type="spellStart"/>
      <w:r>
        <w:rPr>
          <w:rFonts w:ascii="Times New Roman" w:eastAsia="Times New Roman" w:hAnsi="Times New Roman" w:cs="Times New Roman"/>
          <w:sz w:val="24"/>
          <w:szCs w:val="24"/>
        </w:rPr>
        <w:t>Anzaldúa</w:t>
      </w:r>
      <w:proofErr w:type="spellEnd"/>
      <w:r>
        <w:rPr>
          <w:rFonts w:ascii="Times New Roman" w:eastAsia="Times New Roman" w:hAnsi="Times New Roman" w:cs="Times New Roman"/>
          <w:sz w:val="24"/>
          <w:szCs w:val="24"/>
          <w:vertAlign w:val="superscript"/>
        </w:rPr>
        <w:footnoteReference w:id="93"/>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palavra do universo indígena </w:t>
      </w:r>
      <w:proofErr w:type="spellStart"/>
      <w:r>
        <w:rPr>
          <w:rFonts w:ascii="Times New Roman" w:eastAsia="Times New Roman" w:hAnsi="Times New Roman" w:cs="Times New Roman"/>
          <w:i/>
          <w:iCs/>
          <w:sz w:val="24"/>
          <w:szCs w:val="24"/>
        </w:rPr>
        <w:t>nahuatl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 indica algo que está entre dois corpos d’água – um espaço-tempo entre dois mundos. Este território é um</w:t>
      </w:r>
      <w:del w:id="595" w:author="Ana Cecília Agua de Melo" w:date="2026-05-17T21:52:00Z">
        <w:r w:rsidDel="00F44052">
          <w:rPr>
            <w:rFonts w:ascii="Times New Roman" w:eastAsia="Times New Roman" w:hAnsi="Times New Roman" w:cs="Times New Roman"/>
            <w:sz w:val="24"/>
            <w:szCs w:val="24"/>
          </w:rPr>
          <w:delText xml:space="preserve"> espaço</w:delText>
        </w:r>
      </w:del>
      <w:r>
        <w:rPr>
          <w:rFonts w:ascii="Times New Roman" w:eastAsia="Times New Roman" w:hAnsi="Times New Roman" w:cs="Times New Roman"/>
          <w:sz w:val="24"/>
          <w:szCs w:val="24"/>
        </w:rPr>
        <w:t xml:space="preserve"> limiar, um local que não está nem aqui, nem lá, mas em transição.</w:t>
      </w:r>
    </w:p>
    <w:p w14:paraId="00000069" w14:textId="689841E7" w:rsidR="00BE2BCC" w:rsidRDefault="00F630C1">
      <w:pPr>
        <w:spacing w:after="200" w:line="360" w:lineRule="auto"/>
        <w:jc w:val="both"/>
      </w:pPr>
      <w:r>
        <w:rPr>
          <w:rFonts w:ascii="Times New Roman" w:eastAsia="Times New Roman" w:hAnsi="Times New Roman" w:cs="Times New Roman"/>
          <w:sz w:val="24"/>
          <w:szCs w:val="24"/>
        </w:rPr>
        <w:tab/>
        <w:t xml:space="preserve">Se as coisas são escritas entre meios, então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espaço-tempo </w:t>
      </w:r>
      <w:ins w:id="596" w:author="Ana Cecília Agua de Melo" w:date="2026-05-17T21:53:00Z">
        <w:r w:rsidR="00F44052">
          <w:rPr>
            <w:rFonts w:ascii="Times New Roman" w:eastAsia="Times New Roman" w:hAnsi="Times New Roman" w:cs="Times New Roman"/>
            <w:sz w:val="24"/>
            <w:szCs w:val="24"/>
          </w:rPr>
          <w:t>de fronteira</w:t>
        </w:r>
      </w:ins>
      <w:del w:id="597" w:author="Ana Cecília Agua de Melo" w:date="2026-05-17T21:53:00Z">
        <w:r w:rsidDel="00F44052">
          <w:rPr>
            <w:rFonts w:ascii="Times New Roman" w:eastAsia="Times New Roman" w:hAnsi="Times New Roman" w:cs="Times New Roman"/>
            <w:sz w:val="24"/>
            <w:szCs w:val="24"/>
          </w:rPr>
          <w:delText>limiar</w:delText>
        </w:r>
      </w:del>
      <w:r>
        <w:rPr>
          <w:rFonts w:ascii="Times New Roman" w:eastAsia="Times New Roman" w:hAnsi="Times New Roman" w:cs="Times New Roman"/>
          <w:sz w:val="24"/>
          <w:szCs w:val="24"/>
        </w:rPr>
        <w:t>, em que continuamente (e constantemente) se encontra o mundo. São espaços-territórios</w:t>
      </w:r>
      <w:ins w:id="598" w:author="Ana Cecília Agua de Melo" w:date="2026-05-17T21:53:00Z">
        <w:r w:rsidR="00F44052">
          <w:rPr>
            <w:rFonts w:ascii="Times New Roman" w:eastAsia="Times New Roman" w:hAnsi="Times New Roman" w:cs="Times New Roman"/>
            <w:sz w:val="24"/>
            <w:szCs w:val="24"/>
          </w:rPr>
          <w:t xml:space="preserve"> – geográficos ou linguísticos –</w:t>
        </w:r>
      </w:ins>
      <w:r>
        <w:rPr>
          <w:rFonts w:ascii="Times New Roman" w:eastAsia="Times New Roman" w:hAnsi="Times New Roman" w:cs="Times New Roman"/>
          <w:sz w:val="24"/>
          <w:szCs w:val="24"/>
        </w:rPr>
        <w:t xml:space="preserve"> de encontro com a alteridade</w:t>
      </w:r>
      <w:del w:id="599" w:author="Ana Cecília Agua de Melo" w:date="2026-05-17T21:53:00Z">
        <w:r w:rsidDel="00F44052">
          <w:rPr>
            <w:rFonts w:ascii="Times New Roman" w:eastAsia="Times New Roman" w:hAnsi="Times New Roman" w:cs="Times New Roman"/>
            <w:sz w:val="24"/>
            <w:szCs w:val="24"/>
          </w:rPr>
          <w:delText xml:space="preserve"> – sejam eles geográficos ou linguísticos</w:delText>
        </w:r>
      </w:del>
      <w:r>
        <w:rPr>
          <w:rFonts w:ascii="Times New Roman" w:eastAsia="Times New Roman" w:hAnsi="Times New Roman" w:cs="Times New Roman"/>
          <w:sz w:val="24"/>
          <w:szCs w:val="24"/>
        </w:rPr>
        <w:t>. Assim, habitar o entre resulta numa visão dupla, primeiro da perspectiva de uma cultura, depois da perspectiva de outra. Ao viver entre fronteiras, as comunidades judaicas, por exemplo, bem como os demais grupos socialmente minoritários (</w:t>
      </w:r>
      <w:proofErr w:type="spellStart"/>
      <w:r>
        <w:rPr>
          <w:rFonts w:ascii="Times New Roman" w:eastAsia="Times New Roman" w:hAnsi="Times New Roman" w:cs="Times New Roman"/>
          <w:sz w:val="24"/>
          <w:szCs w:val="24"/>
        </w:rPr>
        <w:t>chicanos</w:t>
      </w:r>
      <w:proofErr w:type="spellEnd"/>
      <w:r>
        <w:rPr>
          <w:rFonts w:ascii="Times New Roman" w:eastAsia="Times New Roman" w:hAnsi="Times New Roman" w:cs="Times New Roman"/>
          <w:sz w:val="24"/>
          <w:szCs w:val="24"/>
        </w:rPr>
        <w:t>, quilombolas, indígenas, refugiados</w:t>
      </w:r>
      <w:del w:id="600" w:author="Ana Cecília Agua de Melo" w:date="2026-05-17T21:54:00Z">
        <w:r w:rsidDel="00F4405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etc.)</w:t>
      </w:r>
      <w:ins w:id="601" w:author="Ana Cecília Agua de Melo" w:date="2026-05-03T15:38:00Z">
        <w:r w:rsidR="00146D18">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acabam vendo duplamente</w:t>
      </w:r>
      <w:ins w:id="602" w:author="Ana Cecília Agua de Melo" w:date="2026-05-03T15:38:00Z">
        <w:r w:rsidR="005E5320">
          <w:rPr>
            <w:rFonts w:ascii="Times New Roman" w:eastAsia="Times New Roman" w:hAnsi="Times New Roman" w:cs="Times New Roman"/>
            <w:sz w:val="24"/>
            <w:szCs w:val="24"/>
          </w:rPr>
          <w:t>,</w:t>
        </w:r>
      </w:ins>
      <w:del w:id="603" w:author="Ana Cecília Agua de Melo" w:date="2026-05-03T15:38:00Z">
        <w:r w:rsidDel="005E532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interagindo com estes ambientes </w:t>
      </w:r>
      <w:ins w:id="604" w:author="Ana Cecília Agua de Melo" w:date="2026-05-03T15:38:00Z">
        <w:r w:rsidR="005E5320">
          <w:rPr>
            <w:rFonts w:ascii="Times New Roman" w:eastAsia="Times New Roman" w:hAnsi="Times New Roman" w:cs="Times New Roman"/>
            <w:sz w:val="24"/>
            <w:szCs w:val="24"/>
          </w:rPr>
          <w:t>tanto</w:t>
        </w:r>
      </w:ins>
      <w:del w:id="605" w:author="Ana Cecília Agua de Melo" w:date="2026-05-03T15:38:00Z">
        <w:r w:rsidDel="005E5320">
          <w:rPr>
            <w:rFonts w:ascii="Times New Roman" w:eastAsia="Times New Roman" w:hAnsi="Times New Roman" w:cs="Times New Roman"/>
            <w:sz w:val="24"/>
            <w:szCs w:val="24"/>
          </w:rPr>
          <w:delText>seja</w:delText>
        </w:r>
      </w:del>
      <w:r>
        <w:rPr>
          <w:rFonts w:ascii="Times New Roman" w:eastAsia="Times New Roman" w:hAnsi="Times New Roman" w:cs="Times New Roman"/>
          <w:sz w:val="24"/>
          <w:szCs w:val="24"/>
        </w:rPr>
        <w:t xml:space="preserve"> no âmbito do texto, quanto no âmbito do espaço, e cria</w:t>
      </w:r>
      <w:ins w:id="606" w:author="Ana Cecília Agua de Melo" w:date="2026-05-03T15:38:00Z">
        <w:r w:rsidR="005E5320">
          <w:rPr>
            <w:rFonts w:ascii="Times New Roman" w:eastAsia="Times New Roman" w:hAnsi="Times New Roman" w:cs="Times New Roman"/>
            <w:sz w:val="24"/>
            <w:szCs w:val="24"/>
          </w:rPr>
          <w:t>ndo</w:t>
        </w:r>
      </w:ins>
      <w:del w:id="607" w:author="Ana Cecília Agua de Melo" w:date="2026-05-03T15:38:00Z">
        <w:r w:rsidDel="005E5320">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locais de pertencimento.</w:t>
      </w:r>
    </w:p>
    <w:p w14:paraId="0000006A"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6B" w14:textId="77777777" w:rsidR="00BE2BCC" w:rsidRDefault="00F630C1">
      <w:pPr>
        <w:spacing w:after="200" w:line="360" w:lineRule="auto"/>
        <w:jc w:val="both"/>
      </w:pPr>
      <w:r>
        <w:rPr>
          <w:rFonts w:ascii="Times New Roman" w:eastAsia="Times New Roman" w:hAnsi="Times New Roman" w:cs="Times New Roman"/>
          <w:sz w:val="24"/>
          <w:szCs w:val="24"/>
        </w:rPr>
        <w:t>Na tradição da escrita judaica religiosa – e de suas interpretações –, as páginas, os papéis</w:t>
      </w:r>
      <w:del w:id="608" w:author="Ana Cecília Agua de Melo" w:date="2026-05-03T15:41:00Z">
        <w:r w:rsidDel="005E532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os pergaminhos – bem como os seus textos – são territorialidades de apropriação e espaços sagrados. Este texto escrito e inscrito sobre um pedaço de papel, pano, couro ou </w:t>
      </w:r>
      <w:del w:id="609" w:author="Ana Cecília Agua de Melo" w:date="2026-05-03T15:41:00Z">
        <w:r w:rsidDel="005E5320">
          <w:rPr>
            <w:rFonts w:ascii="Times New Roman" w:eastAsia="Times New Roman" w:hAnsi="Times New Roman" w:cs="Times New Roman"/>
            <w:sz w:val="24"/>
            <w:szCs w:val="24"/>
          </w:rPr>
          <w:delText xml:space="preserve">de </w:delText>
        </w:r>
      </w:del>
      <w:r>
        <w:rPr>
          <w:rFonts w:ascii="Times New Roman" w:eastAsia="Times New Roman" w:hAnsi="Times New Roman" w:cs="Times New Roman"/>
          <w:sz w:val="24"/>
          <w:szCs w:val="24"/>
        </w:rPr>
        <w:t>celulose influencia</w:t>
      </w:r>
      <w:del w:id="610" w:author="Ana Cecília Agua de Melo" w:date="2026-05-03T15:41:00Z">
        <w:r w:rsidDel="005E5320">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as comunidades, suas relações com a divindade e com os mandamentos divinos. Nos mundos das narrativas e dos livros, a manifestação do texto no espaço</w:t>
      </w:r>
      <w:r>
        <w:rPr>
          <w:rFonts w:ascii="Times New Roman" w:eastAsia="Times New Roman" w:hAnsi="Times New Roman" w:cs="Times New Roman"/>
          <w:sz w:val="24"/>
          <w:szCs w:val="24"/>
          <w:vertAlign w:val="superscript"/>
        </w:rPr>
        <w:footnoteReference w:id="94"/>
      </w:r>
      <w:r>
        <w:rPr>
          <w:rFonts w:ascii="Times New Roman" w:eastAsia="Times New Roman" w:hAnsi="Times New Roman" w:cs="Times New Roman"/>
          <w:sz w:val="24"/>
          <w:szCs w:val="24"/>
        </w:rPr>
        <w:t xml:space="preserve"> – como é o caso da leitura dos rituais e das festividades judaicas religiosas – transforma</w:t>
      </w:r>
      <w:del w:id="619" w:author="Ana Cecília Agua de Melo" w:date="2026-05-03T15:41:00Z">
        <w:r w:rsidDel="005E5320">
          <w:rPr>
            <w:rFonts w:ascii="Times New Roman" w:eastAsia="Times New Roman" w:hAnsi="Times New Roman" w:cs="Times New Roman"/>
            <w:sz w:val="24"/>
            <w:szCs w:val="24"/>
          </w:rPr>
          <w:delText>m e modificam</w:delText>
        </w:r>
      </w:del>
      <w:r>
        <w:rPr>
          <w:rFonts w:ascii="Times New Roman" w:eastAsia="Times New Roman" w:hAnsi="Times New Roman" w:cs="Times New Roman"/>
          <w:sz w:val="24"/>
          <w:szCs w:val="24"/>
        </w:rPr>
        <w:t xml:space="preserve"> as comunidades, seus espaços de agregação, bem como as suas histórias. Em uma perspectiva de fronteira linguística, a ficção dos textos, segundo o pesquisador e filósofo Leonel Olímpio:</w:t>
      </w:r>
    </w:p>
    <w:p w14:paraId="0000006C" w14:textId="48F21803" w:rsidR="00BE2BCC" w:rsidRDefault="00F630C1">
      <w:pPr>
        <w:spacing w:after="200" w:line="360" w:lineRule="auto"/>
        <w:ind w:left="2267"/>
        <w:jc w:val="both"/>
      </w:pPr>
      <w:r>
        <w:rPr>
          <w:rFonts w:ascii="Times New Roman" w:eastAsia="Times New Roman" w:hAnsi="Times New Roman" w:cs="Times New Roman"/>
          <w:sz w:val="20"/>
          <w:szCs w:val="20"/>
        </w:rPr>
        <w:t xml:space="preserve">Também implica no problema de como aquele mundo ficcional nos influencia, e também até que ponto nós influenciamos aquele mundo ficcional. Como assim? Por exemplo, se partirmos do pressuposto de que o mundo daqui (presumidamente </w:t>
      </w:r>
      <w:ins w:id="620" w:author="Ana Cecília Agua de Melo" w:date="2026-05-03T15:42:00Z">
        <w:r w:rsidR="005E5320">
          <w:rPr>
            <w:rFonts w:ascii="Times New Roman" w:eastAsia="Times New Roman" w:hAnsi="Times New Roman" w:cs="Times New Roman"/>
            <w:sz w:val="20"/>
            <w:szCs w:val="20"/>
          </w:rPr>
          <w:t>“</w:t>
        </w:r>
      </w:ins>
      <w:del w:id="621" w:author="Ana Cecília Agua de Melo" w:date="2026-05-03T15:42:00Z">
        <w:r w:rsidDel="005E5320">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real</w:t>
      </w:r>
      <w:ins w:id="622" w:author="Ana Cecília Agua de Melo" w:date="2026-05-03T15:42:00Z">
        <w:r w:rsidR="005E5320">
          <w:rPr>
            <w:rFonts w:ascii="Times New Roman" w:eastAsia="Times New Roman" w:hAnsi="Times New Roman" w:cs="Times New Roman"/>
            <w:sz w:val="20"/>
            <w:szCs w:val="20"/>
          </w:rPr>
          <w:t>”</w:t>
        </w:r>
      </w:ins>
      <w:del w:id="623" w:author="Ana Cecília Agua de Melo" w:date="2026-05-03T15:42:00Z">
        <w:r w:rsidDel="005E5320">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não influencia o outro, toda leitura, toda linguagem exposta em qualquer texto não mudaria de interpretação com o tempo</w:t>
      </w:r>
      <w:r>
        <w:rPr>
          <w:rFonts w:ascii="Times New Roman" w:eastAsia="Times New Roman" w:hAnsi="Times New Roman" w:cs="Times New Roman"/>
          <w:sz w:val="20"/>
          <w:szCs w:val="20"/>
          <w:vertAlign w:val="superscript"/>
        </w:rPr>
        <w:footnoteReference w:id="95"/>
      </w:r>
      <w:r>
        <w:rPr>
          <w:rFonts w:ascii="Times New Roman" w:eastAsia="Times New Roman" w:hAnsi="Times New Roman" w:cs="Times New Roman"/>
          <w:sz w:val="20"/>
          <w:szCs w:val="20"/>
        </w:rPr>
        <w:t>.</w:t>
      </w:r>
    </w:p>
    <w:p w14:paraId="0000006D" w14:textId="6AD1FDFC" w:rsidR="00BE2BCC" w:rsidRDefault="00F630C1">
      <w:pPr>
        <w:spacing w:after="200" w:line="360" w:lineRule="auto"/>
        <w:jc w:val="both"/>
      </w:pPr>
      <w:r>
        <w:rPr>
          <w:rFonts w:ascii="Times New Roman" w:eastAsia="Times New Roman" w:hAnsi="Times New Roman" w:cs="Times New Roman"/>
          <w:sz w:val="24"/>
          <w:szCs w:val="24"/>
        </w:rPr>
        <w:t xml:space="preserve">Neste sentido, os textos judaicos sagrados são passíveis de interpretações, e o leitor é um participante ativo das páginas – </w:t>
      </w:r>
      <w:ins w:id="624" w:author="Ana Cecília Agua de Melo" w:date="2026-05-17T21:55:00Z">
        <w:r w:rsidR="00F44052">
          <w:rPr>
            <w:rFonts w:ascii="Times New Roman" w:eastAsia="Times New Roman" w:hAnsi="Times New Roman" w:cs="Times New Roman"/>
            <w:sz w:val="24"/>
            <w:szCs w:val="24"/>
          </w:rPr>
          <w:t>o que faz</w:t>
        </w:r>
      </w:ins>
      <w:del w:id="625" w:author="Ana Cecília Agua de Melo" w:date="2026-05-17T21:55:00Z">
        <w:r w:rsidDel="00F44052">
          <w:rPr>
            <w:rFonts w:ascii="Times New Roman" w:eastAsia="Times New Roman" w:hAnsi="Times New Roman" w:cs="Times New Roman"/>
            <w:sz w:val="24"/>
            <w:szCs w:val="24"/>
          </w:rPr>
          <w:delText>fazendo</w:delText>
        </w:r>
      </w:del>
      <w:r>
        <w:rPr>
          <w:rFonts w:ascii="Times New Roman" w:eastAsia="Times New Roman" w:hAnsi="Times New Roman" w:cs="Times New Roman"/>
          <w:sz w:val="24"/>
          <w:szCs w:val="24"/>
        </w:rPr>
        <w:t xml:space="preserve"> com que os escritos se tornem territórios fluidos, espaços de diálogo e de apropriação. O leitor de textos judaicos não lê simplesmente palavras escritas em uma página; o leitor é um ator ativo e um participante vocal na conversa.</w:t>
      </w:r>
    </w:p>
    <w:p w14:paraId="0000006E" w14:textId="060DFDD1" w:rsidR="00BE2BCC" w:rsidRDefault="00F630C1">
      <w:pPr>
        <w:spacing w:after="200" w:line="360" w:lineRule="auto"/>
        <w:jc w:val="both"/>
      </w:pPr>
      <w:r>
        <w:rPr>
          <w:rFonts w:ascii="Times New Roman" w:eastAsia="Times New Roman" w:hAnsi="Times New Roman" w:cs="Times New Roman"/>
          <w:sz w:val="24"/>
          <w:szCs w:val="24"/>
        </w:rPr>
        <w:tab/>
        <w:t xml:space="preserve">O debate das escrituras ocorre em meio às páginas, e seus assuntos abrangem séculos, milênios e gerações de professores, mestres, rabinos e pensadores talmúdicos.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(em português: “aprendizado”), livro composto pela </w:t>
      </w:r>
      <w:proofErr w:type="spellStart"/>
      <w:r>
        <w:rPr>
          <w:rFonts w:ascii="Times New Roman" w:eastAsia="Times New Roman" w:hAnsi="Times New Roman" w:cs="Times New Roman"/>
          <w:i/>
          <w:iCs/>
          <w:sz w:val="24"/>
          <w:szCs w:val="24"/>
        </w:rPr>
        <w:t>Mishná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(“estudo repetido”) e pela </w:t>
      </w:r>
      <w:proofErr w:type="spellStart"/>
      <w:r>
        <w:rPr>
          <w:rFonts w:ascii="Times New Roman" w:eastAsia="Times New Roman" w:hAnsi="Times New Roman" w:cs="Times New Roman"/>
          <w:i/>
          <w:iCs/>
          <w:sz w:val="24"/>
          <w:szCs w:val="24"/>
        </w:rPr>
        <w:t>Guemará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(“conclusão”)</w:t>
      </w:r>
      <w:ins w:id="626" w:author="Ana Cecília Agua de Melo" w:date="2026-05-03T15:48:00Z">
        <w:r w:rsidR="00233608">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é uma série de textos-ensaios que procuram – a todo custo – desmembrar as histórias (</w:t>
      </w:r>
      <w:proofErr w:type="spellStart"/>
      <w:r>
        <w:rPr>
          <w:rFonts w:ascii="Times New Roman" w:eastAsia="Times New Roman" w:hAnsi="Times New Roman" w:cs="Times New Roman"/>
          <w:i/>
          <w:iCs/>
          <w:sz w:val="24"/>
          <w:szCs w:val="24"/>
        </w:rPr>
        <w:t>reductio</w:t>
      </w:r>
      <w:proofErr w:type="spellEnd"/>
      <w:r>
        <w:rPr>
          <w:rFonts w:ascii="Times New Roman" w:eastAsia="Times New Roman" w:hAnsi="Times New Roman" w:cs="Times New Roman"/>
          <w:i/>
          <w:iCs/>
          <w:sz w:val="24"/>
          <w:szCs w:val="24"/>
        </w:rPr>
        <w:t xml:space="preserve"> ad </w:t>
      </w:r>
      <w:proofErr w:type="spellStart"/>
      <w:r>
        <w:rPr>
          <w:rFonts w:ascii="Times New Roman" w:eastAsia="Times New Roman" w:hAnsi="Times New Roman" w:cs="Times New Roman"/>
          <w:i/>
          <w:iCs/>
          <w:sz w:val="24"/>
          <w:szCs w:val="24"/>
        </w:rPr>
        <w:t>absurdum</w:t>
      </w:r>
      <w:proofErr w:type="spellEnd"/>
      <w:r>
        <w:rPr>
          <w:rFonts w:ascii="Times New Roman" w:eastAsia="Times New Roman" w:hAnsi="Times New Roman" w:cs="Times New Roman"/>
          <w:sz w:val="24"/>
          <w:szCs w:val="24"/>
        </w:rPr>
        <w:t xml:space="preserve">), as regras, as restrições e as leis judaicas religiosas a ponto de dilacerar suas minúcias. </w:t>
      </w:r>
    </w:p>
    <w:p w14:paraId="0000006F" w14:textId="4AA09D78" w:rsidR="00BE2BCC" w:rsidRDefault="00F630C1">
      <w:pPr>
        <w:spacing w:after="200" w:line="360" w:lineRule="auto"/>
        <w:jc w:val="both"/>
      </w:pPr>
      <w:r>
        <w:rPr>
          <w:rFonts w:ascii="Times New Roman" w:eastAsia="Times New Roman" w:hAnsi="Times New Roman" w:cs="Times New Roman"/>
          <w:sz w:val="24"/>
          <w:szCs w:val="24"/>
        </w:rPr>
        <w:tab/>
        <w:t>Os textos sagrados, bem como as interpretações rabínicas, são escritos às vezes em hebraico e às vezes em aramaico, sem pontuações</w:t>
      </w:r>
      <w:del w:id="627" w:author="Ana Cecília Agua de Melo" w:date="2026-05-03T15:49:00Z">
        <w:r w:rsidDel="00233608">
          <w:rPr>
            <w:rFonts w:ascii="Times New Roman" w:eastAsia="Times New Roman" w:hAnsi="Times New Roman" w:cs="Times New Roman"/>
            <w:sz w:val="24"/>
            <w:szCs w:val="24"/>
          </w:rPr>
          <w:delText xml:space="preserve"> e/ou vírgulas</w:delText>
        </w:r>
      </w:del>
      <w:r>
        <w:rPr>
          <w:rFonts w:ascii="Times New Roman" w:eastAsia="Times New Roman" w:hAnsi="Times New Roman" w:cs="Times New Roman"/>
          <w:sz w:val="24"/>
          <w:szCs w:val="24"/>
        </w:rPr>
        <w:t xml:space="preserve">. Nunca há página de número </w:t>
      </w:r>
      <w:ins w:id="628" w:author="Ana Cecília Agua de Melo" w:date="2026-05-03T15:49:00Z">
        <w:r w:rsidR="00233608">
          <w:rPr>
            <w:rFonts w:ascii="Times New Roman" w:eastAsia="Times New Roman" w:hAnsi="Times New Roman" w:cs="Times New Roman"/>
            <w:sz w:val="24"/>
            <w:szCs w:val="24"/>
          </w:rPr>
          <w:t>1</w:t>
        </w:r>
      </w:ins>
      <w:del w:id="629" w:author="Ana Cecília Agua de Melo" w:date="2026-05-03T15:49:00Z">
        <w:r w:rsidDel="00233608">
          <w:rPr>
            <w:rFonts w:ascii="Times New Roman" w:eastAsia="Times New Roman" w:hAnsi="Times New Roman" w:cs="Times New Roman"/>
            <w:sz w:val="24"/>
            <w:szCs w:val="24"/>
          </w:rPr>
          <w:delText>um</w:delText>
        </w:r>
      </w:del>
      <w:r>
        <w:rPr>
          <w:rFonts w:ascii="Times New Roman" w:eastAsia="Times New Roman" w:hAnsi="Times New Roman" w:cs="Times New Roman"/>
          <w:sz w:val="24"/>
          <w:szCs w:val="24"/>
        </w:rPr>
        <w:t xml:space="preserve"> em um texto judaico tradicional, os textos sempre começam na página </w:t>
      </w:r>
      <w:ins w:id="630" w:author="Ana Cecília Agua de Melo" w:date="2026-05-03T15:49:00Z">
        <w:r w:rsidR="00233608">
          <w:rPr>
            <w:rFonts w:ascii="Times New Roman" w:eastAsia="Times New Roman" w:hAnsi="Times New Roman" w:cs="Times New Roman"/>
            <w:sz w:val="24"/>
            <w:szCs w:val="24"/>
          </w:rPr>
          <w:t>2</w:t>
        </w:r>
      </w:ins>
      <w:del w:id="631" w:author="Ana Cecília Agua de Melo" w:date="2026-05-03T15:49:00Z">
        <w:r w:rsidDel="00233608">
          <w:rPr>
            <w:rFonts w:ascii="Times New Roman" w:eastAsia="Times New Roman" w:hAnsi="Times New Roman" w:cs="Times New Roman"/>
            <w:sz w:val="24"/>
            <w:szCs w:val="24"/>
          </w:rPr>
          <w:delText>dois</w:delText>
        </w:r>
      </w:del>
      <w:ins w:id="632" w:author="Ana Cecília Agua de Melo" w:date="2026-05-03T15:49:00Z">
        <w:r w:rsidR="00233608">
          <w:rPr>
            <w:rFonts w:ascii="Times New Roman" w:eastAsia="Times New Roman" w:hAnsi="Times New Roman" w:cs="Times New Roman"/>
            <w:sz w:val="24"/>
            <w:szCs w:val="24"/>
          </w:rPr>
          <w:t>, já que</w:t>
        </w:r>
      </w:ins>
      <w:del w:id="633" w:author="Ana Cecília Agua de Melo" w:date="2026-05-03T15:49:00Z">
        <w:r w:rsidDel="00233608">
          <w:rPr>
            <w:rFonts w:ascii="Times New Roman" w:eastAsia="Times New Roman" w:hAnsi="Times New Roman" w:cs="Times New Roman"/>
            <w:sz w:val="24"/>
            <w:szCs w:val="24"/>
          </w:rPr>
          <w:delText>. Isso, pois</w:delText>
        </w:r>
      </w:del>
      <w:ins w:id="634" w:author="Ana Cecília Agua de Melo" w:date="2026-05-03T15:49:00Z">
        <w:r w:rsidR="00233608">
          <w:rPr>
            <w:rFonts w:ascii="Times New Roman" w:eastAsia="Times New Roman" w:hAnsi="Times New Roman" w:cs="Times New Roman"/>
            <w:sz w:val="24"/>
            <w:szCs w:val="24"/>
          </w:rPr>
          <w:t xml:space="preserve"> </w:t>
        </w:r>
      </w:ins>
      <w:del w:id="635" w:author="Ana Cecília Agua de Melo" w:date="2026-05-03T15:49:00Z">
        <w:r w:rsidDel="00233608">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no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não existe nem o começo nem o fim, tudo é uma questão de meios. O texto principal é posto ao centro da página rodeado de comentários dos mais diversos estudiosos – de diferentes territórios, gerações e contextos. A diagramação</w:t>
      </w:r>
      <w:del w:id="636" w:author="Ana Cecília Agua de Melo" w:date="2026-05-03T15:49:00Z">
        <w:r w:rsidDel="00233608">
          <w:rPr>
            <w:rFonts w:ascii="Times New Roman" w:eastAsia="Times New Roman" w:hAnsi="Times New Roman" w:cs="Times New Roman"/>
            <w:sz w:val="24"/>
            <w:szCs w:val="24"/>
          </w:rPr>
          <w:delText xml:space="preserve"> deste livro</w:delText>
        </w:r>
      </w:del>
      <w:r>
        <w:rPr>
          <w:rFonts w:ascii="Times New Roman" w:eastAsia="Times New Roman" w:hAnsi="Times New Roman" w:cs="Times New Roman"/>
          <w:sz w:val="24"/>
          <w:szCs w:val="24"/>
        </w:rPr>
        <w:t xml:space="preserve"> é feita de tal maneira que não há hierarquia</w:t>
      </w:r>
      <w:del w:id="637" w:author="Ana Cecília Agua de Melo" w:date="2026-05-03T15:50:00Z">
        <w:r w:rsidDel="00233608">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w:t>
      </w:r>
      <w:ins w:id="638" w:author="Ana Cecília Agua de Melo" w:date="2026-05-03T15:50:00Z">
        <w:r w:rsidR="00233608">
          <w:rPr>
            <w:rFonts w:ascii="Times New Roman" w:eastAsia="Times New Roman" w:hAnsi="Times New Roman" w:cs="Times New Roman"/>
            <w:sz w:val="24"/>
            <w:szCs w:val="24"/>
          </w:rPr>
          <w:t>entre as</w:t>
        </w:r>
      </w:ins>
      <w:del w:id="639" w:author="Ana Cecília Agua de Melo" w:date="2026-05-03T15:50:00Z">
        <w:r w:rsidDel="00233608">
          <w:rPr>
            <w:rFonts w:ascii="Times New Roman" w:eastAsia="Times New Roman" w:hAnsi="Times New Roman" w:cs="Times New Roman"/>
            <w:sz w:val="24"/>
            <w:szCs w:val="24"/>
          </w:rPr>
          <w:delText>das</w:delText>
        </w:r>
      </w:del>
      <w:r>
        <w:rPr>
          <w:rFonts w:ascii="Times New Roman" w:eastAsia="Times New Roman" w:hAnsi="Times New Roman" w:cs="Times New Roman"/>
          <w:sz w:val="24"/>
          <w:szCs w:val="24"/>
        </w:rPr>
        <w:t xml:space="preserve"> interpretações rabínicas, </w:t>
      </w:r>
      <w:del w:id="640" w:author="Ana Cecília Agua de Melo" w:date="2026-05-03T15:50:00Z">
        <w:r w:rsidDel="00233608">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 xml:space="preserve">as exposições dos argumentos e </w:t>
      </w:r>
      <w:del w:id="641" w:author="Ana Cecília Agua de Melo" w:date="2026-05-03T15:50:00Z">
        <w:r w:rsidDel="00233608">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os conceitos apresentados, ou seja, todos</w:t>
      </w:r>
      <w:ins w:id="642" w:author="Ana Cecília Agua de Melo" w:date="2026-05-03T15:50:00Z">
        <w:r w:rsidR="00233608">
          <w:rPr>
            <w:rFonts w:ascii="Times New Roman" w:eastAsia="Times New Roman" w:hAnsi="Times New Roman" w:cs="Times New Roman"/>
            <w:sz w:val="24"/>
            <w:szCs w:val="24"/>
          </w:rPr>
          <w:t xml:space="preserve"> os</w:t>
        </w:r>
      </w:ins>
      <w:r>
        <w:rPr>
          <w:rFonts w:ascii="Times New Roman" w:eastAsia="Times New Roman" w:hAnsi="Times New Roman" w:cs="Times New Roman"/>
          <w:sz w:val="24"/>
          <w:szCs w:val="24"/>
        </w:rPr>
        <w:t xml:space="preserve"> estudiosos e estudiosas são convidados a trazer uma nova interpretação</w:t>
      </w:r>
      <w:del w:id="643" w:author="Ana Cecília Agua de Melo" w:date="2026-05-03T15:50:00Z">
        <w:r w:rsidDel="00233608">
          <w:rPr>
            <w:rFonts w:ascii="Times New Roman" w:eastAsia="Times New Roman" w:hAnsi="Times New Roman" w:cs="Times New Roman"/>
            <w:sz w:val="24"/>
            <w:szCs w:val="24"/>
          </w:rPr>
          <w:delText xml:space="preserve"> a respeito</w:delText>
        </w:r>
      </w:del>
      <w:r>
        <w:rPr>
          <w:rFonts w:ascii="Times New Roman" w:eastAsia="Times New Roman" w:hAnsi="Times New Roman" w:cs="Times New Roman"/>
          <w:sz w:val="24"/>
          <w:szCs w:val="24"/>
        </w:rPr>
        <w:t xml:space="preserve"> das leis judaicas.</w:t>
      </w:r>
    </w:p>
    <w:p w14:paraId="00000070" w14:textId="7020EE8A"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Alguns comentadores escreveram tratados, outros apenas alguns rabiscos sobre uma folha de rascunho, mas no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tudo serve para tornar as discussões mais dinâmicas. Dessa forma, as mais diversas visões rabínicas são apresentadas enquanto continuidades dos próprios textos sagrados,</w:t>
      </w:r>
      <w:del w:id="644" w:author="Ana Cecília Agua de Melo" w:date="2026-05-03T16:27:00Z">
        <w:r w:rsidDel="00837D15">
          <w:rPr>
            <w:rFonts w:ascii="Times New Roman" w:eastAsia="Times New Roman" w:hAnsi="Times New Roman" w:cs="Times New Roman"/>
            <w:sz w:val="24"/>
            <w:szCs w:val="24"/>
          </w:rPr>
          <w:delText xml:space="preserve"> e assim, permite com que as páginas do </w:delText>
        </w:r>
        <w:r w:rsidDel="00837D15">
          <w:rPr>
            <w:rFonts w:ascii="Times New Roman" w:eastAsia="Times New Roman" w:hAnsi="Times New Roman" w:cs="Times New Roman"/>
            <w:i/>
            <w:iCs/>
            <w:sz w:val="24"/>
            <w:szCs w:val="24"/>
          </w:rPr>
          <w:delText>Talmude</w:delText>
        </w:r>
      </w:del>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abran</w:t>
      </w:r>
      <w:ins w:id="645" w:author="Ana Cecília Agua de Melo" w:date="2026-05-03T16:27:00Z">
        <w:r w:rsidR="00837D15">
          <w:rPr>
            <w:rFonts w:ascii="Times New Roman" w:eastAsia="Times New Roman" w:hAnsi="Times New Roman" w:cs="Times New Roman"/>
            <w:sz w:val="24"/>
            <w:szCs w:val="24"/>
          </w:rPr>
          <w:t>gendo</w:t>
        </w:r>
      </w:ins>
      <w:del w:id="646" w:author="Ana Cecília Agua de Melo" w:date="2026-05-03T16:27:00Z">
        <w:r w:rsidDel="00837D15">
          <w:rPr>
            <w:rFonts w:ascii="Times New Roman" w:eastAsia="Times New Roman" w:hAnsi="Times New Roman" w:cs="Times New Roman"/>
            <w:sz w:val="24"/>
            <w:szCs w:val="24"/>
          </w:rPr>
          <w:delText>jam</w:delText>
        </w:r>
      </w:del>
      <w:r>
        <w:rPr>
          <w:rFonts w:ascii="Times New Roman" w:eastAsia="Times New Roman" w:hAnsi="Times New Roman" w:cs="Times New Roman"/>
          <w:sz w:val="24"/>
          <w:szCs w:val="24"/>
        </w:rPr>
        <w:t xml:space="preserve"> pelo menos dois mil anos. Por fim, as perspectivas rabínicas sobre os textos religiosos e sagrados – suas interpretações – são condicionadas </w:t>
      </w:r>
      <w:ins w:id="647" w:author="Ana Cecília Agua de Melo" w:date="2026-05-03T16:28:00Z">
        <w:r w:rsidR="00D145B5">
          <w:rPr>
            <w:rFonts w:ascii="Times New Roman" w:eastAsia="Times New Roman" w:hAnsi="Times New Roman" w:cs="Times New Roman"/>
            <w:sz w:val="24"/>
            <w:szCs w:val="24"/>
          </w:rPr>
          <w:t>por</w:t>
        </w:r>
      </w:ins>
      <w:del w:id="648" w:author="Ana Cecília Agua de Melo" w:date="2026-05-03T16:28:00Z">
        <w:r w:rsidDel="00D145B5">
          <w:rPr>
            <w:rFonts w:ascii="Times New Roman" w:eastAsia="Times New Roman" w:hAnsi="Times New Roman" w:cs="Times New Roman"/>
            <w:sz w:val="24"/>
            <w:szCs w:val="24"/>
          </w:rPr>
          <w:delText>a depender de</w:delText>
        </w:r>
      </w:del>
      <w:r>
        <w:rPr>
          <w:rFonts w:ascii="Times New Roman" w:eastAsia="Times New Roman" w:hAnsi="Times New Roman" w:cs="Times New Roman"/>
          <w:sz w:val="24"/>
          <w:szCs w:val="24"/>
        </w:rPr>
        <w:t xml:space="preserve"> suas épocas e momentos históricos, suas relevâncias para a comunidade e seus sentidos judaicos.</w:t>
      </w:r>
    </w:p>
    <w:p w14:paraId="00000071" w14:textId="77777777"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72" w14:textId="09DF652C" w:rsidR="00BE2BCC" w:rsidRDefault="00F630C1">
      <w:pPr>
        <w:spacing w:after="200" w:line="360" w:lineRule="auto"/>
        <w:jc w:val="both"/>
      </w:pPr>
      <w:r>
        <w:rPr>
          <w:rFonts w:ascii="Times New Roman" w:eastAsia="Times New Roman" w:hAnsi="Times New Roman" w:cs="Times New Roman"/>
          <w:sz w:val="24"/>
          <w:szCs w:val="24"/>
        </w:rPr>
        <w:lastRenderedPageBreak/>
        <w:t xml:space="preserve">Certa vez,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Mihal</w:t>
      </w:r>
      <w:proofErr w:type="spellEnd"/>
      <w:r>
        <w:rPr>
          <w:rFonts w:ascii="Times New Roman" w:eastAsia="Times New Roman" w:hAnsi="Times New Roman" w:cs="Times New Roman"/>
          <w:i/>
          <w:iCs/>
          <w:sz w:val="24"/>
          <w:szCs w:val="24"/>
        </w:rPr>
        <w:t>: ‘Está escrito na Ética dos Pais: Quem é sábio? Aquele que aprende com todos os homens, como está escrito: De todos os meus mestres recebi entendimento. E por</w:t>
      </w:r>
      <w:ins w:id="649" w:author="Ana Cecília Agua de Melo" w:date="2026-05-19T17:22:00Z">
        <w:r w:rsidR="002F76C5">
          <w:rPr>
            <w:rFonts w:ascii="Times New Roman" w:eastAsia="Times New Roman" w:hAnsi="Times New Roman" w:cs="Times New Roman"/>
            <w:i/>
            <w:iCs/>
            <w:sz w:val="24"/>
            <w:szCs w:val="24"/>
          </w:rPr>
          <w:t xml:space="preserve"> </w:t>
        </w:r>
      </w:ins>
      <w:r>
        <w:rPr>
          <w:rFonts w:ascii="Times New Roman" w:eastAsia="Times New Roman" w:hAnsi="Times New Roman" w:cs="Times New Roman"/>
          <w:i/>
          <w:iCs/>
          <w:sz w:val="24"/>
          <w:szCs w:val="24"/>
        </w:rPr>
        <w:t xml:space="preserve">que então não está escrito: Aquele que aprende com todos os mestres?’. O Rabi </w:t>
      </w:r>
      <w:proofErr w:type="spellStart"/>
      <w:r>
        <w:rPr>
          <w:rFonts w:ascii="Times New Roman" w:eastAsia="Times New Roman" w:hAnsi="Times New Roman" w:cs="Times New Roman"/>
          <w:i/>
          <w:iCs/>
          <w:sz w:val="24"/>
          <w:szCs w:val="24"/>
        </w:rPr>
        <w:t>Mihal</w:t>
      </w:r>
      <w:proofErr w:type="spellEnd"/>
      <w:r>
        <w:rPr>
          <w:rFonts w:ascii="Times New Roman" w:eastAsia="Times New Roman" w:hAnsi="Times New Roman" w:cs="Times New Roman"/>
          <w:i/>
          <w:iCs/>
          <w:sz w:val="24"/>
          <w:szCs w:val="24"/>
        </w:rPr>
        <w:t xml:space="preserve"> explica: ‘O mestre que pronunciou tais palavras pretende explicar que se deve aprender não só com aqueles que atuam como mestres, mas com todos os homens. Mesmo com o ignorante, mesmo com o perverso, te é dado alcançar o entendimento de como conduzir a vida’”</w:t>
      </w:r>
      <w:r>
        <w:rPr>
          <w:rFonts w:ascii="Times New Roman" w:eastAsia="Times New Roman" w:hAnsi="Times New Roman" w:cs="Times New Roman"/>
          <w:sz w:val="24"/>
          <w:szCs w:val="24"/>
          <w:vertAlign w:val="superscript"/>
        </w:rPr>
        <w:footnoteReference w:id="96"/>
      </w:r>
      <w:r>
        <w:rPr>
          <w:rFonts w:ascii="Times New Roman" w:eastAsia="Times New Roman" w:hAnsi="Times New Roman" w:cs="Times New Roman"/>
          <w:sz w:val="24"/>
          <w:szCs w:val="24"/>
        </w:rPr>
        <w:t>.</w:t>
      </w:r>
    </w:p>
    <w:p w14:paraId="00000073" w14:textId="5DB2D757" w:rsidR="00BE2BCC" w:rsidRDefault="00F630C1">
      <w:pPr>
        <w:spacing w:after="200" w:line="360" w:lineRule="auto"/>
        <w:jc w:val="both"/>
      </w:pPr>
      <w:r>
        <w:rPr>
          <w:rFonts w:ascii="Times New Roman" w:eastAsia="Times New Roman" w:hAnsi="Times New Roman" w:cs="Times New Roman"/>
          <w:sz w:val="24"/>
          <w:szCs w:val="24"/>
        </w:rPr>
        <w:tab/>
        <w:t xml:space="preserve">Os estudos sobre os livros e textos judaicos religiosos são feitos em parceria – </w:t>
      </w:r>
      <w:proofErr w:type="spellStart"/>
      <w:r>
        <w:rPr>
          <w:rFonts w:ascii="Times New Roman" w:eastAsia="Times New Roman" w:hAnsi="Times New Roman" w:cs="Times New Roman"/>
          <w:i/>
          <w:iCs/>
          <w:sz w:val="24"/>
          <w:szCs w:val="24"/>
        </w:rPr>
        <w:t>chavruta</w:t>
      </w:r>
      <w:proofErr w:type="spellEnd"/>
      <w:r>
        <w:rPr>
          <w:rFonts w:ascii="Times New Roman" w:eastAsia="Times New Roman" w:hAnsi="Times New Roman" w:cs="Times New Roman"/>
          <w:i/>
          <w:iCs/>
          <w:sz w:val="24"/>
          <w:szCs w:val="24"/>
          <w:vertAlign w:val="superscript"/>
        </w:rPr>
        <w:footnoteReference w:id="97"/>
      </w:r>
      <w:del w:id="660" w:author="Ana Cecília Agua de Melo" w:date="2026-05-03T16:29:00Z">
        <w:r w:rsidDel="00D145B5">
          <w:rPr>
            <w:rFonts w:ascii="Times New Roman" w:eastAsia="Times New Roman" w:hAnsi="Times New Roman" w:cs="Times New Roman"/>
            <w:sz w:val="24"/>
            <w:szCs w:val="24"/>
          </w:rPr>
          <w:delText>; isso</w:delText>
        </w:r>
      </w:del>
      <w:r>
        <w:rPr>
          <w:rFonts w:ascii="Times New Roman" w:eastAsia="Times New Roman" w:hAnsi="Times New Roman" w:cs="Times New Roman"/>
          <w:sz w:val="24"/>
          <w:szCs w:val="24"/>
        </w:rPr>
        <w:t>, pois</w:t>
      </w:r>
      <w:del w:id="661" w:author="Ana Cecília Agua de Melo" w:date="2026-05-03T16:29:00Z">
        <w:r w:rsidDel="00D145B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se faz necessário falar a respeito do texto como se ele estivesse realmente vivo. Ao contrário das bibliotecas modernas, lugares </w:t>
      </w:r>
      <w:ins w:id="662" w:author="Ana Cecília Agua de Melo" w:date="2026-05-03T16:29:00Z">
        <w:r w:rsidR="00D145B5">
          <w:rPr>
            <w:rFonts w:ascii="Times New Roman" w:eastAsia="Times New Roman" w:hAnsi="Times New Roman" w:cs="Times New Roman"/>
            <w:sz w:val="24"/>
            <w:szCs w:val="24"/>
          </w:rPr>
          <w:t>de</w:t>
        </w:r>
      </w:ins>
      <w:del w:id="663" w:author="Ana Cecília Agua de Melo" w:date="2026-05-03T16:29:00Z">
        <w:r w:rsidDel="00D145B5">
          <w:rPr>
            <w:rFonts w:ascii="Times New Roman" w:eastAsia="Times New Roman" w:hAnsi="Times New Roman" w:cs="Times New Roman"/>
            <w:sz w:val="24"/>
            <w:szCs w:val="24"/>
          </w:rPr>
          <w:delText>que perduram o</w:delText>
        </w:r>
      </w:del>
      <w:r>
        <w:rPr>
          <w:rFonts w:ascii="Times New Roman" w:eastAsia="Times New Roman" w:hAnsi="Times New Roman" w:cs="Times New Roman"/>
          <w:sz w:val="24"/>
          <w:szCs w:val="24"/>
        </w:rPr>
        <w:t xml:space="preserve"> culto ao silêncio, o </w:t>
      </w:r>
      <w:proofErr w:type="spellStart"/>
      <w:r>
        <w:rPr>
          <w:rFonts w:ascii="Times New Roman" w:eastAsia="Times New Roman" w:hAnsi="Times New Roman" w:cs="Times New Roman"/>
          <w:i/>
          <w:iCs/>
          <w:sz w:val="24"/>
          <w:szCs w:val="24"/>
        </w:rPr>
        <w:t>Beit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rPr>
        <w:t xml:space="preserve"> (em português: “Casa de Estudos”) é o local onde os debates são acalorados, ruidosos, animados e cheios de gesticulação e de frustrações. A Casa de Estudos reflete o livro – o tumulto e o barulho de cada uma das interpretações.</w:t>
      </w:r>
      <w:r>
        <w:rPr>
          <w:rFonts w:ascii="Times New Roman" w:eastAsia="Times New Roman" w:hAnsi="Times New Roman" w:cs="Times New Roman"/>
          <w:sz w:val="24"/>
          <w:szCs w:val="24"/>
        </w:rPr>
        <w:tab/>
        <w:t xml:space="preserve"> </w:t>
      </w:r>
    </w:p>
    <w:p w14:paraId="00000074" w14:textId="59C66E93" w:rsidR="00BE2BCC" w:rsidRDefault="00F630C1">
      <w:pPr>
        <w:spacing w:after="200" w:line="360" w:lineRule="auto"/>
        <w:jc w:val="both"/>
      </w:pPr>
      <w:r>
        <w:rPr>
          <w:rFonts w:ascii="Times New Roman" w:eastAsia="Times New Roman" w:hAnsi="Times New Roman" w:cs="Times New Roman"/>
          <w:sz w:val="24"/>
          <w:szCs w:val="24"/>
        </w:rPr>
        <w:tab/>
        <w:t xml:space="preserve">Entende-se aqui que há uma incapacidade de aprender o mundo por completo em uma só palavra (ou em uma só opinião), </w:t>
      </w:r>
      <w:del w:id="664" w:author="Ana Cecília Agua de Melo" w:date="2026-05-03T16:30:00Z">
        <w:r w:rsidDel="00D145B5">
          <w:rPr>
            <w:rFonts w:ascii="Times New Roman" w:eastAsia="Times New Roman" w:hAnsi="Times New Roman" w:cs="Times New Roman"/>
            <w:sz w:val="24"/>
            <w:szCs w:val="24"/>
          </w:rPr>
          <w:delText>is</w:delText>
        </w:r>
      </w:del>
      <w:del w:id="665" w:author="Ana Cecília Agua de Melo" w:date="2026-05-03T16:29:00Z">
        <w:r w:rsidDel="00D145B5">
          <w:rPr>
            <w:rFonts w:ascii="Times New Roman" w:eastAsia="Times New Roman" w:hAnsi="Times New Roman" w:cs="Times New Roman"/>
            <w:sz w:val="24"/>
            <w:szCs w:val="24"/>
          </w:rPr>
          <w:delText xml:space="preserve">so, </w:delText>
        </w:r>
      </w:del>
      <w:r>
        <w:rPr>
          <w:rFonts w:ascii="Times New Roman" w:eastAsia="Times New Roman" w:hAnsi="Times New Roman" w:cs="Times New Roman"/>
          <w:sz w:val="24"/>
          <w:szCs w:val="24"/>
        </w:rPr>
        <w:t xml:space="preserve">pois </w:t>
      </w:r>
      <w:r>
        <w:rPr>
          <w:rFonts w:ascii="Times New Roman" w:eastAsia="Times New Roman" w:hAnsi="Times New Roman" w:cs="Times New Roman"/>
          <w:i/>
          <w:iCs/>
          <w:sz w:val="24"/>
          <w:szCs w:val="24"/>
        </w:rPr>
        <w:t>“um poema nunca é concluído, apenas abandonado”</w:t>
      </w:r>
      <w:r>
        <w:rPr>
          <w:rFonts w:ascii="Times New Roman" w:eastAsia="Times New Roman" w:hAnsi="Times New Roman" w:cs="Times New Roman"/>
          <w:sz w:val="24"/>
          <w:szCs w:val="24"/>
          <w:vertAlign w:val="superscript"/>
        </w:rPr>
        <w:footnoteReference w:id="98"/>
      </w:r>
      <w:r>
        <w:rPr>
          <w:rFonts w:ascii="Times New Roman" w:eastAsia="Times New Roman" w:hAnsi="Times New Roman" w:cs="Times New Roman"/>
          <w:sz w:val="24"/>
          <w:szCs w:val="24"/>
        </w:rPr>
        <w:t xml:space="preserve">. </w:t>
      </w:r>
      <w:ins w:id="668" w:author="Ana Cecília Agua de Melo" w:date="2026-05-19T17:23:00Z">
        <w:r w:rsidR="002F76C5">
          <w:rPr>
            <w:rFonts w:ascii="Times New Roman" w:eastAsia="Times New Roman" w:hAnsi="Times New Roman" w:cs="Times New Roman"/>
            <w:sz w:val="24"/>
            <w:szCs w:val="24"/>
          </w:rPr>
          <w:t>C</w:t>
        </w:r>
      </w:ins>
      <w:del w:id="669" w:author="Ana Cecília Agua de Melo" w:date="2026-05-19T17:23:00Z">
        <w:r w:rsidDel="002F76C5">
          <w:rPr>
            <w:rFonts w:ascii="Times New Roman" w:eastAsia="Times New Roman" w:hAnsi="Times New Roman" w:cs="Times New Roman"/>
            <w:sz w:val="24"/>
            <w:szCs w:val="24"/>
          </w:rPr>
          <w:delText>Bem c</w:delText>
        </w:r>
      </w:del>
      <w:r>
        <w:rPr>
          <w:rFonts w:ascii="Times New Roman" w:eastAsia="Times New Roman" w:hAnsi="Times New Roman" w:cs="Times New Roman"/>
          <w:sz w:val="24"/>
          <w:szCs w:val="24"/>
        </w:rPr>
        <w:t xml:space="preserve">omo observa Flaubert, </w:t>
      </w:r>
      <w:r>
        <w:rPr>
          <w:rFonts w:ascii="Times New Roman" w:eastAsia="Times New Roman" w:hAnsi="Times New Roman" w:cs="Times New Roman"/>
          <w:i/>
          <w:iCs/>
          <w:sz w:val="24"/>
          <w:szCs w:val="24"/>
        </w:rPr>
        <w:t>“a estupidez consiste em desejar concluir”</w:t>
      </w:r>
      <w:r>
        <w:rPr>
          <w:rFonts w:ascii="Times New Roman" w:eastAsia="Times New Roman" w:hAnsi="Times New Roman" w:cs="Times New Roman"/>
          <w:sz w:val="24"/>
          <w:szCs w:val="24"/>
          <w:vertAlign w:val="superscript"/>
        </w:rPr>
        <w:footnoteReference w:id="99"/>
      </w:r>
      <w:r>
        <w:rPr>
          <w:rFonts w:ascii="Times New Roman" w:eastAsia="Times New Roman" w:hAnsi="Times New Roman" w:cs="Times New Roman"/>
          <w:sz w:val="24"/>
          <w:szCs w:val="24"/>
        </w:rPr>
        <w:t xml:space="preserve">. Ou seja, o texto será tanto mais significativo quanto maior </w:t>
      </w:r>
      <w:ins w:id="673" w:author="Ana Cecília Agua de Melo" w:date="2026-05-21T21:05:00Z">
        <w:r w:rsidR="00A176FB">
          <w:rPr>
            <w:rFonts w:ascii="Times New Roman" w:eastAsia="Times New Roman" w:hAnsi="Times New Roman" w:cs="Times New Roman"/>
            <w:sz w:val="24"/>
            <w:szCs w:val="24"/>
          </w:rPr>
          <w:t>o</w:t>
        </w:r>
      </w:ins>
      <w:del w:id="674" w:author="Ana Cecília Agua de Melo" w:date="2026-05-21T21:05:00Z">
        <w:r w:rsidDel="00A176FB">
          <w:rPr>
            <w:rFonts w:ascii="Times New Roman" w:eastAsia="Times New Roman" w:hAnsi="Times New Roman" w:cs="Times New Roman"/>
            <w:sz w:val="24"/>
            <w:szCs w:val="24"/>
          </w:rPr>
          <w:delText>for seu</w:delText>
        </w:r>
      </w:del>
      <w:r>
        <w:rPr>
          <w:rFonts w:ascii="Times New Roman" w:eastAsia="Times New Roman" w:hAnsi="Times New Roman" w:cs="Times New Roman"/>
          <w:sz w:val="24"/>
          <w:szCs w:val="24"/>
        </w:rPr>
        <w:t xml:space="preserve"> número de leituras e de interpretações. E assim, nem mesmo as diversas interpretações de </w:t>
      </w:r>
      <w:proofErr w:type="spellStart"/>
      <w:r>
        <w:rPr>
          <w:rFonts w:ascii="Times New Roman" w:eastAsia="Times New Roman" w:hAnsi="Times New Roman" w:cs="Times New Roman"/>
          <w:i/>
          <w:iCs/>
          <w:sz w:val="24"/>
          <w:szCs w:val="24"/>
        </w:rPr>
        <w:t>Bereshit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chegam a uma conclusão. Muitas são as traduções e interpretações de</w:t>
      </w:r>
      <w:del w:id="675" w:author="Ana Cecília Agua de Melo" w:date="2026-05-19T17:23:00Z">
        <w:r w:rsidDel="002F76C5">
          <w:rPr>
            <w:rFonts w:ascii="Times New Roman" w:eastAsia="Times New Roman" w:hAnsi="Times New Roman" w:cs="Times New Roman"/>
            <w:sz w:val="24"/>
            <w:szCs w:val="24"/>
          </w:rPr>
          <w:delText>:</w:delText>
        </w:r>
      </w:del>
      <w:r>
        <w:rPr>
          <w:rFonts w:ascii="Times New Roman" w:eastAsia="Times New Roman" w:hAnsi="Times New Roman" w:cs="Times New Roman"/>
          <w:i/>
          <w:iCs/>
          <w:sz w:val="24"/>
          <w:szCs w:val="24"/>
        </w:rPr>
        <w:t xml:space="preserve"> “No Princípio era o Verbo”</w:t>
      </w:r>
      <w:r>
        <w:rPr>
          <w:rFonts w:ascii="Times New Roman" w:eastAsia="Times New Roman" w:hAnsi="Times New Roman" w:cs="Times New Roman"/>
          <w:sz w:val="24"/>
          <w:szCs w:val="24"/>
        </w:rPr>
        <w:t>, porém, o mais correto seria</w:t>
      </w:r>
      <w:del w:id="676" w:author="Ana Cecília Agua de Melo" w:date="2026-05-19T17:24:00Z">
        <w:r w:rsidDel="002F76C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“Deus começa a criar”</w:t>
      </w:r>
      <w:ins w:id="677" w:author="Ana Cecília Agua de Melo" w:date="2026-05-19T17:25:00Z">
        <w:r w:rsidR="002F76C5">
          <w:rPr>
            <w:rFonts w:ascii="Times New Roman" w:eastAsia="Times New Roman" w:hAnsi="Times New Roman" w:cs="Times New Roman"/>
            <w:sz w:val="24"/>
            <w:szCs w:val="24"/>
          </w:rPr>
          <w:t xml:space="preserve">, na medida em que </w:t>
        </w:r>
      </w:ins>
      <w:del w:id="678" w:author="Ana Cecília Agua de Melo" w:date="2026-05-19T17:25:00Z">
        <w:r w:rsidDel="002F76C5">
          <w:rPr>
            <w:rFonts w:ascii="Times New Roman" w:eastAsia="Times New Roman" w:hAnsi="Times New Roman" w:cs="Times New Roman"/>
            <w:sz w:val="24"/>
            <w:szCs w:val="24"/>
          </w:rPr>
          <w:delText xml:space="preserve">. Isso, pois, </w:delText>
        </w:r>
      </w:del>
      <w:r>
        <w:rPr>
          <w:rFonts w:ascii="Times New Roman" w:eastAsia="Times New Roman" w:hAnsi="Times New Roman" w:cs="Times New Roman"/>
          <w:sz w:val="24"/>
          <w:szCs w:val="24"/>
        </w:rPr>
        <w:t xml:space="preserve">o judaísmo não constrói coisas que podem levar à idolatria. </w:t>
      </w:r>
      <w:ins w:id="679" w:author="Ana Cecília Agua de Melo" w:date="2026-05-19T17:25:00Z">
        <w:r w:rsidR="002F76C5">
          <w:rPr>
            <w:rFonts w:ascii="Times New Roman" w:eastAsia="Times New Roman" w:hAnsi="Times New Roman" w:cs="Times New Roman"/>
            <w:sz w:val="24"/>
            <w:szCs w:val="24"/>
          </w:rPr>
          <w:t>R</w:t>
        </w:r>
      </w:ins>
      <w:del w:id="680" w:author="Ana Cecília Agua de Melo" w:date="2026-05-19T17:25:00Z">
        <w:r w:rsidDel="002F76C5">
          <w:rPr>
            <w:rFonts w:ascii="Times New Roman" w:eastAsia="Times New Roman" w:hAnsi="Times New Roman" w:cs="Times New Roman"/>
            <w:sz w:val="24"/>
            <w:szCs w:val="24"/>
          </w:rPr>
          <w:delText>Ou seja, o judaísmo r</w:delText>
        </w:r>
      </w:del>
      <w:r>
        <w:rPr>
          <w:rFonts w:ascii="Times New Roman" w:eastAsia="Times New Roman" w:hAnsi="Times New Roman" w:cs="Times New Roman"/>
          <w:sz w:val="24"/>
          <w:szCs w:val="24"/>
        </w:rPr>
        <w:t xml:space="preserve">ejeita, a todo custo, a tentação da serpente em aspirar à condição divina, de fixar e de sacralizar conceitos em uma só conclusão. Se partirmos do pressuposto de que </w:t>
      </w:r>
      <w:r>
        <w:rPr>
          <w:rFonts w:ascii="Times New Roman" w:eastAsia="Times New Roman" w:hAnsi="Times New Roman" w:cs="Times New Roman"/>
          <w:i/>
          <w:iCs/>
          <w:sz w:val="24"/>
          <w:szCs w:val="24"/>
        </w:rPr>
        <w:t>“No Princípio era o Verbo”</w:t>
      </w:r>
      <w:r>
        <w:rPr>
          <w:rFonts w:ascii="Times New Roman" w:eastAsia="Times New Roman" w:hAnsi="Times New Roman" w:cs="Times New Roman"/>
          <w:sz w:val="24"/>
          <w:szCs w:val="24"/>
        </w:rPr>
        <w:t xml:space="preserve">, então automaticamente estamos colocando um começo, fixando imagens. Como resposta todos os livros e, em especial, a máxima literária judaica,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w:t>
      </w:r>
      <w:ins w:id="681" w:author="Ana Cecília Agua de Melo" w:date="2026-05-19T17:25:00Z">
        <w:r w:rsidR="002F76C5">
          <w:rPr>
            <w:rFonts w:ascii="Times New Roman" w:eastAsia="Times New Roman" w:hAnsi="Times New Roman" w:cs="Times New Roman"/>
            <w:sz w:val="24"/>
            <w:szCs w:val="24"/>
          </w:rPr>
          <w:t>são</w:t>
        </w:r>
      </w:ins>
      <w:del w:id="682" w:author="Ana Cecília Agua de Melo" w:date="2026-05-19T17:25:00Z">
        <w:r w:rsidDel="002F76C5">
          <w:rPr>
            <w:rFonts w:ascii="Times New Roman" w:eastAsia="Times New Roman" w:hAnsi="Times New Roman" w:cs="Times New Roman"/>
            <w:sz w:val="24"/>
            <w:szCs w:val="24"/>
          </w:rPr>
          <w:delText>estão</w:delText>
        </w:r>
      </w:del>
      <w:r>
        <w:rPr>
          <w:rFonts w:ascii="Times New Roman" w:eastAsia="Times New Roman" w:hAnsi="Times New Roman" w:cs="Times New Roman"/>
          <w:sz w:val="24"/>
          <w:szCs w:val="24"/>
        </w:rPr>
        <w:t xml:space="preserve"> passíveis de interpretações e de apropriações. </w:t>
      </w:r>
    </w:p>
    <w:p w14:paraId="00000075" w14:textId="336C28B6" w:rsidR="00BE2BCC" w:rsidRDefault="00F630C1">
      <w:pPr>
        <w:spacing w:after="200" w:line="360" w:lineRule="auto"/>
        <w:jc w:val="both"/>
      </w:pPr>
      <w:r>
        <w:rPr>
          <w:rFonts w:ascii="Times New Roman" w:eastAsia="Times New Roman" w:hAnsi="Times New Roman" w:cs="Times New Roman"/>
          <w:sz w:val="24"/>
          <w:szCs w:val="24"/>
        </w:rPr>
        <w:tab/>
        <w:t xml:space="preserve">Uma história </w:t>
      </w:r>
      <w:r>
        <w:rPr>
          <w:rFonts w:ascii="Times New Roman" w:eastAsia="Times New Roman" w:hAnsi="Times New Roman" w:cs="Times New Roman"/>
          <w:i/>
          <w:iCs/>
          <w:sz w:val="24"/>
          <w:szCs w:val="24"/>
        </w:rPr>
        <w:t xml:space="preserve">talmúdica </w:t>
      </w:r>
      <w:r>
        <w:rPr>
          <w:rFonts w:ascii="Times New Roman" w:eastAsia="Times New Roman" w:hAnsi="Times New Roman" w:cs="Times New Roman"/>
          <w:sz w:val="24"/>
          <w:szCs w:val="24"/>
        </w:rPr>
        <w:t xml:space="preserve">nos conta que, em meio a uma discussão rabínica, dois indivíduos, buscando defender seus pontos de vista, iniciam um debate a respeito de uma lei judaica. O primeiro rabino diz: </w:t>
      </w:r>
      <w:r>
        <w:rPr>
          <w:rFonts w:ascii="Times New Roman" w:eastAsia="Times New Roman" w:hAnsi="Times New Roman" w:cs="Times New Roman"/>
          <w:i/>
          <w:iCs/>
          <w:sz w:val="24"/>
          <w:szCs w:val="24"/>
        </w:rPr>
        <w:t>“Se eu estiver correto que esta árvore o prove”</w:t>
      </w:r>
      <w:r>
        <w:rPr>
          <w:rFonts w:ascii="Times New Roman" w:eastAsia="Times New Roman" w:hAnsi="Times New Roman" w:cs="Times New Roman"/>
          <w:sz w:val="24"/>
          <w:szCs w:val="24"/>
        </w:rPr>
        <w:t>. D</w:t>
      </w:r>
      <w:ins w:id="683" w:author="Ana Cecília Agua de Melo" w:date="2026-05-03T16:35:00Z">
        <w:r w:rsidR="00D145B5">
          <w:rPr>
            <w:rFonts w:ascii="Times New Roman" w:eastAsia="Times New Roman" w:hAnsi="Times New Roman" w:cs="Times New Roman"/>
            <w:sz w:val="24"/>
            <w:szCs w:val="24"/>
          </w:rPr>
          <w:t>epois de</w:t>
        </w:r>
      </w:ins>
      <w:del w:id="684" w:author="Ana Cecília Agua de Melo" w:date="2026-05-03T16:34:00Z">
        <w:r w:rsidDel="00D145B5">
          <w:rPr>
            <w:rFonts w:ascii="Times New Roman" w:eastAsia="Times New Roman" w:hAnsi="Times New Roman" w:cs="Times New Roman"/>
            <w:sz w:val="24"/>
            <w:szCs w:val="24"/>
          </w:rPr>
          <w:delText>á-se</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alguns segundos, passa</w:t>
      </w:r>
      <w:del w:id="685" w:author="Ana Cecília Agua de Melo" w:date="2026-05-03T16:35:00Z">
        <w:r w:rsidDel="00D145B5">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um vento sobre a árvore </w:t>
      </w:r>
      <w:del w:id="686" w:author="Ana Cecília Agua de Melo" w:date="2026-05-21T21:06:00Z">
        <w:r w:rsidDel="00A176FB">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fazendo</w:t>
      </w:r>
      <w:ins w:id="687" w:author="Ana Cecília Agua de Melo" w:date="2026-05-21T21:06:00Z">
        <w:r w:rsidR="00A176FB">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 xml:space="preserve"> balançar. O segundo rabino responde: </w:t>
      </w:r>
      <w:r>
        <w:rPr>
          <w:rFonts w:ascii="Times New Roman" w:eastAsia="Times New Roman" w:hAnsi="Times New Roman" w:cs="Times New Roman"/>
          <w:i/>
          <w:iCs/>
          <w:sz w:val="24"/>
          <w:szCs w:val="24"/>
        </w:rPr>
        <w:t>“Não há como comprovar que essa árvore balançou por conta de sua suposição”</w:t>
      </w:r>
      <w:r>
        <w:rPr>
          <w:rFonts w:ascii="Times New Roman" w:eastAsia="Times New Roman" w:hAnsi="Times New Roman" w:cs="Times New Roman"/>
          <w:sz w:val="24"/>
          <w:szCs w:val="24"/>
        </w:rPr>
        <w:t xml:space="preserve">. O primeiro rabino novamente diz: </w:t>
      </w:r>
      <w:r>
        <w:rPr>
          <w:rFonts w:ascii="Times New Roman" w:eastAsia="Times New Roman" w:hAnsi="Times New Roman" w:cs="Times New Roman"/>
          <w:i/>
          <w:iCs/>
          <w:sz w:val="24"/>
          <w:szCs w:val="24"/>
        </w:rPr>
        <w:t>“Se eu estiver correto que esta pedra o prove”</w:t>
      </w:r>
      <w:r>
        <w:rPr>
          <w:rFonts w:ascii="Times New Roman" w:eastAsia="Times New Roman" w:hAnsi="Times New Roman" w:cs="Times New Roman"/>
          <w:sz w:val="24"/>
          <w:szCs w:val="24"/>
        </w:rPr>
        <w:t xml:space="preserve">. Logo em seguida, a pedra desliza penhasco abaixo em direção ao mar. E novamente o segundo rabino responde: </w:t>
      </w:r>
      <w:r>
        <w:rPr>
          <w:rFonts w:ascii="Times New Roman" w:eastAsia="Times New Roman" w:hAnsi="Times New Roman" w:cs="Times New Roman"/>
          <w:i/>
          <w:iCs/>
          <w:sz w:val="24"/>
          <w:szCs w:val="24"/>
        </w:rPr>
        <w:t>“Não há como comprovar que a pedra deslizou por conta de sua suposição”</w:t>
      </w:r>
      <w:r>
        <w:rPr>
          <w:rFonts w:ascii="Times New Roman" w:eastAsia="Times New Roman" w:hAnsi="Times New Roman" w:cs="Times New Roman"/>
          <w:sz w:val="24"/>
          <w:szCs w:val="24"/>
        </w:rPr>
        <w:t xml:space="preserve">. O primeiro rabino, impaciente, diz: </w:t>
      </w:r>
      <w:r>
        <w:rPr>
          <w:rFonts w:ascii="Times New Roman" w:eastAsia="Times New Roman" w:hAnsi="Times New Roman" w:cs="Times New Roman"/>
          <w:i/>
          <w:iCs/>
          <w:sz w:val="24"/>
          <w:szCs w:val="24"/>
        </w:rPr>
        <w:t>“Se eu estiver correto que os céus o prove</w:t>
      </w:r>
      <w:ins w:id="688" w:author="Ana Cecília Agua de Melo" w:date="2026-05-03T16:35:00Z">
        <w:r w:rsidR="00D145B5">
          <w:rPr>
            <w:rFonts w:ascii="Times New Roman" w:eastAsia="Times New Roman" w:hAnsi="Times New Roman" w:cs="Times New Roman"/>
            <w:i/>
            <w:iCs/>
            <w:sz w:val="24"/>
            <w:szCs w:val="24"/>
          </w:rPr>
          <w:t>m</w:t>
        </w:r>
      </w:ins>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Nes</w:t>
      </w:r>
      <w:ins w:id="689" w:author="Ana Cecília Agua de Melo" w:date="2026-05-03T16:35:00Z">
        <w:r w:rsidR="00D145B5">
          <w:rPr>
            <w:rFonts w:ascii="Times New Roman" w:eastAsia="Times New Roman" w:hAnsi="Times New Roman" w:cs="Times New Roman"/>
            <w:sz w:val="24"/>
            <w:szCs w:val="24"/>
          </w:rPr>
          <w:t>s</w:t>
        </w:r>
      </w:ins>
      <w:del w:id="690" w:author="Ana Cecília Agua de Melo" w:date="2026-05-03T16:35:00Z">
        <w:r w:rsidDel="00D145B5">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e instante a esfera divina brilha, permitindo uma passagem de luz. O segundo rabino, deslumbrado, observa e diz: </w:t>
      </w:r>
      <w:r>
        <w:rPr>
          <w:rFonts w:ascii="Times New Roman" w:eastAsia="Times New Roman" w:hAnsi="Times New Roman" w:cs="Times New Roman"/>
          <w:i/>
          <w:iCs/>
          <w:sz w:val="24"/>
          <w:szCs w:val="24"/>
        </w:rPr>
        <w:t>“O poder já não está mais nas mãos dos céus. A Torá foi dada por Deus aos seres humanos e agora está sob a vontade deles!”</w:t>
      </w:r>
      <w:r>
        <w:rPr>
          <w:rFonts w:ascii="Times New Roman" w:eastAsia="Times New Roman" w:hAnsi="Times New Roman" w:cs="Times New Roman"/>
          <w:sz w:val="24"/>
          <w:szCs w:val="24"/>
          <w:vertAlign w:val="superscript"/>
        </w:rPr>
        <w:footnoteReference w:id="100"/>
      </w:r>
      <w:r>
        <w:rPr>
          <w:rFonts w:ascii="Times New Roman" w:eastAsia="Times New Roman" w:hAnsi="Times New Roman" w:cs="Times New Roman"/>
          <w:sz w:val="24"/>
          <w:szCs w:val="24"/>
        </w:rPr>
        <w:t xml:space="preserve">. </w:t>
      </w:r>
    </w:p>
    <w:p w14:paraId="00000076" w14:textId="77777777" w:rsidR="00BE2BCC" w:rsidRDefault="00F630C1">
      <w:pPr>
        <w:spacing w:after="200" w:line="360" w:lineRule="auto"/>
        <w:jc w:val="both"/>
      </w:pPr>
      <w:r>
        <w:rPr>
          <w:rFonts w:ascii="Times New Roman" w:eastAsia="Times New Roman" w:hAnsi="Times New Roman" w:cs="Times New Roman"/>
          <w:sz w:val="24"/>
          <w:szCs w:val="24"/>
        </w:rPr>
        <w:tab/>
        <w:t>Durante os últimos dois mil anos, e ainda hoje, as discussões e os diálogos manifestaram-se através do livro judaico; o debate judaico não ocorre em fóruns abertos, mas nas páginas escritas. Seus assuntos abrangem séculos, até mesmo milênios, e convergem de maneiras excepcionais, criam espaços, territórios de apropriação.</w:t>
      </w:r>
    </w:p>
    <w:p w14:paraId="00000077"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78" w14:textId="4A0C08C5" w:rsidR="00BE2BCC" w:rsidRDefault="00F630C1">
      <w:pPr>
        <w:spacing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vertAlign w:val="superscript"/>
        </w:rPr>
        <w:footnoteReference w:id="101"/>
      </w:r>
      <w:r>
        <w:rPr>
          <w:rFonts w:ascii="Times New Roman" w:eastAsia="Times New Roman" w:hAnsi="Times New Roman" w:cs="Times New Roman"/>
          <w:sz w:val="24"/>
          <w:szCs w:val="24"/>
        </w:rPr>
        <w:t xml:space="preserve"> diz que toda e cada letra da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deve estar completamente envolvida por um pedaço de pergaminho</w:t>
      </w:r>
      <w:r>
        <w:rPr>
          <w:rFonts w:ascii="Times New Roman" w:eastAsia="Times New Roman" w:hAnsi="Times New Roman" w:cs="Times New Roman"/>
          <w:sz w:val="24"/>
          <w:szCs w:val="24"/>
          <w:vertAlign w:val="superscript"/>
        </w:rPr>
        <w:footnoteReference w:id="102"/>
      </w:r>
      <w:r>
        <w:rPr>
          <w:rFonts w:ascii="Times New Roman" w:eastAsia="Times New Roman" w:hAnsi="Times New Roman" w:cs="Times New Roman"/>
          <w:sz w:val="24"/>
          <w:szCs w:val="24"/>
        </w:rPr>
        <w:t xml:space="preserve">. O pergaminho branco em volta das letras pretas é parte integrante dos escritos e do rolo da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Em debates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extremamente aprofundados, os sábios interpretam que 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 xml:space="preserve">é </w:t>
      </w:r>
      <w:r>
        <w:rPr>
          <w:rFonts w:ascii="Times New Roman" w:eastAsia="Times New Roman" w:hAnsi="Times New Roman" w:cs="Times New Roman"/>
          <w:i/>
          <w:iCs/>
          <w:sz w:val="24"/>
          <w:szCs w:val="24"/>
        </w:rPr>
        <w:t>“escrita em fogo negro, sobre fogo branco”</w:t>
      </w:r>
      <w:r>
        <w:rPr>
          <w:rFonts w:ascii="Times New Roman" w:eastAsia="Times New Roman" w:hAnsi="Times New Roman" w:cs="Times New Roman"/>
          <w:sz w:val="24"/>
          <w:szCs w:val="24"/>
        </w:rPr>
        <w:t xml:space="preserve">. As separações e os espaços brancos do pergaminho permitiram </w:t>
      </w:r>
      <w:del w:id="698" w:author="Ana Cecília Agua de Melo" w:date="2026-05-19T17:28:00Z">
        <w:r w:rsidDel="002F76C5">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 xml:space="preserve">que Moisés, durante a </w:t>
      </w:r>
      <w:ins w:id="699" w:author="Ana Cecília Agua de Melo" w:date="2026-05-19T17:28:00Z">
        <w:r w:rsidR="002F76C5">
          <w:rPr>
            <w:rFonts w:ascii="Times New Roman" w:eastAsia="Times New Roman" w:hAnsi="Times New Roman" w:cs="Times New Roman"/>
            <w:sz w:val="24"/>
            <w:szCs w:val="24"/>
          </w:rPr>
          <w:t>inscrição</w:t>
        </w:r>
      </w:ins>
      <w:del w:id="700" w:author="Ana Cecília Agua de Melo" w:date="2026-05-19T17:28:00Z">
        <w:r w:rsidDel="002F76C5">
          <w:rPr>
            <w:rFonts w:ascii="Times New Roman" w:eastAsia="Times New Roman" w:hAnsi="Times New Roman" w:cs="Times New Roman"/>
            <w:sz w:val="24"/>
            <w:szCs w:val="24"/>
          </w:rPr>
          <w:delText>transcrição</w:delText>
        </w:r>
      </w:del>
      <w:r>
        <w:rPr>
          <w:rFonts w:ascii="Times New Roman" w:eastAsia="Times New Roman" w:hAnsi="Times New Roman" w:cs="Times New Roman"/>
          <w:sz w:val="24"/>
          <w:szCs w:val="24"/>
        </w:rPr>
        <w:t xml:space="preserve"> da fala de Deus </w:t>
      </w:r>
      <w:ins w:id="701" w:author="Ana Cecília Agua de Melo" w:date="2026-05-19T17:28:00Z">
        <w:r w:rsidR="002F76C5">
          <w:rPr>
            <w:rFonts w:ascii="Times New Roman" w:eastAsia="Times New Roman" w:hAnsi="Times New Roman" w:cs="Times New Roman"/>
            <w:sz w:val="24"/>
            <w:szCs w:val="24"/>
          </w:rPr>
          <w:t>n</w:t>
        </w:r>
      </w:ins>
      <w:del w:id="702" w:author="Ana Cecília Agua de Melo" w:date="2026-05-19T17:28:00Z">
        <w:r w:rsidDel="002F76C5">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o texto, </w:t>
      </w:r>
      <w:del w:id="703" w:author="Ana Cecília Agua de Melo" w:date="2026-05-21T21:07:00Z">
        <w:r w:rsidDel="00A176FB">
          <w:rPr>
            <w:rFonts w:ascii="Times New Roman" w:eastAsia="Times New Roman" w:hAnsi="Times New Roman" w:cs="Times New Roman"/>
            <w:sz w:val="24"/>
            <w:szCs w:val="24"/>
          </w:rPr>
          <w:delText xml:space="preserve">pudesse </w:delText>
        </w:r>
      </w:del>
      <w:r>
        <w:rPr>
          <w:rFonts w:ascii="Times New Roman" w:eastAsia="Times New Roman" w:hAnsi="Times New Roman" w:cs="Times New Roman"/>
          <w:sz w:val="24"/>
          <w:szCs w:val="24"/>
        </w:rPr>
        <w:t>analisa</w:t>
      </w:r>
      <w:ins w:id="704" w:author="Ana Cecília Agua de Melo" w:date="2026-05-21T21:07:00Z">
        <w:r w:rsidR="00A176FB">
          <w:rPr>
            <w:rFonts w:ascii="Times New Roman" w:eastAsia="Times New Roman" w:hAnsi="Times New Roman" w:cs="Times New Roman"/>
            <w:sz w:val="24"/>
            <w:szCs w:val="24"/>
          </w:rPr>
          <w:t>sse</w:t>
        </w:r>
      </w:ins>
      <w:del w:id="705" w:author="Ana Cecília Agua de Melo" w:date="2026-05-21T21:07:00Z">
        <w:r w:rsidDel="00A176FB">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 e absorve</w:t>
      </w:r>
      <w:ins w:id="706" w:author="Ana Cecília Agua de Melo" w:date="2026-05-21T21:08:00Z">
        <w:r w:rsidR="00A176FB">
          <w:rPr>
            <w:rFonts w:ascii="Times New Roman" w:eastAsia="Times New Roman" w:hAnsi="Times New Roman" w:cs="Times New Roman"/>
            <w:sz w:val="24"/>
            <w:szCs w:val="24"/>
          </w:rPr>
          <w:t>sse</w:t>
        </w:r>
      </w:ins>
      <w:del w:id="707" w:author="Ana Cecília Agua de Melo" w:date="2026-05-21T21:08:00Z">
        <w:r w:rsidDel="00A176FB">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 os aprendizados anteriores, para assim seguir ao próximo. O fogo branco é o espaço mais elevado da contemplação, </w:t>
      </w:r>
      <w:ins w:id="708" w:author="Ana Cecília Agua de Melo" w:date="2026-05-19T17:28:00Z">
        <w:r w:rsidR="002F76C5">
          <w:rPr>
            <w:rFonts w:ascii="Times New Roman" w:eastAsia="Times New Roman" w:hAnsi="Times New Roman" w:cs="Times New Roman"/>
            <w:sz w:val="24"/>
            <w:szCs w:val="24"/>
          </w:rPr>
          <w:t>ao passo que</w:t>
        </w:r>
      </w:ins>
      <w:del w:id="709" w:author="Ana Cecília Agua de Melo" w:date="2026-05-19T17:28:00Z">
        <w:r w:rsidDel="002F76C5">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 xml:space="preserve"> o fogo negro (a escrita) é a revelação do intelecto no domínio da linguagem.</w:t>
      </w:r>
    </w:p>
    <w:p w14:paraId="00000079"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7A" w14:textId="78DFC328" w:rsidR="00BE2BCC" w:rsidRDefault="00F630C1">
      <w:pPr>
        <w:spacing w:after="200" w:line="360" w:lineRule="auto"/>
        <w:jc w:val="both"/>
      </w:pPr>
      <w:r>
        <w:rPr>
          <w:rFonts w:ascii="Times New Roman" w:eastAsia="Times New Roman" w:hAnsi="Times New Roman" w:cs="Times New Roman"/>
          <w:sz w:val="24"/>
          <w:szCs w:val="24"/>
        </w:rPr>
        <w:t>A cultura e a filosofia judaica</w:t>
      </w:r>
      <w:ins w:id="710" w:author="Ana Cecília Agua de Melo" w:date="2026-05-19T17:29:00Z">
        <w:r w:rsidR="002F76C5">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bem como as suas tradições, conhecem muito bem a relevância </w:t>
      </w:r>
      <w:ins w:id="711" w:author="Ana Cecília Agua de Melo" w:date="2026-05-03T16:38:00Z">
        <w:r w:rsidR="001A533E">
          <w:rPr>
            <w:rFonts w:ascii="Times New Roman" w:eastAsia="Times New Roman" w:hAnsi="Times New Roman" w:cs="Times New Roman"/>
            <w:sz w:val="24"/>
            <w:szCs w:val="24"/>
          </w:rPr>
          <w:t>d</w:t>
        </w:r>
      </w:ins>
      <w:del w:id="712" w:author="Ana Cecília Agua de Melo" w:date="2026-05-03T16:38:00Z">
        <w:r w:rsidDel="001A533E">
          <w:rPr>
            <w:rFonts w:ascii="Times New Roman" w:eastAsia="Times New Roman" w:hAnsi="Times New Roman" w:cs="Times New Roman"/>
            <w:sz w:val="24"/>
            <w:szCs w:val="24"/>
          </w:rPr>
          <w:delText xml:space="preserve">e a importância que têm </w:delText>
        </w:r>
      </w:del>
      <w:r>
        <w:rPr>
          <w:rFonts w:ascii="Times New Roman" w:eastAsia="Times New Roman" w:hAnsi="Times New Roman" w:cs="Times New Roman"/>
          <w:sz w:val="24"/>
          <w:szCs w:val="24"/>
        </w:rPr>
        <w:t>o espaço da página, dos textos e dos livros</w:t>
      </w:r>
      <w:ins w:id="713" w:author="Ana Cecília Agua de Melo" w:date="2026-05-03T16:39:00Z">
        <w:r w:rsidR="001A533E">
          <w:rPr>
            <w:rFonts w:ascii="Times New Roman" w:eastAsia="Times New Roman" w:hAnsi="Times New Roman" w:cs="Times New Roman"/>
            <w:sz w:val="24"/>
            <w:szCs w:val="24"/>
          </w:rPr>
          <w:t xml:space="preserve"> para a</w:t>
        </w:r>
      </w:ins>
      <w:del w:id="714" w:author="Ana Cecília Agua de Melo" w:date="2026-05-03T16:39:00Z">
        <w:r w:rsidDel="001A533E">
          <w:rPr>
            <w:rFonts w:ascii="Times New Roman" w:eastAsia="Times New Roman" w:hAnsi="Times New Roman" w:cs="Times New Roman"/>
            <w:sz w:val="24"/>
            <w:szCs w:val="24"/>
          </w:rPr>
          <w:delText>, a respeito da</w:delText>
        </w:r>
      </w:del>
      <w:r>
        <w:rPr>
          <w:rFonts w:ascii="Times New Roman" w:eastAsia="Times New Roman" w:hAnsi="Times New Roman" w:cs="Times New Roman"/>
          <w:sz w:val="24"/>
          <w:szCs w:val="24"/>
        </w:rPr>
        <w:t xml:space="preserve"> construção de territorialidades. A divindade </w:t>
      </w:r>
      <w:r>
        <w:rPr>
          <w:rFonts w:ascii="Times New Roman" w:eastAsia="Times New Roman" w:hAnsi="Times New Roman" w:cs="Times New Roman"/>
          <w:sz w:val="24"/>
          <w:szCs w:val="24"/>
        </w:rPr>
        <w:lastRenderedPageBreak/>
        <w:t>judaica habita o texto, assim como também habita a recordação – a lembrança</w:t>
      </w:r>
      <w:r>
        <w:rPr>
          <w:rFonts w:ascii="Times New Roman" w:eastAsia="Times New Roman" w:hAnsi="Times New Roman" w:cs="Times New Roman"/>
          <w:sz w:val="24"/>
          <w:szCs w:val="24"/>
          <w:vertAlign w:val="superscript"/>
        </w:rPr>
        <w:footnoteReference w:id="103"/>
      </w:r>
      <w:r>
        <w:rPr>
          <w:rFonts w:ascii="Times New Roman" w:eastAsia="Times New Roman" w:hAnsi="Times New Roman" w:cs="Times New Roman"/>
          <w:sz w:val="24"/>
          <w:szCs w:val="24"/>
        </w:rPr>
        <w:t xml:space="preserve"> – e os anseios de retorno do Templo Sagrado de Jerusalém. </w:t>
      </w:r>
    </w:p>
    <w:p w14:paraId="0000007B" w14:textId="1B3118E1" w:rsidR="00BE2BCC" w:rsidRDefault="00F630C1">
      <w:pPr>
        <w:spacing w:after="200" w:line="360" w:lineRule="auto"/>
        <w:jc w:val="both"/>
      </w:pPr>
      <w:r>
        <w:rPr>
          <w:rFonts w:ascii="Times New Roman" w:eastAsia="Times New Roman" w:hAnsi="Times New Roman" w:cs="Times New Roman"/>
          <w:sz w:val="24"/>
          <w:szCs w:val="24"/>
        </w:rPr>
        <w:tab/>
        <w:t xml:space="preserve">As territorialidades sagradas dos textos e das páginas judaicas religiosas são </w:t>
      </w:r>
      <w:proofErr w:type="spellStart"/>
      <w:r>
        <w:rPr>
          <w:rFonts w:ascii="Times New Roman" w:eastAsia="Times New Roman" w:hAnsi="Times New Roman" w:cs="Times New Roman"/>
          <w:sz w:val="24"/>
          <w:szCs w:val="24"/>
        </w:rPr>
        <w:t>cosmogonizadas</w:t>
      </w:r>
      <w:proofErr w:type="spellEnd"/>
      <w:r>
        <w:rPr>
          <w:rFonts w:ascii="Times New Roman" w:eastAsia="Times New Roman" w:hAnsi="Times New Roman" w:cs="Times New Roman"/>
          <w:sz w:val="24"/>
          <w:szCs w:val="24"/>
        </w:rPr>
        <w:t xml:space="preserve"> por meio da inscrição ao canto da folha do artifício de </w:t>
      </w:r>
      <w:proofErr w:type="gramStart"/>
      <w:r>
        <w:rPr>
          <w:rFonts w:ascii="Times New Roman" w:eastAsia="Times New Roman" w:hAnsi="Times New Roman" w:cs="Times New Roman"/>
          <w:sz w:val="24"/>
          <w:szCs w:val="24"/>
          <w:rtl/>
        </w:rPr>
        <w:t>בס”ד</w:t>
      </w:r>
      <w:proofErr w:type="gramEnd"/>
      <w:r>
        <w:rPr>
          <w:rFonts w:ascii="Times New Roman" w:eastAsia="Times New Roman" w:hAnsi="Times New Roman" w:cs="Times New Roman"/>
          <w:sz w:val="24"/>
          <w:szCs w:val="24"/>
        </w:rPr>
        <w:t xml:space="preserve"> (BS”D). Em aramaico, a inscrição</w:t>
      </w:r>
      <w:del w:id="722" w:author="Ana Cecília Agua de Melo" w:date="2026-05-03T16:39:00Z">
        <w:r w:rsidDel="001A533E">
          <w:rPr>
            <w:rFonts w:ascii="Times New Roman" w:eastAsia="Times New Roman" w:hAnsi="Times New Roman" w:cs="Times New Roman"/>
            <w:sz w:val="24"/>
            <w:szCs w:val="24"/>
          </w:rPr>
          <w:delText xml:space="preserve"> de</w:delText>
        </w:r>
      </w:del>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BS”D</w:t>
      </w:r>
      <w:proofErr w:type="gramEnd"/>
      <w:r>
        <w:rPr>
          <w:rFonts w:ascii="Times New Roman" w:eastAsia="Times New Roman" w:hAnsi="Times New Roman" w:cs="Times New Roman"/>
          <w:sz w:val="24"/>
          <w:szCs w:val="24"/>
        </w:rPr>
        <w:t xml:space="preserve"> (acrônimo de: </w:t>
      </w:r>
      <w:proofErr w:type="spellStart"/>
      <w:r>
        <w:rPr>
          <w:rFonts w:ascii="Times New Roman" w:eastAsia="Times New Roman" w:hAnsi="Times New Roman" w:cs="Times New Roman"/>
          <w:i/>
          <w:iCs/>
          <w:sz w:val="24"/>
          <w:szCs w:val="24"/>
        </w:rPr>
        <w:t>B’Syata</w:t>
      </w:r>
      <w:proofErr w:type="spellEnd"/>
      <w:r>
        <w:rPr>
          <w:rFonts w:ascii="Times New Roman" w:eastAsia="Times New Roman" w:hAnsi="Times New Roman" w:cs="Times New Roman"/>
          <w:i/>
          <w:iCs/>
          <w:sz w:val="24"/>
          <w:szCs w:val="24"/>
        </w:rPr>
        <w:t xml:space="preserve"> D’</w:t>
      </w:r>
      <w:proofErr w:type="spellStart"/>
      <w:r>
        <w:rPr>
          <w:rFonts w:ascii="Times New Roman" w:eastAsia="Times New Roman" w:hAnsi="Times New Roman" w:cs="Times New Roman"/>
          <w:i/>
          <w:iCs/>
          <w:sz w:val="24"/>
          <w:szCs w:val="24"/>
        </w:rPr>
        <w:t>bishmaya</w:t>
      </w:r>
      <w:proofErr w:type="spellEnd"/>
      <w:r>
        <w:rPr>
          <w:rFonts w:ascii="Times New Roman" w:eastAsia="Times New Roman" w:hAnsi="Times New Roman" w:cs="Times New Roman"/>
          <w:sz w:val="24"/>
          <w:szCs w:val="24"/>
        </w:rPr>
        <w:t>) significa</w:t>
      </w:r>
      <w:del w:id="723" w:author="Ana Cecília Agua de Melo" w:date="2026-05-21T21:10:00Z">
        <w:r w:rsidDel="00A176FB">
          <w:rPr>
            <w:rFonts w:ascii="Times New Roman" w:eastAsia="Times New Roman" w:hAnsi="Times New Roman" w:cs="Times New Roman"/>
            <w:sz w:val="24"/>
            <w:szCs w:val="24"/>
          </w:rPr>
          <w:delText>, em português,</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 a ajuda dos céus”</w:t>
      </w:r>
      <w:r>
        <w:rPr>
          <w:rFonts w:ascii="Times New Roman" w:eastAsia="Times New Roman" w:hAnsi="Times New Roman" w:cs="Times New Roman"/>
          <w:sz w:val="24"/>
          <w:szCs w:val="24"/>
        </w:rPr>
        <w:t xml:space="preserve">. Em hebraico moderno, a mesma inscrição significa: “em uma cinta”. Este artifício passou a ser introduzido pelo Rabi </w:t>
      </w:r>
      <w:proofErr w:type="spellStart"/>
      <w:r>
        <w:rPr>
          <w:rFonts w:ascii="Times New Roman" w:eastAsia="Times New Roman" w:hAnsi="Times New Roman" w:cs="Times New Roman"/>
          <w:sz w:val="24"/>
          <w:szCs w:val="24"/>
        </w:rPr>
        <w:t>Yehuda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HaChassid</w:t>
      </w:r>
      <w:proofErr w:type="spellEnd"/>
      <w:r>
        <w:rPr>
          <w:rFonts w:ascii="Times New Roman" w:eastAsia="Times New Roman" w:hAnsi="Times New Roman" w:cs="Times New Roman"/>
          <w:sz w:val="24"/>
          <w:szCs w:val="24"/>
        </w:rPr>
        <w:t xml:space="preserve"> entre os anos de 1150 e 1217, enquanto um símbolo de lembrança divina. Ou seja, </w:t>
      </w:r>
      <w:ins w:id="724" w:author="Ana Cecília Agua de Melo" w:date="2026-05-19T17:30:00Z">
        <w:r w:rsidR="002F76C5">
          <w:rPr>
            <w:rFonts w:ascii="Times New Roman" w:eastAsia="Times New Roman" w:hAnsi="Times New Roman" w:cs="Times New Roman"/>
            <w:sz w:val="24"/>
            <w:szCs w:val="24"/>
          </w:rPr>
          <w:t>quando</w:t>
        </w:r>
      </w:ins>
      <w:del w:id="725" w:author="Ana Cecília Agua de Melo" w:date="2026-05-19T17:30:00Z">
        <w:r w:rsidDel="002F76C5">
          <w:rPr>
            <w:rFonts w:ascii="Times New Roman" w:eastAsia="Times New Roman" w:hAnsi="Times New Roman" w:cs="Times New Roman"/>
            <w:sz w:val="24"/>
            <w:szCs w:val="24"/>
          </w:rPr>
          <w:delText>ao se</w:delText>
        </w:r>
      </w:del>
      <w:r>
        <w:rPr>
          <w:rFonts w:ascii="Times New Roman" w:eastAsia="Times New Roman" w:hAnsi="Times New Roman" w:cs="Times New Roman"/>
          <w:sz w:val="24"/>
          <w:szCs w:val="24"/>
        </w:rPr>
        <w:t xml:space="preserve"> realiza</w:t>
      </w:r>
      <w:ins w:id="726" w:author="Ana Cecília Agua de Melo" w:date="2026-05-19T17:30:00Z">
        <w:r w:rsidR="002F76C5">
          <w:rPr>
            <w:rFonts w:ascii="Times New Roman" w:eastAsia="Times New Roman" w:hAnsi="Times New Roman" w:cs="Times New Roman"/>
            <w:sz w:val="24"/>
            <w:szCs w:val="24"/>
          </w:rPr>
          <w:t>mos</w:t>
        </w:r>
      </w:ins>
      <w:del w:id="727" w:author="Ana Cecília Agua de Melo" w:date="2026-05-19T17:30:00Z">
        <w:r w:rsidDel="002F76C5">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tarefas cotidianas e mundanas Deus deve</w:t>
      </w:r>
      <w:proofErr w:type="gramEnd"/>
      <w:r>
        <w:rPr>
          <w:rFonts w:ascii="Times New Roman" w:eastAsia="Times New Roman" w:hAnsi="Times New Roman" w:cs="Times New Roman"/>
          <w:sz w:val="24"/>
          <w:szCs w:val="24"/>
        </w:rPr>
        <w:t xml:space="preserve"> estar em nossas mentes, e em nossas penas e canetas</w:t>
      </w:r>
      <w:r>
        <w:rPr>
          <w:rFonts w:ascii="Times New Roman" w:eastAsia="Times New Roman" w:hAnsi="Times New Roman" w:cs="Times New Roman"/>
          <w:sz w:val="24"/>
          <w:szCs w:val="24"/>
          <w:vertAlign w:val="superscript"/>
        </w:rPr>
        <w:footnoteReference w:id="104"/>
      </w:r>
      <w:r>
        <w:rPr>
          <w:rFonts w:ascii="Times New Roman" w:eastAsia="Times New Roman" w:hAnsi="Times New Roman" w:cs="Times New Roman"/>
          <w:sz w:val="24"/>
          <w:szCs w:val="24"/>
        </w:rPr>
        <w:t>.</w:t>
      </w:r>
    </w:p>
    <w:p w14:paraId="0000007C" w14:textId="24BC5954" w:rsidR="00BE2BCC" w:rsidRDefault="00F630C1">
      <w:pPr>
        <w:spacing w:after="200" w:line="360" w:lineRule="auto"/>
        <w:jc w:val="both"/>
      </w:pPr>
      <w:r>
        <w:rPr>
          <w:rFonts w:ascii="Times New Roman" w:eastAsia="Times New Roman" w:hAnsi="Times New Roman" w:cs="Times New Roman"/>
          <w:sz w:val="24"/>
          <w:szCs w:val="24"/>
        </w:rPr>
        <w:tab/>
        <w:t xml:space="preserve">O judaísmo entende que as páginas – estes espaços em branco, prontos para serem riscados – são locais de contemplação e de criação. Ao realizar um traço, um desenho e/ou um rascunho sobre um pedaço de papel, os seres humanos criam um mundo e um universo, por completo – seja ele virtual, ficcional ou real. Escrever é criar mundos, </w:t>
      </w:r>
      <w:ins w:id="728" w:author="Ana Cecília Agua de Melo" w:date="2026-05-21T21:12:00Z">
        <w:r w:rsidR="00A176FB">
          <w:rPr>
            <w:rFonts w:ascii="Times New Roman" w:eastAsia="Times New Roman" w:hAnsi="Times New Roman" w:cs="Times New Roman"/>
            <w:sz w:val="24"/>
            <w:szCs w:val="24"/>
          </w:rPr>
          <w:t>e o mesmo pode ser dito de</w:t>
        </w:r>
      </w:ins>
      <w:del w:id="729" w:author="Ana Cecília Agua de Melo" w:date="2026-05-21T21:12:00Z">
        <w:r w:rsidDel="00A176FB">
          <w:rPr>
            <w:rFonts w:ascii="Times New Roman" w:eastAsia="Times New Roman" w:hAnsi="Times New Roman" w:cs="Times New Roman"/>
            <w:sz w:val="24"/>
            <w:szCs w:val="24"/>
          </w:rPr>
          <w:delText>assim como é</w:delText>
        </w:r>
      </w:del>
      <w:r>
        <w:rPr>
          <w:rFonts w:ascii="Times New Roman" w:eastAsia="Times New Roman" w:hAnsi="Times New Roman" w:cs="Times New Roman"/>
          <w:sz w:val="24"/>
          <w:szCs w:val="24"/>
        </w:rPr>
        <w:t xml:space="preserve"> desenhar, gravar, inserir ou apagar, como nos lembra a história do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sz w:val="24"/>
          <w:szCs w:val="24"/>
        </w:rPr>
        <w:t>.</w:t>
      </w:r>
    </w:p>
    <w:p w14:paraId="0000007D" w14:textId="77777777" w:rsidR="00BE2BCC" w:rsidRDefault="00F630C1">
      <w:pPr>
        <w:spacing w:after="200" w:line="360" w:lineRule="auto"/>
        <w:ind w:firstLine="720"/>
        <w:jc w:val="both"/>
      </w:pPr>
      <w:r>
        <w:rPr>
          <w:rFonts w:ascii="Times New Roman" w:eastAsia="Times New Roman" w:hAnsi="Times New Roman" w:cs="Times New Roman"/>
          <w:sz w:val="24"/>
          <w:szCs w:val="24"/>
        </w:rPr>
        <w:t xml:space="preserve">Assim, há o costume de gravar o acrônimo </w:t>
      </w:r>
      <w:proofErr w:type="gramStart"/>
      <w:r>
        <w:rPr>
          <w:rFonts w:ascii="Times New Roman" w:eastAsia="Times New Roman" w:hAnsi="Times New Roman" w:cs="Times New Roman"/>
          <w:sz w:val="24"/>
          <w:szCs w:val="24"/>
        </w:rPr>
        <w:t>BS”D</w:t>
      </w:r>
      <w:proofErr w:type="gramEnd"/>
      <w:r>
        <w:rPr>
          <w:rFonts w:ascii="Times New Roman" w:eastAsia="Times New Roman" w:hAnsi="Times New Roman" w:cs="Times New Roman"/>
          <w:sz w:val="24"/>
          <w:szCs w:val="24"/>
        </w:rPr>
        <w:t xml:space="preserve"> em páginas judaicas anteriormente a quaisquer inscrições</w:t>
      </w:r>
      <w:del w:id="730" w:author="Ana Cecília Agua de Melo" w:date="2026-05-21T21:12:00Z">
        <w:r w:rsidDel="00A176FB">
          <w:rPr>
            <w:rFonts w:ascii="Times New Roman" w:eastAsia="Times New Roman" w:hAnsi="Times New Roman" w:cs="Times New Roman"/>
            <w:sz w:val="24"/>
            <w:szCs w:val="24"/>
          </w:rPr>
          <w:delText xml:space="preserve"> sobre uma folha</w:delText>
        </w:r>
      </w:del>
      <w:r>
        <w:rPr>
          <w:rFonts w:ascii="Times New Roman" w:eastAsia="Times New Roman" w:hAnsi="Times New Roman" w:cs="Times New Roman"/>
          <w:sz w:val="24"/>
          <w:szCs w:val="24"/>
        </w:rPr>
        <w:t xml:space="preserve">. Este artifício relembra que apenas “com a ajuda dos céus” é possível criar – ao final, nada está acima da criação divina, nem mesmo a fruta comida por Adão no Jardim do </w:t>
      </w:r>
      <w:r>
        <w:rPr>
          <w:rFonts w:ascii="Times New Roman" w:eastAsia="Times New Roman" w:hAnsi="Times New Roman" w:cs="Times New Roman"/>
          <w:i/>
          <w:iCs/>
          <w:sz w:val="24"/>
          <w:szCs w:val="24"/>
        </w:rPr>
        <w:t>Éden</w:t>
      </w:r>
      <w:r>
        <w:rPr>
          <w:rFonts w:ascii="Times New Roman" w:eastAsia="Times New Roman" w:hAnsi="Times New Roman" w:cs="Times New Roman"/>
          <w:sz w:val="24"/>
          <w:szCs w:val="24"/>
        </w:rPr>
        <w:t>.</w:t>
      </w:r>
    </w:p>
    <w:p w14:paraId="0000007E" w14:textId="0EE3B083" w:rsidR="00BE2BCC" w:rsidRDefault="00F630C1">
      <w:pPr>
        <w:spacing w:after="200" w:line="360" w:lineRule="auto"/>
        <w:jc w:val="both"/>
      </w:pPr>
      <w:r>
        <w:rPr>
          <w:rFonts w:ascii="Times New Roman" w:eastAsia="Times New Roman" w:hAnsi="Times New Roman" w:cs="Times New Roman"/>
          <w:sz w:val="24"/>
          <w:szCs w:val="24"/>
        </w:rPr>
        <w:tab/>
        <w:t>Por fim, ambas as traduções</w:t>
      </w:r>
      <w:ins w:id="731" w:author="Ana Cecília Agua de Melo" w:date="2026-05-21T21:12:00Z">
        <w:r w:rsidR="00A176FB">
          <w:rPr>
            <w:rFonts w:ascii="Times New Roman" w:eastAsia="Times New Roman" w:hAnsi="Times New Roman" w:cs="Times New Roman"/>
            <w:sz w:val="24"/>
            <w:szCs w:val="24"/>
          </w:rPr>
          <w:t xml:space="preserve"> –</w:t>
        </w:r>
      </w:ins>
      <w:del w:id="732" w:author="Ana Cecília Agua de Melo" w:date="2026-05-21T21:12:00Z">
        <w:r w:rsidDel="00A176F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 a ajuda dos céus”</w:t>
      </w:r>
      <w:r>
        <w:rPr>
          <w:rFonts w:ascii="Times New Roman" w:eastAsia="Times New Roman" w:hAnsi="Times New Roman" w:cs="Times New Roman"/>
          <w:sz w:val="24"/>
          <w:szCs w:val="24"/>
        </w:rPr>
        <w:t xml:space="preserve"> (do aramaico ao português) e </w:t>
      </w:r>
      <w:r>
        <w:rPr>
          <w:rFonts w:ascii="Times New Roman" w:eastAsia="Times New Roman" w:hAnsi="Times New Roman" w:cs="Times New Roman"/>
          <w:i/>
          <w:iCs/>
          <w:sz w:val="24"/>
          <w:szCs w:val="24"/>
        </w:rPr>
        <w:t>“em uma cinta”</w:t>
      </w:r>
      <w:r>
        <w:rPr>
          <w:rFonts w:ascii="Times New Roman" w:eastAsia="Times New Roman" w:hAnsi="Times New Roman" w:cs="Times New Roman"/>
          <w:sz w:val="24"/>
          <w:szCs w:val="24"/>
        </w:rPr>
        <w:t xml:space="preserve"> (do hebraico moderno ao português)</w:t>
      </w:r>
      <w:ins w:id="733" w:author="Ana Cecília Agua de Melo" w:date="2026-05-21T21:13:00Z">
        <w:r w:rsidR="00A176FB">
          <w:rPr>
            <w:rFonts w:ascii="Times New Roman" w:eastAsia="Times New Roman" w:hAnsi="Times New Roman" w:cs="Times New Roman"/>
            <w:sz w:val="24"/>
            <w:szCs w:val="24"/>
          </w:rPr>
          <w:t xml:space="preserve"> –</w:t>
        </w:r>
      </w:ins>
      <w:del w:id="734" w:author="Ana Cecília Agua de Melo" w:date="2026-05-21T21:13:00Z">
        <w:r w:rsidDel="00A176F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relacionam-se com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é um material escrito que dialoga com a existência, com a crença e com a presença de Deus (por meio do texto) no mundo humano. Este livro-documento é envolto e fechado por uma cinta – um pedaço de pano ou de couro – e encapsulado em uma caixa de madeira. Assim, a tradição judaica se estabelece no enlaçamento (cinta) entre a presença divina, a fidelidade e a lealdade judaica ao monoteísmo (com a ajuda de Deus) e a fé no livro.</w:t>
      </w:r>
    </w:p>
    <w:p w14:paraId="0000007F"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80" w14:textId="5486758B" w:rsidR="00BE2BCC" w:rsidRDefault="00F630C1">
      <w:pPr>
        <w:spacing w:after="200" w:line="360" w:lineRule="auto"/>
        <w:jc w:val="both"/>
      </w:pPr>
      <w:r>
        <w:rPr>
          <w:rFonts w:ascii="Times New Roman" w:eastAsia="Times New Roman" w:hAnsi="Times New Roman" w:cs="Times New Roman"/>
          <w:sz w:val="24"/>
          <w:szCs w:val="24"/>
        </w:rPr>
        <w:lastRenderedPageBreak/>
        <w:t xml:space="preserve">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xml:space="preserve">) é a primeira letra do alfabeto hebraico – </w:t>
      </w:r>
      <w:ins w:id="735" w:author="Ana Cecília Agua de Melo" w:date="2026-05-21T21:56:00Z">
        <w:r w:rsidR="007F2EBD">
          <w:rPr>
            <w:rFonts w:ascii="Times New Roman" w:eastAsia="Times New Roman" w:hAnsi="Times New Roman" w:cs="Times New Roman"/>
            <w:sz w:val="24"/>
            <w:szCs w:val="24"/>
          </w:rPr>
          <w:t>e</w:t>
        </w:r>
      </w:ins>
      <w:del w:id="736" w:author="Ana Cecília Agua de Melo" w:date="2026-05-21T21:56:00Z">
        <w:r w:rsidDel="007F2EBD">
          <w:rPr>
            <w:rFonts w:ascii="Times New Roman" w:eastAsia="Times New Roman" w:hAnsi="Times New Roman" w:cs="Times New Roman"/>
            <w:sz w:val="24"/>
            <w:szCs w:val="24"/>
          </w:rPr>
          <w:delText>assim como é também a</w:delText>
        </w:r>
      </w:del>
      <w:r>
        <w:rPr>
          <w:rFonts w:ascii="Times New Roman" w:eastAsia="Times New Roman" w:hAnsi="Times New Roman" w:cs="Times New Roman"/>
          <w:sz w:val="24"/>
          <w:szCs w:val="24"/>
        </w:rPr>
        <w:t xml:space="preserve"> do alfabeto aramaico –, </w:t>
      </w:r>
      <w:del w:id="737" w:author="Ana Cecília Agua de Melo" w:date="2026-05-19T17:35:00Z">
        <w:r w:rsidDel="00E8144F">
          <w:rPr>
            <w:rFonts w:ascii="Times New Roman" w:eastAsia="Times New Roman" w:hAnsi="Times New Roman" w:cs="Times New Roman"/>
            <w:sz w:val="24"/>
            <w:szCs w:val="24"/>
          </w:rPr>
          <w:delText xml:space="preserve">e </w:delText>
        </w:r>
      </w:del>
      <w:r>
        <w:rPr>
          <w:rFonts w:ascii="Times New Roman" w:eastAsia="Times New Roman" w:hAnsi="Times New Roman" w:cs="Times New Roman"/>
          <w:sz w:val="24"/>
          <w:szCs w:val="24"/>
        </w:rPr>
        <w:t xml:space="preserve">usado para escrever o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e o ladino. É uma letra que contém dentro de si todas as demais letras – contém o universo inteiro, sem fim</w:t>
      </w:r>
      <w:ins w:id="738" w:author="Ana Cecília Agua de Melo" w:date="2026-05-03T17:11:00Z">
        <w:r w:rsidR="00521375">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 </w:t>
      </w:r>
      <w:r>
        <w:rPr>
          <w:rFonts w:ascii="Times New Roman" w:eastAsia="Times New Roman" w:hAnsi="Times New Roman" w:cs="Times New Roman"/>
          <w:i/>
          <w:iCs/>
          <w:sz w:val="24"/>
          <w:szCs w:val="24"/>
        </w:rPr>
        <w:t>“tem a forma de um homem que assinala o céu e a terra, para indicar que o mundo inferior é o espelho e o mapa do superior”</w:t>
      </w:r>
      <w:r>
        <w:rPr>
          <w:rFonts w:ascii="Times New Roman" w:eastAsia="Times New Roman" w:hAnsi="Times New Roman" w:cs="Times New Roman"/>
          <w:sz w:val="24"/>
          <w:szCs w:val="24"/>
          <w:vertAlign w:val="superscript"/>
        </w:rPr>
        <w:footnoteReference w:id="105"/>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xml:space="preserve">) é o Lugar onde estão, sem se confundirem, todos os lugares do mundo, vistos por todos os ângulos – </w:t>
      </w:r>
      <w:ins w:id="739" w:author="Ana Cecília Agua de Melo" w:date="2026-05-03T17:12:00Z">
        <w:r w:rsidR="00521375">
          <w:rPr>
            <w:rFonts w:ascii="Times New Roman" w:eastAsia="Times New Roman" w:hAnsi="Times New Roman" w:cs="Times New Roman"/>
            <w:sz w:val="24"/>
            <w:szCs w:val="24"/>
          </w:rPr>
          <w:t>onde</w:t>
        </w:r>
      </w:ins>
      <w:del w:id="740" w:author="Ana Cecília Agua de Melo" w:date="2026-05-03T17:12:00Z">
        <w:r w:rsidDel="00521375">
          <w:rPr>
            <w:rFonts w:ascii="Times New Roman" w:eastAsia="Times New Roman" w:hAnsi="Times New Roman" w:cs="Times New Roman"/>
            <w:sz w:val="24"/>
            <w:szCs w:val="24"/>
          </w:rPr>
          <w:delText>e permite-se com que</w:delText>
        </w:r>
      </w:del>
      <w:r>
        <w:rPr>
          <w:rFonts w:ascii="Times New Roman" w:eastAsia="Times New Roman" w:hAnsi="Times New Roman" w:cs="Times New Roman"/>
          <w:sz w:val="24"/>
          <w:szCs w:val="24"/>
        </w:rPr>
        <w:t xml:space="preserve"> o interlocutor v</w:t>
      </w:r>
      <w:ins w:id="741" w:author="Ana Cecília Agua de Melo" w:date="2026-05-03T17:12:00Z">
        <w:r w:rsidR="00521375">
          <w:rPr>
            <w:rFonts w:ascii="Times New Roman" w:eastAsia="Times New Roman" w:hAnsi="Times New Roman" w:cs="Times New Roman"/>
            <w:sz w:val="24"/>
            <w:szCs w:val="24"/>
          </w:rPr>
          <w:t>ê</w:t>
        </w:r>
      </w:ins>
      <w:del w:id="742" w:author="Ana Cecília Agua de Melo" w:date="2026-05-03T17:12:00Z">
        <w:r w:rsidDel="00521375">
          <w:rPr>
            <w:rFonts w:ascii="Times New Roman" w:eastAsia="Times New Roman" w:hAnsi="Times New Roman" w:cs="Times New Roman"/>
            <w:sz w:val="24"/>
            <w:szCs w:val="24"/>
          </w:rPr>
          <w:delText>eja</w:delText>
        </w:r>
      </w:del>
      <w:r>
        <w:rPr>
          <w:rFonts w:ascii="Times New Roman" w:eastAsia="Times New Roman" w:hAnsi="Times New Roman" w:cs="Times New Roman"/>
          <w:sz w:val="24"/>
          <w:szCs w:val="24"/>
        </w:rPr>
        <w:t xml:space="preserve"> o que está nascendo e partindo.</w:t>
      </w:r>
    </w:p>
    <w:p w14:paraId="00000081" w14:textId="08C112D2" w:rsidR="00BE2BCC" w:rsidRDefault="00F630C1">
      <w:pPr>
        <w:spacing w:after="200" w:line="360" w:lineRule="auto"/>
        <w:jc w:val="both"/>
      </w:pPr>
      <w:r>
        <w:rPr>
          <w:rFonts w:ascii="Times New Roman" w:eastAsia="Times New Roman" w:hAnsi="Times New Roman" w:cs="Times New Roman"/>
          <w:sz w:val="24"/>
          <w:szCs w:val="24"/>
        </w:rPr>
        <w:tab/>
        <w:t xml:space="preserve">Certa vez li que a palavra </w:t>
      </w:r>
      <w:proofErr w:type="spellStart"/>
      <w:r>
        <w:rPr>
          <w:rFonts w:ascii="Times New Roman" w:eastAsia="Times New Roman" w:hAnsi="Times New Roman" w:cs="Times New Roman"/>
          <w:i/>
          <w:iCs/>
          <w:sz w:val="24"/>
          <w:szCs w:val="24"/>
        </w:rPr>
        <w:t>vayikra</w:t>
      </w:r>
      <w:proofErr w:type="spellEnd"/>
      <w:r>
        <w:rPr>
          <w:rFonts w:ascii="Times New Roman" w:eastAsia="Times New Roman" w:hAnsi="Times New Roman" w:cs="Times New Roman"/>
          <w:i/>
          <w:iCs/>
          <w:sz w:val="24"/>
          <w:szCs w:val="24"/>
        </w:rPr>
        <w:t xml:space="preserve"> </w:t>
      </w:r>
      <w:del w:id="743" w:author="Ana Cecília Agua de Melo" w:date="2026-05-19T17:34:00Z">
        <w:r w:rsidDel="00E8144F">
          <w:rPr>
            <w:rFonts w:ascii="Times New Roman" w:eastAsia="Times New Roman" w:hAnsi="Times New Roman" w:cs="Times New Roman"/>
            <w:sz w:val="24"/>
            <w:szCs w:val="24"/>
          </w:rPr>
          <w:delText>-</w:delText>
        </w:r>
      </w:del>
      <w:ins w:id="744" w:author="Ana Cecília Agua de Melo" w:date="2026-05-19T17:34:00Z">
        <w:r w:rsidR="00E8144F">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ויקר</w:t>
      </w:r>
      <w:r>
        <w:rPr>
          <w:rFonts w:ascii="Times New Roman" w:eastAsia="Times New Roman" w:hAnsi="Times New Roman" w:cs="Times New Roman"/>
          <w:sz w:val="16"/>
          <w:szCs w:val="16"/>
          <w:rtl/>
        </w:rPr>
        <w:t>א</w:t>
      </w:r>
      <w:r>
        <w:rPr>
          <w:rFonts w:ascii="Times New Roman" w:eastAsia="Times New Roman" w:hAnsi="Times New Roman" w:cs="Times New Roman"/>
          <w:sz w:val="24"/>
          <w:szCs w:val="24"/>
        </w:rPr>
        <w:t xml:space="preserve"> </w:t>
      </w:r>
      <w:del w:id="745" w:author="Ana Cecília Agua de Melo" w:date="2026-05-19T17:35:00Z">
        <w:r w:rsidDel="00E8144F">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(em português: “Ele chamou</w:t>
      </w:r>
      <w:ins w:id="746" w:author="Ana Cecília Agua de Melo" w:date="2026-05-19T17:36:00Z">
        <w:r w:rsidR="00E8144F">
          <w:rPr>
            <w:rFonts w:ascii="Times New Roman" w:eastAsia="Times New Roman" w:hAnsi="Times New Roman" w:cs="Times New Roman"/>
            <w:sz w:val="24"/>
            <w:szCs w:val="24"/>
          </w:rPr>
          <w:t>”</w:t>
        </w:r>
      </w:ins>
      <w:del w:id="747" w:author="Ana Cecília Agua de Melo" w:date="2026-05-19T17:36:00Z">
        <w:r w:rsidDel="00E8144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está escrita de uma forma pouco comum na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A última letra, 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sz w:val="24"/>
          <w:szCs w:val="24"/>
        </w:rPr>
        <w:t xml:space="preserve">, está em miniatura. Os sábios interpretam que a tentativa de esconder esta letra foi uma expressão de extrema humildade e de devoção de Moisés </w:t>
      </w:r>
      <w:ins w:id="748" w:author="Ana Cecília Agua de Melo" w:date="2026-05-03T17:13:00Z">
        <w:r w:rsidR="00521375">
          <w:rPr>
            <w:rFonts w:ascii="Times New Roman" w:eastAsia="Times New Roman" w:hAnsi="Times New Roman" w:cs="Times New Roman"/>
            <w:sz w:val="24"/>
            <w:szCs w:val="24"/>
          </w:rPr>
          <w:t>a</w:t>
        </w:r>
      </w:ins>
      <w:del w:id="749" w:author="Ana Cecília Agua de Melo" w:date="2026-05-03T17:13:00Z">
        <w:r w:rsidDel="00521375">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Deus</w:t>
      </w:r>
      <w:ins w:id="750" w:author="Ana Cecília Agua de Melo" w:date="2026-05-21T21:58:00Z">
        <w:r w:rsidR="004D1A52">
          <w:rPr>
            <w:rFonts w:ascii="Times New Roman" w:eastAsia="Times New Roman" w:hAnsi="Times New Roman" w:cs="Times New Roman"/>
            <w:sz w:val="24"/>
            <w:szCs w:val="24"/>
          </w:rPr>
          <w:t>. P</w:t>
        </w:r>
      </w:ins>
      <w:del w:id="751" w:author="Ana Cecília Agua de Melo" w:date="2026-05-21T21:58:00Z">
        <w:r w:rsidDel="004D1A52">
          <w:rPr>
            <w:rFonts w:ascii="Times New Roman" w:eastAsia="Times New Roman" w:hAnsi="Times New Roman" w:cs="Times New Roman"/>
            <w:sz w:val="24"/>
            <w:szCs w:val="24"/>
          </w:rPr>
          <w:delText>, e p</w:delText>
        </w:r>
      </w:del>
      <w:r>
        <w:rPr>
          <w:rFonts w:ascii="Times New Roman" w:eastAsia="Times New Roman" w:hAnsi="Times New Roman" w:cs="Times New Roman"/>
          <w:sz w:val="24"/>
          <w:szCs w:val="24"/>
        </w:rPr>
        <w:t>or assim dizer</w:t>
      </w:r>
      <w:ins w:id="752" w:author="Ana Cecília Agua de Melo" w:date="2026-05-21T21:58:00Z">
        <w:r w:rsidR="004D1A52">
          <w:rPr>
            <w:rFonts w:ascii="Times New Roman" w:eastAsia="Times New Roman" w:hAnsi="Times New Roman" w:cs="Times New Roman"/>
            <w:sz w:val="24"/>
            <w:szCs w:val="24"/>
          </w:rPr>
          <w:t>,</w:t>
        </w:r>
      </w:ins>
      <w:del w:id="753" w:author="Ana Cecília Agua de Melo" w:date="2026-05-21T21:58:00Z">
        <w:r w:rsidDel="004D1A52">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Deus apenas “aconteceu” (</w:t>
      </w:r>
      <w:proofErr w:type="spellStart"/>
      <w:r>
        <w:rPr>
          <w:rFonts w:ascii="Times New Roman" w:eastAsia="Times New Roman" w:hAnsi="Times New Roman" w:cs="Times New Roman"/>
          <w:i/>
          <w:iCs/>
          <w:sz w:val="24"/>
          <w:szCs w:val="24"/>
        </w:rPr>
        <w:t>vayikar</w:t>
      </w:r>
      <w:proofErr w:type="spellEnd"/>
      <w:r>
        <w:rPr>
          <w:rFonts w:ascii="Times New Roman" w:eastAsia="Times New Roman" w:hAnsi="Times New Roman" w:cs="Times New Roman"/>
          <w:sz w:val="24"/>
          <w:szCs w:val="24"/>
        </w:rPr>
        <w:t xml:space="preserve">) </w:t>
      </w:r>
      <w:del w:id="754" w:author="Ana Cecília Agua de Melo" w:date="2026-05-19T17:36:00Z">
        <w:r w:rsidDel="00E8144F">
          <w:rPr>
            <w:rFonts w:ascii="Times New Roman" w:eastAsia="Times New Roman" w:hAnsi="Times New Roman" w:cs="Times New Roman"/>
            <w:sz w:val="24"/>
            <w:szCs w:val="24"/>
          </w:rPr>
          <w:delText>-</w:delText>
        </w:r>
      </w:del>
      <w:ins w:id="755" w:author="Ana Cecília Agua de Melo" w:date="2026-05-19T17:36:00Z">
        <w:r w:rsidR="00E8144F">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ויקר</w:t>
      </w:r>
      <w:r>
        <w:rPr>
          <w:rFonts w:ascii="Times New Roman" w:eastAsia="Times New Roman" w:hAnsi="Times New Roman" w:cs="Times New Roman"/>
          <w:sz w:val="24"/>
          <w:szCs w:val="24"/>
        </w:rPr>
        <w:t>.</w:t>
      </w:r>
    </w:p>
    <w:p w14:paraId="00000082"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83" w14:textId="1A2BC61F" w:rsidR="00BE2BCC" w:rsidRDefault="00F630C1">
      <w:pPr>
        <w:spacing w:after="200" w:line="360" w:lineRule="auto"/>
        <w:jc w:val="both"/>
      </w:pPr>
      <w:r>
        <w:rPr>
          <w:rFonts w:ascii="Times New Roman" w:eastAsia="Times New Roman" w:hAnsi="Times New Roman" w:cs="Times New Roman"/>
          <w:sz w:val="24"/>
          <w:szCs w:val="24"/>
        </w:rPr>
        <w:t>O ato de escrever, a incisão feita ao gravar letras, palavras e frases sobre uma página em branco, cria mundos, realidades e universos por completo. Este incansável e interminável movimento é feito neste exato instante e neste exato documento</w:t>
      </w:r>
      <w:r>
        <w:rPr>
          <w:rFonts w:ascii="Times New Roman" w:eastAsia="Times New Roman" w:hAnsi="Times New Roman" w:cs="Times New Roman"/>
          <w:sz w:val="24"/>
          <w:szCs w:val="24"/>
          <w:vertAlign w:val="superscript"/>
        </w:rPr>
        <w:footnoteReference w:id="106"/>
      </w:r>
      <w:r>
        <w:rPr>
          <w:rFonts w:ascii="Times New Roman" w:eastAsia="Times New Roman" w:hAnsi="Times New Roman" w:cs="Times New Roman"/>
          <w:sz w:val="24"/>
          <w:szCs w:val="24"/>
        </w:rPr>
        <w:t>. E assim</w:t>
      </w:r>
      <w:ins w:id="758" w:author="Ana Cecília Agua de Melo" w:date="2026-05-19T17:36:00Z">
        <w:r w:rsidR="00E8144F">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como intérprete de uma longa tradição de textos e de livros, acredito que o nosso mundo – e todas as coisas que </w:t>
      </w:r>
      <w:del w:id="759" w:author="Ana Cecília Agua de Melo" w:date="2026-05-03T17:13:00Z">
        <w:r w:rsidDel="00521375">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 está sendo criado e reinventado por nós a todo instante.</w:t>
      </w:r>
    </w:p>
    <w:p w14:paraId="00000084" w14:textId="6C9B4911" w:rsidR="00BE2BCC" w:rsidRDefault="00F630C1">
      <w:pPr>
        <w:spacing w:after="200" w:line="360" w:lineRule="auto"/>
        <w:jc w:val="both"/>
      </w:pPr>
      <w:r>
        <w:rPr>
          <w:rFonts w:ascii="Times New Roman" w:eastAsia="Times New Roman" w:hAnsi="Times New Roman" w:cs="Times New Roman"/>
          <w:sz w:val="24"/>
          <w:szCs w:val="24"/>
        </w:rPr>
        <w:tab/>
        <w:t>Por fim, os textos aqui escritos e inscritos – suas notas de rodapé</w:t>
      </w:r>
      <w:r>
        <w:rPr>
          <w:rFonts w:ascii="Times New Roman" w:eastAsia="Times New Roman" w:hAnsi="Times New Roman" w:cs="Times New Roman"/>
          <w:sz w:val="24"/>
          <w:szCs w:val="24"/>
          <w:vertAlign w:val="superscript"/>
        </w:rPr>
        <w:footnoteReference w:id="107"/>
      </w:r>
      <w:r>
        <w:rPr>
          <w:rFonts w:ascii="Times New Roman" w:eastAsia="Times New Roman" w:hAnsi="Times New Roman" w:cs="Times New Roman"/>
          <w:sz w:val="24"/>
          <w:szCs w:val="24"/>
        </w:rPr>
        <w:t xml:space="preserve"> e suas interpretações (ressonâncias) que levam a outras histórias, anedotas e contextos – atesta</w:t>
      </w:r>
      <w:ins w:id="774" w:author="Ana Cecília Agua de Melo" w:date="2026-05-03T17:16:00Z">
        <w:r w:rsidR="00521375">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a veracidade da fala de Rabi </w:t>
      </w:r>
      <w:proofErr w:type="spellStart"/>
      <w:r>
        <w:rPr>
          <w:rFonts w:ascii="Times New Roman" w:eastAsia="Times New Roman" w:hAnsi="Times New Roman" w:cs="Times New Roman"/>
          <w:sz w:val="24"/>
          <w:szCs w:val="24"/>
        </w:rPr>
        <w:t>Tarfon</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“Não lhe é exigido que complete a tarefa, mas não é livre para escapar dela”</w:t>
      </w:r>
      <w:r>
        <w:rPr>
          <w:rFonts w:ascii="Times New Roman" w:eastAsia="Times New Roman" w:hAnsi="Times New Roman" w:cs="Times New Roman"/>
          <w:sz w:val="24"/>
          <w:szCs w:val="24"/>
          <w:vertAlign w:val="superscript"/>
        </w:rPr>
        <w:footnoteReference w:id="108"/>
      </w:r>
      <w:r>
        <w:rPr>
          <w:rFonts w:ascii="Times New Roman" w:eastAsia="Times New Roman" w:hAnsi="Times New Roman" w:cs="Times New Roman"/>
          <w:sz w:val="24"/>
          <w:szCs w:val="24"/>
        </w:rPr>
        <w:t>.</w:t>
      </w:r>
    </w:p>
    <w:p w14:paraId="00000085" w14:textId="77777777" w:rsidR="00BE2BCC" w:rsidRDefault="00F630C1">
      <w:pPr>
        <w:spacing w:after="200" w:line="360" w:lineRule="auto"/>
        <w:jc w:val="both"/>
      </w:pPr>
      <w:r>
        <w:rPr>
          <w:rFonts w:ascii="Times New Roman" w:eastAsia="Times New Roman" w:hAnsi="Times New Roman" w:cs="Times New Roman"/>
          <w:sz w:val="24"/>
          <w:szCs w:val="24"/>
        </w:rPr>
        <w:tab/>
        <w:t>A diagramação</w:t>
      </w:r>
      <w:del w:id="775" w:author="Ana Cecília Agua de Melo" w:date="2026-05-19T17:37:00Z">
        <w:r w:rsidDel="00E8144F">
          <w:rPr>
            <w:rFonts w:ascii="Times New Roman" w:eastAsia="Times New Roman" w:hAnsi="Times New Roman" w:cs="Times New Roman"/>
            <w:sz w:val="24"/>
            <w:szCs w:val="24"/>
          </w:rPr>
          <w:delText xml:space="preserve"> proposta</w:delText>
        </w:r>
      </w:del>
      <w:r>
        <w:rPr>
          <w:rFonts w:ascii="Times New Roman" w:eastAsia="Times New Roman" w:hAnsi="Times New Roman" w:cs="Times New Roman"/>
          <w:sz w:val="24"/>
          <w:szCs w:val="24"/>
        </w:rPr>
        <w:t xml:space="preserve"> destas páginas-territórios são releituras dos textos sagrados, uma tentativa de apropriação das chispas e das fagulhas que voam e contornam o território do texto – já que o espaço do texto é um território. E mais que nada, neste instante, é hora de nos apropriarmos dele.</w:t>
      </w:r>
    </w:p>
    <w:p w14:paraId="00000086" w14:textId="77777777" w:rsidR="00BE2BCC" w:rsidRDefault="00F630C1">
      <w:pPr>
        <w:spacing w:after="200" w:line="360" w:lineRule="auto"/>
        <w:jc w:val="both"/>
      </w:pPr>
      <w:r>
        <w:rPr>
          <w:rFonts w:ascii="Times New Roman" w:eastAsia="Times New Roman" w:hAnsi="Times New Roman" w:cs="Times New Roman"/>
          <w:sz w:val="24"/>
          <w:szCs w:val="24"/>
        </w:rPr>
        <w:lastRenderedPageBreak/>
        <w:t>*</w:t>
      </w:r>
    </w:p>
    <w:p w14:paraId="00000087" w14:textId="77777777" w:rsidR="00BE2BCC" w:rsidRDefault="00F630C1">
      <w:pPr>
        <w:spacing w:after="200" w:line="360" w:lineRule="auto"/>
        <w:jc w:val="both"/>
      </w:pPr>
      <w:r>
        <w:rPr>
          <w:rFonts w:ascii="Times New Roman" w:eastAsia="Times New Roman" w:hAnsi="Times New Roman" w:cs="Times New Roman"/>
          <w:i/>
          <w:iCs/>
          <w:sz w:val="24"/>
          <w:szCs w:val="24"/>
        </w:rPr>
        <w:t>“No mundo da aprendizagem, das discussões e dos debates judaicos, as palavras dos textos, literal</w:t>
      </w:r>
      <w:del w:id="776" w:author="Ana Cecília Agua de Melo" w:date="2026-05-03T18:42:00Z">
        <w:r w:rsidDel="00664C40">
          <w:rPr>
            <w:rFonts w:ascii="Times New Roman" w:eastAsia="Times New Roman" w:hAnsi="Times New Roman" w:cs="Times New Roman"/>
            <w:i/>
            <w:iCs/>
            <w:sz w:val="24"/>
            <w:szCs w:val="24"/>
          </w:rPr>
          <w:delText>mente</w:delText>
        </w:r>
      </w:del>
      <w:r>
        <w:rPr>
          <w:rFonts w:ascii="Times New Roman" w:eastAsia="Times New Roman" w:hAnsi="Times New Roman" w:cs="Times New Roman"/>
          <w:i/>
          <w:iCs/>
          <w:sz w:val="24"/>
          <w:szCs w:val="24"/>
        </w:rPr>
        <w:t xml:space="preserve"> e figurativamente, ressoam”</w:t>
      </w:r>
      <w:r>
        <w:rPr>
          <w:rFonts w:ascii="Times New Roman" w:eastAsia="Times New Roman" w:hAnsi="Times New Roman" w:cs="Times New Roman"/>
          <w:sz w:val="24"/>
          <w:szCs w:val="24"/>
          <w:vertAlign w:val="superscript"/>
        </w:rPr>
        <w:footnoteReference w:id="109"/>
      </w:r>
      <w:r>
        <w:rPr>
          <w:rFonts w:ascii="Times New Roman" w:eastAsia="Times New Roman" w:hAnsi="Times New Roman" w:cs="Times New Roman"/>
          <w:sz w:val="24"/>
          <w:szCs w:val="24"/>
        </w:rPr>
        <w:t xml:space="preserve">.  E, ao ressoar, entoam uma voz – um sopro de espírito, uma alma. As palavras, finalmente, </w:t>
      </w:r>
      <w:proofErr w:type="spellStart"/>
      <w:r>
        <w:rPr>
          <w:rFonts w:ascii="Times New Roman" w:eastAsia="Times New Roman" w:hAnsi="Times New Roman" w:cs="Times New Roman"/>
          <w:sz w:val="24"/>
          <w:szCs w:val="24"/>
        </w:rPr>
        <w:t>cosmogonizam</w:t>
      </w:r>
      <w:proofErr w:type="spellEnd"/>
      <w:r>
        <w:rPr>
          <w:rFonts w:ascii="Times New Roman" w:eastAsia="Times New Roman" w:hAnsi="Times New Roman" w:cs="Times New Roman"/>
          <w:sz w:val="24"/>
          <w:szCs w:val="24"/>
        </w:rPr>
        <w:t xml:space="preserve"> o mundo</w:t>
      </w:r>
      <w:r>
        <w:rPr>
          <w:rFonts w:ascii="Times New Roman" w:eastAsia="Times New Roman" w:hAnsi="Times New Roman" w:cs="Times New Roman"/>
          <w:sz w:val="24"/>
          <w:szCs w:val="24"/>
          <w:vertAlign w:val="superscript"/>
        </w:rPr>
        <w:footnoteReference w:id="110"/>
      </w:r>
      <w:r>
        <w:rPr>
          <w:rFonts w:ascii="Times New Roman" w:eastAsia="Times New Roman" w:hAnsi="Times New Roman" w:cs="Times New Roman"/>
          <w:sz w:val="24"/>
          <w:szCs w:val="24"/>
        </w:rPr>
        <w:t>.</w:t>
      </w:r>
    </w:p>
    <w:p w14:paraId="00000088" w14:textId="77777777" w:rsidR="00BE2BCC" w:rsidRDefault="00F630C1">
      <w:pPr>
        <w:spacing w:after="200" w:line="360" w:lineRule="auto"/>
        <w:jc w:val="both"/>
      </w:pPr>
      <w:r>
        <w:rPr>
          <w:rFonts w:ascii="Times New Roman" w:eastAsia="Times New Roman" w:hAnsi="Times New Roman" w:cs="Times New Roman"/>
          <w:sz w:val="24"/>
          <w:szCs w:val="24"/>
        </w:rPr>
        <w:tab/>
        <w:t xml:space="preserve">Desde outubro de 2023 </w:t>
      </w:r>
      <w:proofErr w:type="spellStart"/>
      <w:r>
        <w:rPr>
          <w:rFonts w:ascii="Times New Roman" w:eastAsia="Times New Roman" w:hAnsi="Times New Roman" w:cs="Times New Roman"/>
          <w:i/>
          <w:iCs/>
          <w:sz w:val="24"/>
          <w:szCs w:val="24"/>
        </w:rPr>
        <w:t>ya</w:t>
      </w:r>
      <w:proofErr w:type="spellEnd"/>
      <w:r>
        <w:rPr>
          <w:rFonts w:ascii="Times New Roman" w:eastAsia="Times New Roman" w:hAnsi="Times New Roman" w:cs="Times New Roman"/>
          <w:i/>
          <w:iCs/>
          <w:sz w:val="24"/>
          <w:szCs w:val="24"/>
        </w:rPr>
        <w:t xml:space="preserve"> no </w:t>
      </w:r>
      <w:proofErr w:type="spellStart"/>
      <w:r>
        <w:rPr>
          <w:rFonts w:ascii="Times New Roman" w:eastAsia="Times New Roman" w:hAnsi="Times New Roman" w:cs="Times New Roman"/>
          <w:i/>
          <w:iCs/>
          <w:sz w:val="24"/>
          <w:szCs w:val="24"/>
        </w:rPr>
        <w:t>ay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biervos</w:t>
      </w:r>
      <w:proofErr w:type="spellEnd"/>
      <w:r>
        <w:rPr>
          <w:rFonts w:ascii="Times New Roman" w:eastAsia="Times New Roman" w:hAnsi="Times New Roman" w:cs="Times New Roman"/>
          <w:sz w:val="24"/>
          <w:szCs w:val="24"/>
          <w:vertAlign w:val="superscript"/>
        </w:rPr>
        <w:footnoteReference w:id="111"/>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“No estupendo Nossa Música, de Jean-Luc Godard, uma jornalista israelense entrevista o poeta palestino </w:t>
      </w:r>
      <w:proofErr w:type="spellStart"/>
      <w:r>
        <w:rPr>
          <w:rFonts w:ascii="Times New Roman" w:eastAsia="Times New Roman" w:hAnsi="Times New Roman" w:cs="Times New Roman"/>
          <w:i/>
          <w:iCs/>
          <w:sz w:val="24"/>
          <w:szCs w:val="24"/>
        </w:rPr>
        <w:t>Darwish</w:t>
      </w:r>
      <w:proofErr w:type="spellEnd"/>
      <w:r>
        <w:rPr>
          <w:rFonts w:ascii="Times New Roman" w:eastAsia="Times New Roman" w:hAnsi="Times New Roman" w:cs="Times New Roman"/>
          <w:i/>
          <w:iCs/>
          <w:sz w:val="24"/>
          <w:szCs w:val="24"/>
        </w:rPr>
        <w:t>, que, privado de sua terra, fez das palavras a sua pátria. E ela comenta: ‘você começa a soar como judeu!’. O devir-judeu do palestino, o devir-palestino do judeu”</w:t>
      </w:r>
      <w:r>
        <w:rPr>
          <w:rFonts w:ascii="Times New Roman" w:eastAsia="Times New Roman" w:hAnsi="Times New Roman" w:cs="Times New Roman"/>
          <w:sz w:val="24"/>
          <w:szCs w:val="24"/>
          <w:vertAlign w:val="superscript"/>
        </w:rPr>
        <w:footnoteReference w:id="112"/>
      </w:r>
      <w:r>
        <w:rPr>
          <w:rFonts w:ascii="Times New Roman" w:eastAsia="Times New Roman" w:hAnsi="Times New Roman" w:cs="Times New Roman"/>
          <w:sz w:val="24"/>
          <w:szCs w:val="24"/>
        </w:rPr>
        <w:t>.</w:t>
      </w:r>
    </w:p>
    <w:p w14:paraId="00000089" w14:textId="77777777" w:rsidR="00BE2BCC" w:rsidRDefault="00F630C1">
      <w:pPr>
        <w:spacing w:after="200" w:line="360" w:lineRule="auto"/>
        <w:jc w:val="both"/>
      </w:pPr>
      <w:r>
        <w:rPr>
          <w:rFonts w:ascii="Times New Roman" w:eastAsia="Times New Roman" w:hAnsi="Times New Roman" w:cs="Times New Roman"/>
          <w:sz w:val="24"/>
          <w:szCs w:val="24"/>
        </w:rPr>
        <w:tab/>
        <w:t>Por fim, todos nós, antes de mais nada, vivemos em palavras.</w:t>
      </w:r>
    </w:p>
    <w:p w14:paraId="0000008A"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8B" w14:textId="77777777" w:rsidR="00BE2BCC" w:rsidRDefault="00F630C1">
      <w:pPr>
        <w:spacing w:after="200" w:line="360" w:lineRule="auto"/>
        <w:jc w:val="both"/>
      </w:pPr>
      <w:r>
        <w:rPr>
          <w:rFonts w:ascii="Times New Roman" w:eastAsia="Times New Roman" w:hAnsi="Times New Roman" w:cs="Times New Roman"/>
          <w:b/>
          <w:bCs/>
          <w:sz w:val="24"/>
          <w:szCs w:val="24"/>
        </w:rPr>
        <w:t>CORPOS</w:t>
      </w:r>
    </w:p>
    <w:p w14:paraId="0000008C" w14:textId="562DFF52" w:rsidR="00BE2BCC" w:rsidRDefault="00F630C1">
      <w:pPr>
        <w:spacing w:after="200" w:line="360" w:lineRule="auto"/>
        <w:jc w:val="both"/>
      </w:pPr>
      <w:r>
        <w:rPr>
          <w:rFonts w:ascii="Times New Roman" w:eastAsia="Times New Roman" w:hAnsi="Times New Roman" w:cs="Times New Roman"/>
          <w:sz w:val="24"/>
          <w:szCs w:val="24"/>
        </w:rPr>
        <w:t xml:space="preserve">O filósofo e historiador 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conta que certa vez perguntaram ao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vertAlign w:val="superscript"/>
        </w:rPr>
        <w:footnoteReference w:id="113"/>
      </w:r>
      <w:r>
        <w:rPr>
          <w:rFonts w:ascii="Times New Roman" w:eastAsia="Times New Roman" w:hAnsi="Times New Roman" w:cs="Times New Roman"/>
          <w:sz w:val="24"/>
          <w:szCs w:val="24"/>
        </w:rPr>
        <w:t xml:space="preserve"> a razão de retardar o começo de suas orações. </w:t>
      </w:r>
      <w:ins w:id="777" w:author="Ana Cecília Agua de Melo" w:date="2026-05-03T18:44:00Z">
        <w:r w:rsidR="00595FAF">
          <w:rPr>
            <w:rFonts w:ascii="Times New Roman" w:eastAsia="Times New Roman" w:hAnsi="Times New Roman" w:cs="Times New Roman"/>
            <w:sz w:val="24"/>
            <w:szCs w:val="24"/>
          </w:rPr>
          <w:t>O</w:t>
        </w:r>
      </w:ins>
      <w:del w:id="778" w:author="Ana Cecília Agua de Melo" w:date="2026-05-03T18:44:00Z">
        <w:r w:rsidDel="00595FAF">
          <w:rPr>
            <w:rFonts w:ascii="Times New Roman" w:eastAsia="Times New Roman" w:hAnsi="Times New Roman" w:cs="Times New Roman"/>
            <w:sz w:val="24"/>
            <w:szCs w:val="24"/>
          </w:rPr>
          <w:delText>Neste cenário, o</w:delText>
        </w:r>
      </w:del>
      <w:r>
        <w:rPr>
          <w:rFonts w:ascii="Times New Roman" w:eastAsia="Times New Roman" w:hAnsi="Times New Roman" w:cs="Times New Roman"/>
          <w:sz w:val="24"/>
          <w:szCs w:val="24"/>
        </w:rPr>
        <w:t xml:space="preserve"> rabino responde</w:t>
      </w:r>
      <w:ins w:id="779" w:author="Ana Cecília Agua de Melo" w:date="2026-05-03T18:44:00Z">
        <w:r w:rsidR="00595FAF">
          <w:rPr>
            <w:rFonts w:ascii="Times New Roman" w:eastAsia="Times New Roman" w:hAnsi="Times New Roman" w:cs="Times New Roman"/>
            <w:sz w:val="24"/>
            <w:szCs w:val="24"/>
          </w:rPr>
          <w:t>u</w:t>
        </w:r>
      </w:ins>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“Como a tribo de Dan</w:t>
      </w:r>
      <w:r>
        <w:rPr>
          <w:rFonts w:ascii="Times New Roman" w:eastAsia="Times New Roman" w:hAnsi="Times New Roman" w:cs="Times New Roman"/>
          <w:i/>
          <w:iCs/>
          <w:sz w:val="24"/>
          <w:szCs w:val="24"/>
          <w:vertAlign w:val="superscript"/>
        </w:rPr>
        <w:footnoteReference w:id="114"/>
      </w:r>
      <w:r>
        <w:rPr>
          <w:rFonts w:ascii="Times New Roman" w:eastAsia="Times New Roman" w:hAnsi="Times New Roman" w:cs="Times New Roman"/>
          <w:i/>
          <w:iCs/>
          <w:sz w:val="24"/>
          <w:szCs w:val="24"/>
        </w:rPr>
        <w:t>, que na Terra de Canaã caminhava atrás de todas as demais tribos, recolhendo tudo aquilo que perdiam; assim também sou eu – um coletor incansável de migalhas de nossa, e minha, própria história”</w:t>
      </w:r>
      <w:r>
        <w:rPr>
          <w:rFonts w:ascii="Times New Roman" w:eastAsia="Times New Roman" w:hAnsi="Times New Roman" w:cs="Times New Roman"/>
          <w:sz w:val="24"/>
          <w:szCs w:val="24"/>
          <w:vertAlign w:val="superscript"/>
        </w:rPr>
        <w:footnoteReference w:id="115"/>
      </w:r>
      <w:r>
        <w:rPr>
          <w:rFonts w:ascii="Times New Roman" w:eastAsia="Times New Roman" w:hAnsi="Times New Roman" w:cs="Times New Roman"/>
          <w:sz w:val="24"/>
          <w:szCs w:val="24"/>
        </w:rPr>
        <w:t>.</w:t>
      </w:r>
    </w:p>
    <w:p w14:paraId="0000008D" w14:textId="5E56CA72" w:rsidR="00BE2BCC" w:rsidRDefault="00F630C1">
      <w:pPr>
        <w:spacing w:after="200" w:line="360" w:lineRule="auto"/>
        <w:jc w:val="both"/>
      </w:pPr>
      <w:r>
        <w:rPr>
          <w:rFonts w:ascii="Times New Roman" w:eastAsia="Times New Roman" w:hAnsi="Times New Roman" w:cs="Times New Roman"/>
          <w:sz w:val="24"/>
          <w:szCs w:val="24"/>
        </w:rPr>
        <w:tab/>
        <w:t xml:space="preserve">Tal qual a tribo de Dan,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rPr>
        <w:t xml:space="preserve"> e Martin </w:t>
      </w:r>
      <w:proofErr w:type="spellStart"/>
      <w:r>
        <w:rPr>
          <w:rFonts w:ascii="Times New Roman" w:eastAsia="Times New Roman" w:hAnsi="Times New Roman" w:cs="Times New Roman"/>
          <w:sz w:val="24"/>
          <w:szCs w:val="24"/>
        </w:rPr>
        <w:t>Buber</w:t>
      </w:r>
      <w:proofErr w:type="spellEnd"/>
      <w:ins w:id="782" w:author="Ana Cecília Agua de Melo" w:date="2026-05-21T22:03:00Z">
        <w:r w:rsidR="004D1A5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no judaísmo todos os indivíduos são convidados a fazer um </w:t>
      </w:r>
      <w:proofErr w:type="spellStart"/>
      <w:r>
        <w:rPr>
          <w:rFonts w:ascii="Times New Roman" w:eastAsia="Times New Roman" w:hAnsi="Times New Roman" w:cs="Times New Roman"/>
          <w:i/>
          <w:iCs/>
          <w:sz w:val="24"/>
          <w:szCs w:val="24"/>
        </w:rPr>
        <w:t>chidush</w:t>
      </w:r>
      <w:proofErr w:type="spellEnd"/>
      <w:r>
        <w:rPr>
          <w:rFonts w:ascii="Times New Roman" w:eastAsia="Times New Roman" w:hAnsi="Times New Roman" w:cs="Times New Roman"/>
          <w:sz w:val="24"/>
          <w:szCs w:val="24"/>
          <w:vertAlign w:val="superscript"/>
        </w:rPr>
        <w:footnoteReference w:id="116"/>
      </w:r>
      <w:r>
        <w:rPr>
          <w:rFonts w:ascii="Times New Roman" w:eastAsia="Times New Roman" w:hAnsi="Times New Roman" w:cs="Times New Roman"/>
          <w:sz w:val="24"/>
          <w:szCs w:val="24"/>
        </w:rPr>
        <w:t xml:space="preserve"> e </w:t>
      </w:r>
      <w:ins w:id="783" w:author="Ana Cecília Agua de Melo" w:date="2026-05-03T18:46:00Z">
        <w:r w:rsidR="00595FAF">
          <w:rPr>
            <w:rFonts w:ascii="Times New Roman" w:eastAsia="Times New Roman" w:hAnsi="Times New Roman" w:cs="Times New Roman"/>
            <w:sz w:val="24"/>
            <w:szCs w:val="24"/>
          </w:rPr>
          <w:t>podem, assim, se apropriar</w:t>
        </w:r>
      </w:ins>
      <w:del w:id="784" w:author="Ana Cecília Agua de Melo" w:date="2026-05-03T18:46:00Z">
        <w:r w:rsidDel="00595FAF">
          <w:rPr>
            <w:rFonts w:ascii="Times New Roman" w:eastAsia="Times New Roman" w:hAnsi="Times New Roman" w:cs="Times New Roman"/>
            <w:sz w:val="24"/>
            <w:szCs w:val="24"/>
          </w:rPr>
          <w:delText>são, assim, passíveis de apropriação</w:delText>
        </w:r>
      </w:del>
      <w:r>
        <w:rPr>
          <w:rFonts w:ascii="Times New Roman" w:eastAsia="Times New Roman" w:hAnsi="Times New Roman" w:cs="Times New Roman"/>
          <w:sz w:val="24"/>
          <w:szCs w:val="24"/>
        </w:rPr>
        <w:t xml:space="preserve"> e </w:t>
      </w:r>
      <w:ins w:id="785" w:author="Ana Cecília Agua de Melo" w:date="2026-05-03T18:46:00Z">
        <w:r w:rsidR="00595FAF">
          <w:rPr>
            <w:rFonts w:ascii="Times New Roman" w:eastAsia="Times New Roman" w:hAnsi="Times New Roman" w:cs="Times New Roman"/>
            <w:sz w:val="24"/>
            <w:szCs w:val="24"/>
          </w:rPr>
          <w:t>interpretar</w:t>
        </w:r>
      </w:ins>
      <w:del w:id="786" w:author="Ana Cecília Agua de Melo" w:date="2026-05-03T18:46:00Z">
        <w:r w:rsidDel="00595FAF">
          <w:rPr>
            <w:rFonts w:ascii="Times New Roman" w:eastAsia="Times New Roman" w:hAnsi="Times New Roman" w:cs="Times New Roman"/>
            <w:sz w:val="24"/>
            <w:szCs w:val="24"/>
          </w:rPr>
          <w:delText>de interpretação</w:delText>
        </w:r>
      </w:del>
      <w:r>
        <w:rPr>
          <w:rFonts w:ascii="Times New Roman" w:eastAsia="Times New Roman" w:hAnsi="Times New Roman" w:cs="Times New Roman"/>
          <w:sz w:val="24"/>
          <w:szCs w:val="24"/>
        </w:rPr>
        <w:t xml:space="preserve"> </w:t>
      </w:r>
      <w:del w:id="787" w:author="Ana Cecília Agua de Melo" w:date="2026-05-03T18:46:00Z">
        <w:r w:rsidDel="00595FAF">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os textos sagrados e bíblicos</w:t>
      </w:r>
      <w:r>
        <w:rPr>
          <w:rFonts w:ascii="Times New Roman" w:eastAsia="Times New Roman" w:hAnsi="Times New Roman" w:cs="Times New Roman"/>
          <w:sz w:val="24"/>
          <w:szCs w:val="24"/>
          <w:vertAlign w:val="superscript"/>
        </w:rPr>
        <w:footnoteReference w:id="117"/>
      </w:r>
      <w:r>
        <w:rPr>
          <w:rFonts w:ascii="Times New Roman" w:eastAsia="Times New Roman" w:hAnsi="Times New Roman" w:cs="Times New Roman"/>
          <w:sz w:val="24"/>
          <w:szCs w:val="24"/>
        </w:rPr>
        <w:t>. Para se tornar este coletor de migalhas – vestígios de uma história particular compartilhada –, como nos lembra</w:t>
      </w:r>
      <w:ins w:id="788" w:author="Ana Cecília Agua de Melo" w:date="2026-05-21T22:03:00Z">
        <w:r w:rsidR="004D1A52">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o escritor Amós Oz e a historiadora </w:t>
      </w:r>
      <w:proofErr w:type="spellStart"/>
      <w:r>
        <w:rPr>
          <w:rFonts w:ascii="Times New Roman" w:eastAsia="Times New Roman" w:hAnsi="Times New Roman" w:cs="Times New Roman"/>
          <w:sz w:val="24"/>
          <w:szCs w:val="24"/>
        </w:rPr>
        <w:t>Fania</w:t>
      </w:r>
      <w:proofErr w:type="spellEnd"/>
      <w:r>
        <w:rPr>
          <w:rFonts w:ascii="Times New Roman" w:eastAsia="Times New Roman" w:hAnsi="Times New Roman" w:cs="Times New Roman"/>
          <w:sz w:val="24"/>
          <w:szCs w:val="24"/>
        </w:rPr>
        <w:t xml:space="preserve"> Oz-</w:t>
      </w:r>
      <w:proofErr w:type="spellStart"/>
      <w:r>
        <w:rPr>
          <w:rFonts w:ascii="Times New Roman" w:eastAsia="Times New Roman" w:hAnsi="Times New Roman" w:cs="Times New Roman"/>
          <w:sz w:val="24"/>
          <w:szCs w:val="24"/>
        </w:rPr>
        <w:lastRenderedPageBreak/>
        <w:t>Salzberger</w:t>
      </w:r>
      <w:proofErr w:type="spellEnd"/>
      <w:r>
        <w:rPr>
          <w:rFonts w:ascii="Times New Roman" w:eastAsia="Times New Roman" w:hAnsi="Times New Roman" w:cs="Times New Roman"/>
          <w:sz w:val="24"/>
          <w:szCs w:val="24"/>
        </w:rPr>
        <w:t xml:space="preserve">, não é preciso ser filha ou filho de um ventre judaico, basta </w:t>
      </w:r>
      <w:del w:id="789" w:author="Ana Cecília Agua de Melo" w:date="2026-05-03T18:47:00Z">
        <w:r w:rsidDel="00595FAF">
          <w:rPr>
            <w:rFonts w:ascii="Times New Roman" w:eastAsia="Times New Roman" w:hAnsi="Times New Roman" w:cs="Times New Roman"/>
            <w:sz w:val="24"/>
            <w:szCs w:val="24"/>
          </w:rPr>
          <w:delText xml:space="preserve">apenas </w:delText>
        </w:r>
      </w:del>
      <w:r>
        <w:rPr>
          <w:rFonts w:ascii="Times New Roman" w:eastAsia="Times New Roman" w:hAnsi="Times New Roman" w:cs="Times New Roman"/>
          <w:sz w:val="24"/>
          <w:szCs w:val="24"/>
        </w:rPr>
        <w:t xml:space="preserve">ser um leitor – um apropriador incansável, um intenso </w:t>
      </w:r>
      <w:r>
        <w:rPr>
          <w:rFonts w:ascii="Times New Roman" w:eastAsia="Times New Roman" w:hAnsi="Times New Roman" w:cs="Times New Roman"/>
          <w:i/>
          <w:iCs/>
          <w:sz w:val="24"/>
          <w:szCs w:val="24"/>
        </w:rPr>
        <w:t>talmúdico</w:t>
      </w:r>
      <w:r>
        <w:rPr>
          <w:rFonts w:ascii="Times New Roman" w:eastAsia="Times New Roman" w:hAnsi="Times New Roman" w:cs="Times New Roman"/>
          <w:sz w:val="24"/>
          <w:szCs w:val="24"/>
        </w:rPr>
        <w:t>, um intérprete.</w:t>
      </w:r>
    </w:p>
    <w:p w14:paraId="0000008E" w14:textId="18284406" w:rsidR="00BE2BCC" w:rsidRDefault="00F630C1">
      <w:pPr>
        <w:spacing w:after="200" w:line="360" w:lineRule="auto"/>
        <w:jc w:val="both"/>
      </w:pPr>
      <w:r>
        <w:rPr>
          <w:rFonts w:ascii="Times New Roman" w:eastAsia="Times New Roman" w:hAnsi="Times New Roman" w:cs="Times New Roman"/>
          <w:sz w:val="24"/>
          <w:szCs w:val="24"/>
        </w:rPr>
        <w:tab/>
        <w:t>Das mais dispersas migalhas de narrativas, individuais e coletivas, agarradas em meio ao trânsito, essas múltiplas referências, por fim, se tornam sementes e são germinadas em determinadas territorialidades, agregando</w:t>
      </w:r>
      <w:del w:id="790" w:author="Ana Cecília Agua de Melo" w:date="2026-05-19T17:54:00Z">
        <w:r w:rsidDel="003A7F0D">
          <w:rPr>
            <w:rFonts w:ascii="Times New Roman" w:eastAsia="Times New Roman" w:hAnsi="Times New Roman" w:cs="Times New Roman"/>
            <w:sz w:val="24"/>
            <w:szCs w:val="24"/>
          </w:rPr>
          <w:delText xml:space="preserve"> para si</w:delText>
        </w:r>
      </w:del>
      <w:r>
        <w:rPr>
          <w:rFonts w:ascii="Times New Roman" w:eastAsia="Times New Roman" w:hAnsi="Times New Roman" w:cs="Times New Roman"/>
          <w:sz w:val="24"/>
          <w:szCs w:val="24"/>
        </w:rPr>
        <w:t xml:space="preserve"> influências e interferências dos locais </w:t>
      </w:r>
      <w:ins w:id="791" w:author="Ana Cecília Agua de Melo" w:date="2026-05-03T18:48:00Z">
        <w:r w:rsidR="00595FAF">
          <w:rPr>
            <w:rFonts w:ascii="Times New Roman" w:eastAsia="Times New Roman" w:hAnsi="Times New Roman" w:cs="Times New Roman"/>
            <w:sz w:val="24"/>
            <w:szCs w:val="24"/>
          </w:rPr>
          <w:t>que</w:t>
        </w:r>
      </w:ins>
      <w:del w:id="792" w:author="Ana Cecília Agua de Melo" w:date="2026-05-03T18:48:00Z">
        <w:r w:rsidDel="00595FAF">
          <w:rPr>
            <w:rFonts w:ascii="Times New Roman" w:eastAsia="Times New Roman" w:hAnsi="Times New Roman" w:cs="Times New Roman"/>
            <w:sz w:val="24"/>
            <w:szCs w:val="24"/>
          </w:rPr>
          <w:delText>aos quais</w:delText>
        </w:r>
      </w:del>
      <w:r>
        <w:rPr>
          <w:rFonts w:ascii="Times New Roman" w:eastAsia="Times New Roman" w:hAnsi="Times New Roman" w:cs="Times New Roman"/>
          <w:sz w:val="24"/>
          <w:szCs w:val="24"/>
        </w:rPr>
        <w:t xml:space="preserve"> passam a frequentar</w:t>
      </w:r>
      <w:del w:id="793" w:author="Ana Cecília Agua de Melo" w:date="2026-05-03T18:48:00Z">
        <w:r w:rsidDel="00595FAF">
          <w:rPr>
            <w:rFonts w:ascii="Times New Roman" w:eastAsia="Times New Roman" w:hAnsi="Times New Roman" w:cs="Times New Roman"/>
            <w:sz w:val="24"/>
            <w:szCs w:val="24"/>
          </w:rPr>
          <w:delText xml:space="preserve"> e transitar</w:delText>
        </w:r>
      </w:del>
      <w:r>
        <w:rPr>
          <w:rFonts w:ascii="Times New Roman" w:eastAsia="Times New Roman" w:hAnsi="Times New Roman" w:cs="Times New Roman"/>
          <w:sz w:val="24"/>
          <w:szCs w:val="24"/>
        </w:rPr>
        <w:t xml:space="preserve">. </w:t>
      </w:r>
      <w:ins w:id="794" w:author="Ana Cecília Agua de Melo" w:date="2026-05-03T18:49:00Z">
        <w:r w:rsidR="00595FAF">
          <w:rPr>
            <w:rFonts w:ascii="Times New Roman" w:eastAsia="Times New Roman" w:hAnsi="Times New Roman" w:cs="Times New Roman"/>
            <w:sz w:val="24"/>
            <w:szCs w:val="24"/>
          </w:rPr>
          <w:t>P</w:t>
        </w:r>
      </w:ins>
      <w:del w:id="795" w:author="Ana Cecília Agua de Melo" w:date="2026-05-03T18:49:00Z">
        <w:r w:rsidDel="00595FAF">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 no campo dos Estudos Judaicos, entende-se que historiadoras e historiadores não produzem uma História Judaica por excelência, mas sim histórias – narradas e escritas – sobre as pegadas destes judeus e judias nos territórios que percorrem.</w:t>
      </w:r>
    </w:p>
    <w:p w14:paraId="0000008F" w14:textId="0C72344C" w:rsidR="00BE2BCC" w:rsidRDefault="00F630C1">
      <w:pPr>
        <w:spacing w:after="200" w:line="360" w:lineRule="auto"/>
        <w:jc w:val="both"/>
      </w:pPr>
      <w:r>
        <w:rPr>
          <w:rFonts w:ascii="Times New Roman" w:eastAsia="Times New Roman" w:hAnsi="Times New Roman" w:cs="Times New Roman"/>
          <w:sz w:val="24"/>
          <w:szCs w:val="24"/>
        </w:rPr>
        <w:tab/>
        <w:t xml:space="preserve">Neste sentido, este texto sustenta-se enquanto um novo começo, de outras – mas nunca novas – interpretações passíveis de apropriação e de pertencimento. </w:t>
      </w:r>
      <w:ins w:id="796" w:author="Ana Cecília Agua de Melo" w:date="2026-05-19T17:55:00Z">
        <w:r w:rsidR="00E73003">
          <w:rPr>
            <w:rFonts w:ascii="Times New Roman" w:eastAsia="Times New Roman" w:hAnsi="Times New Roman" w:cs="Times New Roman"/>
            <w:sz w:val="24"/>
            <w:szCs w:val="24"/>
          </w:rPr>
          <w:t>C</w:t>
        </w:r>
      </w:ins>
      <w:del w:id="797" w:author="Ana Cecília Agua de Melo" w:date="2026-05-19T17:55:00Z">
        <w:r w:rsidDel="00E73003">
          <w:rPr>
            <w:rFonts w:ascii="Times New Roman" w:eastAsia="Times New Roman" w:hAnsi="Times New Roman" w:cs="Times New Roman"/>
            <w:sz w:val="24"/>
            <w:szCs w:val="24"/>
          </w:rPr>
          <w:delText>Já que, ao final, c</w:delText>
        </w:r>
      </w:del>
      <w:r>
        <w:rPr>
          <w:rFonts w:ascii="Times New Roman" w:eastAsia="Times New Roman" w:hAnsi="Times New Roman" w:cs="Times New Roman"/>
          <w:sz w:val="24"/>
          <w:szCs w:val="24"/>
        </w:rPr>
        <w:t>omo todas as evidências são escoradas por mistérios, entende-se aqui que se não</w:t>
      </w:r>
      <w:ins w:id="798" w:author="Ana Cecília Agua de Melo" w:date="2026-05-19T17:55:00Z">
        <w:r w:rsidR="00E73003">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fizer o fogo não há o que ver</w:t>
      </w:r>
      <w:ins w:id="799" w:author="Ana Cecília Agua de Melo" w:date="2026-05-03T18:49:00Z">
        <w:r w:rsidR="00595FAF">
          <w:rPr>
            <w:rFonts w:ascii="Times New Roman" w:eastAsia="Times New Roman" w:hAnsi="Times New Roman" w:cs="Times New Roman"/>
            <w:sz w:val="24"/>
            <w:szCs w:val="24"/>
          </w:rPr>
          <w:t>,</w:t>
        </w:r>
      </w:ins>
      <w:del w:id="800" w:author="Ana Cecília Agua de Melo" w:date="2026-05-03T18:49:00Z">
        <w:r w:rsidDel="00595FA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ou melhor, não há de se ver nada que</w:t>
      </w:r>
      <w:ins w:id="801" w:author="Ana Cecília Agua de Melo" w:date="2026-05-19T17:55:00Z">
        <w:r w:rsidR="00E73003">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deseja. Porém, ao</w:t>
      </w:r>
      <w:ins w:id="802" w:author="Ana Cecília Agua de Melo" w:date="2026-05-19T17:55:00Z">
        <w:r w:rsidR="00E73003">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decidir por acendê-lo então </w:t>
      </w:r>
      <w:proofErr w:type="spellStart"/>
      <w:r>
        <w:rPr>
          <w:rFonts w:ascii="Times New Roman" w:eastAsia="Times New Roman" w:hAnsi="Times New Roman" w:cs="Times New Roman"/>
          <w:i/>
          <w:iCs/>
          <w:sz w:val="24"/>
          <w:szCs w:val="24"/>
        </w:rPr>
        <w:t>kudiado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hacer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fuego</w:t>
      </w:r>
      <w:proofErr w:type="spellEnd"/>
      <w:r>
        <w:rPr>
          <w:rFonts w:ascii="Times New Roman" w:eastAsia="Times New Roman" w:hAnsi="Times New Roman" w:cs="Times New Roman"/>
          <w:i/>
          <w:iCs/>
          <w:sz w:val="24"/>
          <w:szCs w:val="24"/>
        </w:rPr>
        <w:t xml:space="preserve">, i no aguentar </w:t>
      </w:r>
      <w:proofErr w:type="spellStart"/>
      <w:r>
        <w:rPr>
          <w:rFonts w:ascii="Times New Roman" w:eastAsia="Times New Roman" w:hAnsi="Times New Roman" w:cs="Times New Roman"/>
          <w:i/>
          <w:iCs/>
          <w:sz w:val="24"/>
          <w:szCs w:val="24"/>
        </w:rPr>
        <w:t>el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kalor</w:t>
      </w:r>
      <w:proofErr w:type="spellEnd"/>
      <w:r>
        <w:rPr>
          <w:rFonts w:ascii="Times New Roman" w:eastAsia="Times New Roman" w:hAnsi="Times New Roman" w:cs="Times New Roman"/>
          <w:sz w:val="24"/>
          <w:szCs w:val="24"/>
        </w:rPr>
        <w:t xml:space="preserve">. </w:t>
      </w:r>
    </w:p>
    <w:p w14:paraId="00000090"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91" w14:textId="0FDAFD8B" w:rsidR="00BE2BCC" w:rsidRDefault="00F630C1">
      <w:pPr>
        <w:spacing w:after="200" w:line="360" w:lineRule="auto"/>
        <w:jc w:val="both"/>
      </w:pPr>
      <w:r>
        <w:rPr>
          <w:rFonts w:ascii="Times New Roman" w:eastAsia="Times New Roman" w:hAnsi="Times New Roman" w:cs="Times New Roman"/>
          <w:sz w:val="24"/>
          <w:szCs w:val="24"/>
        </w:rPr>
        <w:t xml:space="preserve">Em “Tempo e </w:t>
      </w:r>
      <w:ins w:id="803" w:author="Ana Cecília Agua de Melo" w:date="2026-05-03T18:49:00Z">
        <w:r w:rsidR="00595FAF">
          <w:rPr>
            <w:rFonts w:ascii="Times New Roman" w:eastAsia="Times New Roman" w:hAnsi="Times New Roman" w:cs="Times New Roman"/>
            <w:sz w:val="24"/>
            <w:szCs w:val="24"/>
          </w:rPr>
          <w:t>a</w:t>
        </w:r>
      </w:ins>
      <w:del w:id="804" w:author="Ana Cecília Agua de Melo" w:date="2026-05-03T18:49:00Z">
        <w:r w:rsidDel="00595FAF">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temporalidade”, terceiro capítulo do livro </w:t>
      </w:r>
      <w:r>
        <w:rPr>
          <w:rFonts w:ascii="Times New Roman" w:eastAsia="Times New Roman" w:hAnsi="Times New Roman" w:cs="Times New Roman"/>
          <w:i/>
          <w:iCs/>
          <w:sz w:val="24"/>
          <w:szCs w:val="24"/>
        </w:rPr>
        <w:t xml:space="preserve">Os </w:t>
      </w:r>
      <w:ins w:id="805" w:author="Ana Cecília Agua de Melo" w:date="2026-05-03T18:50:00Z">
        <w:r w:rsidR="00595FAF">
          <w:rPr>
            <w:rFonts w:ascii="Times New Roman" w:eastAsia="Times New Roman" w:hAnsi="Times New Roman" w:cs="Times New Roman"/>
            <w:i/>
            <w:iCs/>
            <w:sz w:val="24"/>
            <w:szCs w:val="24"/>
          </w:rPr>
          <w:t>j</w:t>
        </w:r>
      </w:ins>
      <w:del w:id="806" w:author="Ana Cecília Agua de Melo" w:date="2026-05-03T18:50:00Z">
        <w:r w:rsidDel="00595FAF">
          <w:rPr>
            <w:rFonts w:ascii="Times New Roman" w:eastAsia="Times New Roman" w:hAnsi="Times New Roman" w:cs="Times New Roman"/>
            <w:i/>
            <w:iCs/>
            <w:sz w:val="24"/>
            <w:szCs w:val="24"/>
          </w:rPr>
          <w:delText>J</w:delText>
        </w:r>
      </w:del>
      <w:r>
        <w:rPr>
          <w:rFonts w:ascii="Times New Roman" w:eastAsia="Times New Roman" w:hAnsi="Times New Roman" w:cs="Times New Roman"/>
          <w:i/>
          <w:iCs/>
          <w:sz w:val="24"/>
          <w:szCs w:val="24"/>
        </w:rPr>
        <w:t xml:space="preserve">udeus e as </w:t>
      </w:r>
      <w:ins w:id="807" w:author="Ana Cecília Agua de Melo" w:date="2026-05-03T18:50:00Z">
        <w:r w:rsidR="00595FAF">
          <w:rPr>
            <w:rFonts w:ascii="Times New Roman" w:eastAsia="Times New Roman" w:hAnsi="Times New Roman" w:cs="Times New Roman"/>
            <w:i/>
            <w:iCs/>
            <w:sz w:val="24"/>
            <w:szCs w:val="24"/>
          </w:rPr>
          <w:t>p</w:t>
        </w:r>
      </w:ins>
      <w:del w:id="808" w:author="Ana Cecília Agua de Melo" w:date="2026-05-03T18:50:00Z">
        <w:r w:rsidDel="00595FAF">
          <w:rPr>
            <w:rFonts w:ascii="Times New Roman" w:eastAsia="Times New Roman" w:hAnsi="Times New Roman" w:cs="Times New Roman"/>
            <w:i/>
            <w:iCs/>
            <w:sz w:val="24"/>
            <w:szCs w:val="24"/>
          </w:rPr>
          <w:delText>P</w:delText>
        </w:r>
      </w:del>
      <w:r>
        <w:rPr>
          <w:rFonts w:ascii="Times New Roman" w:eastAsia="Times New Roman" w:hAnsi="Times New Roman" w:cs="Times New Roman"/>
          <w:i/>
          <w:iCs/>
          <w:sz w:val="24"/>
          <w:szCs w:val="24"/>
        </w:rPr>
        <w:t>alavras</w:t>
      </w:r>
      <w:r>
        <w:rPr>
          <w:rFonts w:ascii="Times New Roman" w:eastAsia="Times New Roman" w:hAnsi="Times New Roman" w:cs="Times New Roman"/>
          <w:sz w:val="24"/>
          <w:szCs w:val="24"/>
        </w:rPr>
        <w:t xml:space="preserve">, algumas dessas “clareiras-fogos” já se mostram acesas. </w:t>
      </w:r>
      <w:del w:id="809" w:author="Ana Cecília Agua de Melo" w:date="2026-05-03T18:51:00Z">
        <w:r w:rsidDel="00595FAF">
          <w:rPr>
            <w:rFonts w:ascii="Times New Roman" w:eastAsia="Times New Roman" w:hAnsi="Times New Roman" w:cs="Times New Roman"/>
            <w:sz w:val="24"/>
            <w:szCs w:val="24"/>
          </w:rPr>
          <w:delText xml:space="preserve">Neste capítulo, </w:delText>
        </w:r>
      </w:del>
      <w:r>
        <w:rPr>
          <w:rFonts w:ascii="Times New Roman" w:eastAsia="Times New Roman" w:hAnsi="Times New Roman" w:cs="Times New Roman"/>
          <w:sz w:val="24"/>
          <w:szCs w:val="24"/>
        </w:rPr>
        <w:t xml:space="preserve">Amós Oz e </w:t>
      </w:r>
      <w:proofErr w:type="spellStart"/>
      <w:r>
        <w:rPr>
          <w:rFonts w:ascii="Times New Roman" w:eastAsia="Times New Roman" w:hAnsi="Times New Roman" w:cs="Times New Roman"/>
          <w:sz w:val="24"/>
          <w:szCs w:val="24"/>
        </w:rPr>
        <w:t>Fania</w:t>
      </w:r>
      <w:proofErr w:type="spellEnd"/>
      <w:r>
        <w:rPr>
          <w:rFonts w:ascii="Times New Roman" w:eastAsia="Times New Roman" w:hAnsi="Times New Roman" w:cs="Times New Roman"/>
          <w:sz w:val="24"/>
          <w:szCs w:val="24"/>
        </w:rPr>
        <w:t xml:space="preserve"> Oz-</w:t>
      </w:r>
      <w:proofErr w:type="spellStart"/>
      <w:r>
        <w:rPr>
          <w:rFonts w:ascii="Times New Roman" w:eastAsia="Times New Roman" w:hAnsi="Times New Roman" w:cs="Times New Roman"/>
          <w:sz w:val="24"/>
          <w:szCs w:val="24"/>
        </w:rPr>
        <w:t>Salzberger</w:t>
      </w:r>
      <w:proofErr w:type="spellEnd"/>
      <w:r>
        <w:rPr>
          <w:rFonts w:ascii="Times New Roman" w:eastAsia="Times New Roman" w:hAnsi="Times New Roman" w:cs="Times New Roman"/>
          <w:sz w:val="24"/>
          <w:szCs w:val="24"/>
        </w:rPr>
        <w:t xml:space="preserve"> discorrem a respeito do conceito de espaço e de tempo para a civilização, para a tradição e para</w:t>
      </w:r>
      <w:ins w:id="810" w:author="Ana Cecília Agua de Melo" w:date="2026-05-03T18:51:00Z">
        <w:r w:rsidR="00595FAF">
          <w:rPr>
            <w:rFonts w:ascii="Times New Roman" w:eastAsia="Times New Roman" w:hAnsi="Times New Roman" w:cs="Times New Roman"/>
            <w:sz w:val="24"/>
            <w:szCs w:val="24"/>
          </w:rPr>
          <w:t xml:space="preserve"> a</w:t>
        </w:r>
      </w:ins>
      <w:r>
        <w:rPr>
          <w:rFonts w:ascii="Times New Roman" w:eastAsia="Times New Roman" w:hAnsi="Times New Roman" w:cs="Times New Roman"/>
          <w:sz w:val="24"/>
          <w:szCs w:val="24"/>
        </w:rPr>
        <w:t xml:space="preserve"> cultura judaica</w:t>
      </w:r>
      <w:ins w:id="811" w:author="Ana Cecília Agua de Melo" w:date="2026-05-21T22:08:00Z">
        <w:r w:rsidR="00BE466C">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Parte-se do pressuposto</w:t>
      </w:r>
      <w:ins w:id="812" w:author="Ana Cecília Agua de Melo" w:date="2026-05-03T18:51:00Z">
        <w:r w:rsidR="00595FAF">
          <w:rPr>
            <w:rFonts w:ascii="Times New Roman" w:eastAsia="Times New Roman" w:hAnsi="Times New Roman" w:cs="Times New Roman"/>
            <w:sz w:val="24"/>
            <w:szCs w:val="24"/>
          </w:rPr>
          <w:t xml:space="preserve"> de</w:t>
        </w:r>
      </w:ins>
      <w:r>
        <w:rPr>
          <w:rFonts w:ascii="Times New Roman" w:eastAsia="Times New Roman" w:hAnsi="Times New Roman" w:cs="Times New Roman"/>
          <w:sz w:val="24"/>
          <w:szCs w:val="24"/>
        </w:rPr>
        <w:t xml:space="preserve"> que todas as civilizações estão preocupadas com o seu passado e no judaísmo isso não poderia ser diferente. São as orações e as rezas, os cultos, os ritos, as tradições, a cultura e as festividades</w:t>
      </w:r>
      <w:del w:id="813" w:author="Ana Cecília Agua de Melo" w:date="2026-05-19T17:56:00Z">
        <w:r w:rsidDel="00E73003">
          <w:rPr>
            <w:rFonts w:ascii="Times New Roman" w:eastAsia="Times New Roman" w:hAnsi="Times New Roman" w:cs="Times New Roman"/>
            <w:sz w:val="24"/>
            <w:szCs w:val="24"/>
          </w:rPr>
          <w:delText>, dentre outros,</w:delText>
        </w:r>
      </w:del>
      <w:r>
        <w:rPr>
          <w:rFonts w:ascii="Times New Roman" w:eastAsia="Times New Roman" w:hAnsi="Times New Roman" w:cs="Times New Roman"/>
          <w:sz w:val="24"/>
          <w:szCs w:val="24"/>
        </w:rPr>
        <w:t xml:space="preserve"> que lembram e relembram cotidianamente o contínuo </w:t>
      </w:r>
      <w:r>
        <w:rPr>
          <w:rFonts w:ascii="Times New Roman" w:eastAsia="Times New Roman" w:hAnsi="Times New Roman" w:cs="Times New Roman"/>
          <w:i/>
          <w:iCs/>
          <w:sz w:val="24"/>
          <w:szCs w:val="24"/>
        </w:rPr>
        <w:t xml:space="preserve">quórum </w:t>
      </w:r>
      <w:r>
        <w:rPr>
          <w:rFonts w:ascii="Times New Roman" w:eastAsia="Times New Roman" w:hAnsi="Times New Roman" w:cs="Times New Roman"/>
          <w:sz w:val="24"/>
          <w:szCs w:val="24"/>
        </w:rPr>
        <w:t xml:space="preserve">– em que a prática levaria </w:t>
      </w:r>
      <w:ins w:id="814" w:author="Ana Cecília Agua de Melo" w:date="2026-05-19T17:56:00Z">
        <w:r w:rsidR="00E73003">
          <w:rPr>
            <w:rFonts w:ascii="Times New Roman" w:eastAsia="Times New Roman" w:hAnsi="Times New Roman" w:cs="Times New Roman"/>
            <w:sz w:val="24"/>
            <w:szCs w:val="24"/>
          </w:rPr>
          <w:t>à</w:t>
        </w:r>
      </w:ins>
      <w:del w:id="815" w:author="Ana Cecília Agua de Melo" w:date="2026-05-19T17:56:00Z">
        <w:r w:rsidDel="00E73003">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 mística</w:t>
      </w:r>
      <w:r>
        <w:rPr>
          <w:rFonts w:ascii="Times New Roman" w:eastAsia="Times New Roman" w:hAnsi="Times New Roman" w:cs="Times New Roman"/>
          <w:sz w:val="24"/>
          <w:szCs w:val="24"/>
          <w:vertAlign w:val="superscript"/>
        </w:rPr>
        <w:footnoteReference w:id="118"/>
      </w:r>
      <w:r>
        <w:rPr>
          <w:rFonts w:ascii="Times New Roman" w:eastAsia="Times New Roman" w:hAnsi="Times New Roman" w:cs="Times New Roman"/>
          <w:sz w:val="24"/>
          <w:szCs w:val="24"/>
        </w:rPr>
        <w:t xml:space="preserve"> – de uma tradição ancorada em textos e em livros. </w:t>
      </w:r>
    </w:p>
    <w:p w14:paraId="00000092" w14:textId="5F3D81AE"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Assim, em parte, é o fio genealógico – </w:t>
      </w:r>
      <w:del w:id="820" w:author="Ana Cecília Agua de Melo" w:date="2026-05-19T17:56:00Z">
        <w:r w:rsidDel="00E73003">
          <w:rPr>
            <w:rFonts w:ascii="Times New Roman" w:eastAsia="Times New Roman" w:hAnsi="Times New Roman" w:cs="Times New Roman"/>
            <w:sz w:val="24"/>
            <w:szCs w:val="24"/>
          </w:rPr>
          <w:delText xml:space="preserve">seja ele </w:delText>
        </w:r>
      </w:del>
      <w:r>
        <w:rPr>
          <w:rFonts w:ascii="Times New Roman" w:eastAsia="Times New Roman" w:hAnsi="Times New Roman" w:cs="Times New Roman"/>
          <w:sz w:val="24"/>
          <w:szCs w:val="24"/>
        </w:rPr>
        <w:t xml:space="preserve">gênico ou textual – que transmite </w:t>
      </w:r>
      <w:del w:id="821" w:author="Ana Cecília Agua de Melo" w:date="2026-05-19T17:57:00Z">
        <w:r w:rsidDel="00E73003">
          <w:rPr>
            <w:rFonts w:ascii="Times New Roman" w:eastAsia="Times New Roman" w:hAnsi="Times New Roman" w:cs="Times New Roman"/>
            <w:sz w:val="24"/>
            <w:szCs w:val="24"/>
          </w:rPr>
          <w:delText xml:space="preserve">e percorre </w:delText>
        </w:r>
      </w:del>
      <w:r>
        <w:rPr>
          <w:rFonts w:ascii="Times New Roman" w:eastAsia="Times New Roman" w:hAnsi="Times New Roman" w:cs="Times New Roman"/>
          <w:sz w:val="24"/>
          <w:szCs w:val="24"/>
        </w:rPr>
        <w:t>as mais variadas interpretações e tradições judaicas</w:t>
      </w:r>
      <w:ins w:id="822" w:author="Ana Cecília Agua de Melo" w:date="2026-05-03T18:52:00Z">
        <w:r w:rsidR="006648F5">
          <w:rPr>
            <w:rFonts w:ascii="Times New Roman" w:eastAsia="Times New Roman" w:hAnsi="Times New Roman" w:cs="Times New Roman"/>
            <w:sz w:val="24"/>
            <w:szCs w:val="24"/>
          </w:rPr>
          <w:t>,</w:t>
        </w:r>
      </w:ins>
      <w:del w:id="823" w:author="Ana Cecília Agua de Melo" w:date="2026-05-03T18:52:00Z">
        <w:r w:rsidDel="006648F5">
          <w:rPr>
            <w:rFonts w:ascii="Times New Roman" w:eastAsia="Times New Roman" w:hAnsi="Times New Roman" w:cs="Times New Roman"/>
            <w:sz w:val="24"/>
            <w:szCs w:val="24"/>
          </w:rPr>
          <w:delText xml:space="preserve"> que são levadas, conduzidas e transportadas</w:delText>
        </w:r>
      </w:del>
      <w:r>
        <w:rPr>
          <w:rFonts w:ascii="Times New Roman" w:eastAsia="Times New Roman" w:hAnsi="Times New Roman" w:cs="Times New Roman"/>
          <w:sz w:val="24"/>
          <w:szCs w:val="24"/>
        </w:rPr>
        <w:t xml:space="preserve"> de geração em geração – e firmam-se, finalmente, para que então possam ser lid</w:t>
      </w:r>
      <w:ins w:id="824" w:author="Ana Cecília Agua de Melo" w:date="2026-05-19T17:57:00Z">
        <w:r w:rsidR="00E73003">
          <w:rPr>
            <w:rFonts w:ascii="Times New Roman" w:eastAsia="Times New Roman" w:hAnsi="Times New Roman" w:cs="Times New Roman"/>
            <w:sz w:val="24"/>
            <w:szCs w:val="24"/>
          </w:rPr>
          <w:t>a</w:t>
        </w:r>
      </w:ins>
      <w:del w:id="825" w:author="Ana Cecília Agua de Melo" w:date="2026-05-19T17:57:00Z">
        <w:r w:rsidDel="00E73003">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s e tatead</w:t>
      </w:r>
      <w:ins w:id="826" w:author="Ana Cecília Agua de Melo" w:date="2026-05-19T17:57:00Z">
        <w:r w:rsidR="00E73003">
          <w:rPr>
            <w:rFonts w:ascii="Times New Roman" w:eastAsia="Times New Roman" w:hAnsi="Times New Roman" w:cs="Times New Roman"/>
            <w:sz w:val="24"/>
            <w:szCs w:val="24"/>
          </w:rPr>
          <w:t>a</w:t>
        </w:r>
      </w:ins>
      <w:del w:id="827" w:author="Ana Cecília Agua de Melo" w:date="2026-05-19T17:57:00Z">
        <w:r w:rsidDel="00E73003">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s em outros territórios e em outros tempos</w:t>
      </w:r>
      <w:r>
        <w:rPr>
          <w:rFonts w:ascii="Times New Roman" w:eastAsia="Times New Roman" w:hAnsi="Times New Roman" w:cs="Times New Roman"/>
          <w:sz w:val="24"/>
          <w:szCs w:val="24"/>
          <w:vertAlign w:val="superscript"/>
        </w:rPr>
        <w:footnoteReference w:id="119"/>
      </w:r>
      <w:r>
        <w:rPr>
          <w:rFonts w:ascii="Times New Roman" w:eastAsia="Times New Roman" w:hAnsi="Times New Roman" w:cs="Times New Roman"/>
          <w:sz w:val="24"/>
          <w:szCs w:val="24"/>
        </w:rPr>
        <w:t xml:space="preserve">. Em </w:t>
      </w:r>
      <w:r>
        <w:rPr>
          <w:rFonts w:ascii="Times New Roman" w:eastAsia="Times New Roman" w:hAnsi="Times New Roman" w:cs="Times New Roman"/>
          <w:sz w:val="24"/>
          <w:szCs w:val="24"/>
        </w:rPr>
        <w:lastRenderedPageBreak/>
        <w:t xml:space="preserve">ressonância, todos os dias da semana, ao colocar o </w:t>
      </w:r>
      <w:proofErr w:type="spellStart"/>
      <w:r>
        <w:rPr>
          <w:rFonts w:ascii="Times New Roman" w:eastAsia="Times New Roman" w:hAnsi="Times New Roman" w:cs="Times New Roman"/>
          <w:i/>
          <w:iCs/>
          <w:sz w:val="24"/>
          <w:szCs w:val="24"/>
        </w:rPr>
        <w:t>tefilin</w:t>
      </w:r>
      <w:proofErr w:type="spellEnd"/>
      <w:r>
        <w:rPr>
          <w:rFonts w:ascii="Times New Roman" w:eastAsia="Times New Roman" w:hAnsi="Times New Roman" w:cs="Times New Roman"/>
          <w:sz w:val="24"/>
          <w:szCs w:val="24"/>
          <w:vertAlign w:val="superscript"/>
        </w:rPr>
        <w:footnoteReference w:id="120"/>
      </w:r>
      <w:r>
        <w:rPr>
          <w:rFonts w:ascii="Times New Roman" w:eastAsia="Times New Roman" w:hAnsi="Times New Roman" w:cs="Times New Roman"/>
          <w:sz w:val="24"/>
          <w:szCs w:val="24"/>
        </w:rPr>
        <w:t xml:space="preserve">, judeus e judias selam a devoção e afeição entre Deus e o povo judeu. Na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ambos – Deus e povo – são </w:t>
      </w:r>
      <w:ins w:id="832" w:author="Ana Cecília Agua de Melo" w:date="2026-05-19T17:58:00Z">
        <w:r w:rsidR="00E73003">
          <w:rPr>
            <w:rFonts w:ascii="Times New Roman" w:eastAsia="Times New Roman" w:hAnsi="Times New Roman" w:cs="Times New Roman"/>
            <w:sz w:val="24"/>
            <w:szCs w:val="24"/>
          </w:rPr>
          <w:t>aludidos</w:t>
        </w:r>
      </w:ins>
      <w:del w:id="833" w:author="Ana Cecília Agua de Melo" w:date="2026-05-19T17:58:00Z">
        <w:r w:rsidDel="00E73003">
          <w:rPr>
            <w:rFonts w:ascii="Times New Roman" w:eastAsia="Times New Roman" w:hAnsi="Times New Roman" w:cs="Times New Roman"/>
            <w:sz w:val="24"/>
            <w:szCs w:val="24"/>
          </w:rPr>
          <w:delText>referenciados e citados</w:delText>
        </w:r>
      </w:del>
      <w:r>
        <w:rPr>
          <w:rFonts w:ascii="Times New Roman" w:eastAsia="Times New Roman" w:hAnsi="Times New Roman" w:cs="Times New Roman"/>
          <w:sz w:val="24"/>
          <w:szCs w:val="24"/>
        </w:rPr>
        <w:t xml:space="preserve"> enquanto um casal – um par – e, em união, simbolizam a aliança, a lealdade intelectual e uma espiritualidade e religiosidade atrelada</w:t>
      </w:r>
      <w:ins w:id="834" w:author="Ana Cecília Agua de Melo" w:date="2026-05-21T22:09:00Z">
        <w:r w:rsidR="00BE466C">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ao divino</w:t>
      </w:r>
      <w:r>
        <w:rPr>
          <w:rFonts w:ascii="Times New Roman" w:eastAsia="Times New Roman" w:hAnsi="Times New Roman" w:cs="Times New Roman"/>
          <w:sz w:val="24"/>
          <w:szCs w:val="24"/>
          <w:vertAlign w:val="superscript"/>
        </w:rPr>
        <w:footnoteReference w:id="121"/>
      </w:r>
      <w:r>
        <w:rPr>
          <w:rFonts w:ascii="Times New Roman" w:eastAsia="Times New Roman" w:hAnsi="Times New Roman" w:cs="Times New Roman"/>
          <w:sz w:val="24"/>
          <w:szCs w:val="24"/>
        </w:rPr>
        <w:t xml:space="preserve">.  </w:t>
      </w:r>
    </w:p>
    <w:p w14:paraId="00000093" w14:textId="7E20E15B" w:rsidR="00BE2BCC" w:rsidRDefault="00F630C1">
      <w:pPr>
        <w:spacing w:after="200" w:line="360" w:lineRule="auto"/>
        <w:jc w:val="both"/>
      </w:pPr>
      <w:r>
        <w:rPr>
          <w:rFonts w:ascii="Times New Roman" w:eastAsia="Times New Roman" w:hAnsi="Times New Roman" w:cs="Times New Roman"/>
          <w:sz w:val="24"/>
          <w:szCs w:val="24"/>
        </w:rPr>
        <w:tab/>
        <w:t>É a partir do conceito de que a divindade está permeada de livros, de textos e de ritos – em especial uma lealdade intelectual –</w:t>
      </w:r>
      <w:del w:id="838" w:author="Ana Cecília Agua de Melo" w:date="2026-05-03T18:53:00Z">
        <w:r w:rsidDel="006648F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que</w:t>
      </w:r>
      <w:ins w:id="839" w:author="Ana Cecília Agua de Melo" w:date="2026-05-03T18:53:00Z">
        <w:r w:rsidR="006648F5">
          <w:rPr>
            <w:rFonts w:ascii="Times New Roman" w:eastAsia="Times New Roman" w:hAnsi="Times New Roman" w:cs="Times New Roman"/>
            <w:sz w:val="24"/>
            <w:szCs w:val="24"/>
          </w:rPr>
          <w:t xml:space="preserve"> o</w:t>
        </w:r>
      </w:ins>
      <w:r>
        <w:rPr>
          <w:rFonts w:ascii="Times New Roman" w:eastAsia="Times New Roman" w:hAnsi="Times New Roman" w:cs="Times New Roman"/>
          <w:sz w:val="24"/>
          <w:szCs w:val="24"/>
        </w:rPr>
        <w:t xml:space="preserve"> Rabi </w:t>
      </w:r>
      <w:proofErr w:type="spellStart"/>
      <w:r>
        <w:rPr>
          <w:rFonts w:ascii="Times New Roman" w:eastAsia="Times New Roman" w:hAnsi="Times New Roman" w:cs="Times New Roman"/>
          <w:sz w:val="24"/>
          <w:szCs w:val="24"/>
        </w:rPr>
        <w:t>Akiva</w:t>
      </w:r>
      <w:proofErr w:type="spellEnd"/>
      <w:r>
        <w:rPr>
          <w:rFonts w:ascii="Times New Roman" w:eastAsia="Times New Roman" w:hAnsi="Times New Roman" w:cs="Times New Roman"/>
          <w:sz w:val="24"/>
          <w:szCs w:val="24"/>
          <w:vertAlign w:val="superscript"/>
        </w:rPr>
        <w:footnoteReference w:id="122"/>
      </w:r>
      <w:r>
        <w:rPr>
          <w:rFonts w:ascii="Times New Roman" w:eastAsia="Times New Roman" w:hAnsi="Times New Roman" w:cs="Times New Roman"/>
          <w:sz w:val="24"/>
          <w:szCs w:val="24"/>
        </w:rPr>
        <w:t>, ao se deparar com a destruição do segundo Templo de Jerusalém</w:t>
      </w:r>
      <w:r>
        <w:rPr>
          <w:rFonts w:ascii="Times New Roman" w:eastAsia="Times New Roman" w:hAnsi="Times New Roman" w:cs="Times New Roman"/>
          <w:sz w:val="24"/>
          <w:szCs w:val="24"/>
          <w:vertAlign w:val="superscript"/>
        </w:rPr>
        <w:footnoteReference w:id="123"/>
      </w:r>
      <w:r>
        <w:rPr>
          <w:rFonts w:ascii="Times New Roman" w:eastAsia="Times New Roman" w:hAnsi="Times New Roman" w:cs="Times New Roman"/>
          <w:sz w:val="24"/>
          <w:szCs w:val="24"/>
        </w:rPr>
        <w:t xml:space="preserve"> (76 </w:t>
      </w:r>
      <w:proofErr w:type="spellStart"/>
      <w:r>
        <w:rPr>
          <w:rFonts w:ascii="Times New Roman" w:eastAsia="Times New Roman" w:hAnsi="Times New Roman" w:cs="Times New Roman"/>
          <w:sz w:val="24"/>
          <w:szCs w:val="24"/>
        </w:rPr>
        <w:t>d.E.C</w:t>
      </w:r>
      <w:proofErr w:type="spellEnd"/>
      <w:r>
        <w:rPr>
          <w:rFonts w:ascii="Times New Roman" w:eastAsia="Times New Roman" w:hAnsi="Times New Roman" w:cs="Times New Roman"/>
          <w:sz w:val="24"/>
          <w:szCs w:val="24"/>
        </w:rPr>
        <w:t>.), dança incan</w:t>
      </w:r>
      <w:ins w:id="840" w:author="Ana Cecília Agua de Melo" w:date="2026-05-21T22:11:00Z">
        <w:r w:rsidR="00BE466C">
          <w:rPr>
            <w:rFonts w:ascii="Times New Roman" w:eastAsia="Times New Roman" w:hAnsi="Times New Roman" w:cs="Times New Roman"/>
            <w:sz w:val="24"/>
            <w:szCs w:val="24"/>
          </w:rPr>
          <w:t>sável</w:t>
        </w:r>
      </w:ins>
      <w:del w:id="841" w:author="Ana Cecília Agua de Melo" w:date="2026-05-21T22:11:00Z">
        <w:r w:rsidDel="00BE466C">
          <w:rPr>
            <w:rFonts w:ascii="Times New Roman" w:eastAsia="Times New Roman" w:hAnsi="Times New Roman" w:cs="Times New Roman"/>
            <w:sz w:val="24"/>
            <w:szCs w:val="24"/>
          </w:rPr>
          <w:delText>s</w:delText>
        </w:r>
      </w:del>
      <w:del w:id="842" w:author="Ana Cecília Agua de Melo" w:date="2026-05-21T22:10:00Z">
        <w:r w:rsidDel="00BE466C">
          <w:rPr>
            <w:rFonts w:ascii="Times New Roman" w:eastAsia="Times New Roman" w:hAnsi="Times New Roman" w:cs="Times New Roman"/>
            <w:sz w:val="24"/>
            <w:szCs w:val="24"/>
          </w:rPr>
          <w:delText>avelmente</w:delText>
        </w:r>
      </w:del>
      <w:r>
        <w:rPr>
          <w:rFonts w:ascii="Times New Roman" w:eastAsia="Times New Roman" w:hAnsi="Times New Roman" w:cs="Times New Roman"/>
          <w:sz w:val="24"/>
          <w:szCs w:val="24"/>
        </w:rPr>
        <w:t xml:space="preserve"> e insaciadamente em torno de seus escombros e resíduos. É instigante pensar que, das duas vezes</w:t>
      </w:r>
      <w:r>
        <w:rPr>
          <w:rFonts w:ascii="Times New Roman" w:eastAsia="Times New Roman" w:hAnsi="Times New Roman" w:cs="Times New Roman"/>
          <w:sz w:val="24"/>
          <w:szCs w:val="24"/>
          <w:vertAlign w:val="superscript"/>
        </w:rPr>
        <w:footnoteReference w:id="124"/>
      </w:r>
      <w:r>
        <w:rPr>
          <w:rFonts w:ascii="Times New Roman" w:eastAsia="Times New Roman" w:hAnsi="Times New Roman" w:cs="Times New Roman"/>
          <w:sz w:val="24"/>
          <w:szCs w:val="24"/>
        </w:rPr>
        <w:t xml:space="preserve"> que</w:t>
      </w:r>
      <w:ins w:id="843" w:author="Ana Cecília Agua de Melo" w:date="2026-05-03T18:53:00Z">
        <w:r w:rsidR="006648F5">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tentou</w:t>
      </w:r>
      <w:del w:id="844" w:author="Ana Cecília Agua de Melo" w:date="2026-05-03T18:53:00Z">
        <w:r w:rsidDel="006648F5">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 talvez a todo o custo – fixar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125"/>
      </w:r>
      <w:r>
        <w:rPr>
          <w:rFonts w:ascii="Times New Roman" w:eastAsia="Times New Roman" w:hAnsi="Times New Roman" w:cs="Times New Roman"/>
          <w:sz w:val="24"/>
          <w:szCs w:val="24"/>
        </w:rPr>
        <w:t>, a habitação e morada de Deus foi destruída. Assim, a divindade que sobrevive a esta destruição – e que neste texto busca-se reconstituir – está diretamente vinculada a um conceito de Deus e de divino amparado</w:t>
      </w:r>
      <w:del w:id="852" w:author="Ana Cecília Agua de Melo" w:date="2026-05-21T22:11:00Z">
        <w:r w:rsidDel="00BE466C">
          <w:rPr>
            <w:rFonts w:ascii="Times New Roman" w:eastAsia="Times New Roman" w:hAnsi="Times New Roman" w:cs="Times New Roman"/>
            <w:sz w:val="24"/>
            <w:szCs w:val="24"/>
          </w:rPr>
          <w:delText xml:space="preserve"> não mais</w:delText>
        </w:r>
      </w:del>
      <w:r>
        <w:rPr>
          <w:rFonts w:ascii="Times New Roman" w:eastAsia="Times New Roman" w:hAnsi="Times New Roman" w:cs="Times New Roman"/>
          <w:sz w:val="24"/>
          <w:szCs w:val="24"/>
        </w:rPr>
        <w:t xml:space="preserve"> por arquiteturas</w:t>
      </w:r>
      <w:ins w:id="853" w:author="Ana Cecília Agua de Melo" w:date="2026-05-21T22:11:00Z">
        <w:r w:rsidR="00BE466C">
          <w:rPr>
            <w:rFonts w:ascii="Times New Roman" w:eastAsia="Times New Roman" w:hAnsi="Times New Roman" w:cs="Times New Roman"/>
            <w:sz w:val="24"/>
            <w:szCs w:val="24"/>
          </w:rPr>
          <w:t xml:space="preserve"> não mais</w:t>
        </w:r>
      </w:ins>
      <w:r>
        <w:rPr>
          <w:rFonts w:ascii="Times New Roman" w:eastAsia="Times New Roman" w:hAnsi="Times New Roman" w:cs="Times New Roman"/>
          <w:sz w:val="24"/>
          <w:szCs w:val="24"/>
        </w:rPr>
        <w:t xml:space="preserve"> estáveis e intransponíveis, mas sim</w:t>
      </w:r>
      <w:del w:id="854" w:author="Ana Cecília Agua de Melo" w:date="2026-05-21T22:12:00Z">
        <w:r w:rsidDel="00BE466C">
          <w:rPr>
            <w:rFonts w:ascii="Times New Roman" w:eastAsia="Times New Roman" w:hAnsi="Times New Roman" w:cs="Times New Roman"/>
            <w:sz w:val="24"/>
            <w:szCs w:val="24"/>
          </w:rPr>
          <w:delText xml:space="preserve"> por</w:delText>
        </w:r>
      </w:del>
      <w:del w:id="855" w:author="Ana Cecília Agua de Melo" w:date="2026-05-03T19:01:00Z">
        <w:r w:rsidDel="006648F5">
          <w:rPr>
            <w:rFonts w:ascii="Times New Roman" w:eastAsia="Times New Roman" w:hAnsi="Times New Roman" w:cs="Times New Roman"/>
            <w:sz w:val="24"/>
            <w:szCs w:val="24"/>
          </w:rPr>
          <w:delText xml:space="preserve"> meio de</w:delText>
        </w:r>
      </w:del>
      <w:del w:id="856" w:author="Ana Cecília Agua de Melo" w:date="2026-05-21T22:12:00Z">
        <w:r w:rsidDel="00BE466C">
          <w:rPr>
            <w:rFonts w:ascii="Times New Roman" w:eastAsia="Times New Roman" w:hAnsi="Times New Roman" w:cs="Times New Roman"/>
            <w:sz w:val="24"/>
            <w:szCs w:val="24"/>
          </w:rPr>
          <w:delText xml:space="preserve"> arquiteturas</w:delText>
        </w:r>
      </w:del>
      <w:r>
        <w:rPr>
          <w:rFonts w:ascii="Times New Roman" w:eastAsia="Times New Roman" w:hAnsi="Times New Roman" w:cs="Times New Roman"/>
          <w:sz w:val="24"/>
          <w:szCs w:val="24"/>
        </w:rPr>
        <w:t xml:space="preserve"> móveis, reprogramadas nos espaços e nos tempos, apropriadas por cada uma das gerações judaicas e levadas em</w:t>
      </w:r>
      <w:del w:id="857" w:author="Ana Cecília Agua de Melo" w:date="2026-05-21T22:13:00Z">
        <w:r w:rsidDel="00BE466C">
          <w:rPr>
            <w:rFonts w:ascii="Times New Roman" w:eastAsia="Times New Roman" w:hAnsi="Times New Roman" w:cs="Times New Roman"/>
            <w:sz w:val="24"/>
            <w:szCs w:val="24"/>
          </w:rPr>
          <w:delText xml:space="preserve"> seus</w:delText>
        </w:r>
      </w:del>
      <w:r>
        <w:rPr>
          <w:rFonts w:ascii="Times New Roman" w:eastAsia="Times New Roman" w:hAnsi="Times New Roman" w:cs="Times New Roman"/>
          <w:sz w:val="24"/>
          <w:szCs w:val="24"/>
        </w:rPr>
        <w:t xml:space="preserve"> bolsos, </w:t>
      </w:r>
      <w:del w:id="858" w:author="Ana Cecília Agua de Melo" w:date="2026-05-21T22:13:00Z">
        <w:r w:rsidDel="00BE466C">
          <w:rPr>
            <w:rFonts w:ascii="Times New Roman" w:eastAsia="Times New Roman" w:hAnsi="Times New Roman" w:cs="Times New Roman"/>
            <w:sz w:val="24"/>
            <w:szCs w:val="24"/>
          </w:rPr>
          <w:delText xml:space="preserve">em suas </w:delText>
        </w:r>
      </w:del>
      <w:r>
        <w:rPr>
          <w:rFonts w:ascii="Times New Roman" w:eastAsia="Times New Roman" w:hAnsi="Times New Roman" w:cs="Times New Roman"/>
          <w:sz w:val="24"/>
          <w:szCs w:val="24"/>
        </w:rPr>
        <w:t xml:space="preserve">maletas, </w:t>
      </w:r>
      <w:del w:id="859" w:author="Ana Cecília Agua de Melo" w:date="2026-05-21T22:13:00Z">
        <w:r w:rsidDel="00BE466C">
          <w:rPr>
            <w:rFonts w:ascii="Times New Roman" w:eastAsia="Times New Roman" w:hAnsi="Times New Roman" w:cs="Times New Roman"/>
            <w:sz w:val="24"/>
            <w:szCs w:val="24"/>
          </w:rPr>
          <w:delText xml:space="preserve">em suas </w:delText>
        </w:r>
      </w:del>
      <w:r>
        <w:rPr>
          <w:rFonts w:ascii="Times New Roman" w:eastAsia="Times New Roman" w:hAnsi="Times New Roman" w:cs="Times New Roman"/>
          <w:sz w:val="24"/>
          <w:szCs w:val="24"/>
        </w:rPr>
        <w:t xml:space="preserve">sacolas </w:t>
      </w:r>
      <w:ins w:id="860" w:author="Ana Cecília Agua de Melo" w:date="2026-05-21T22:13:00Z">
        <w:r w:rsidR="00BE466C">
          <w:rPr>
            <w:rFonts w:ascii="Times New Roman" w:eastAsia="Times New Roman" w:hAnsi="Times New Roman" w:cs="Times New Roman"/>
            <w:sz w:val="24"/>
            <w:szCs w:val="24"/>
          </w:rPr>
          <w:t>nas</w:t>
        </w:r>
      </w:ins>
      <w:del w:id="861" w:author="Ana Cecília Agua de Melo" w:date="2026-05-21T22:13:00Z">
        <w:r w:rsidDel="00BE466C">
          <w:rPr>
            <w:rFonts w:ascii="Times New Roman" w:eastAsia="Times New Roman" w:hAnsi="Times New Roman" w:cs="Times New Roman"/>
            <w:sz w:val="24"/>
            <w:szCs w:val="24"/>
          </w:rPr>
          <w:delText>– em seus estudos – para os constantes movimentos das</w:delText>
        </w:r>
      </w:del>
      <w:r>
        <w:rPr>
          <w:rFonts w:ascii="Times New Roman" w:eastAsia="Times New Roman" w:hAnsi="Times New Roman" w:cs="Times New Roman"/>
          <w:sz w:val="24"/>
          <w:szCs w:val="24"/>
        </w:rPr>
        <w:t xml:space="preserve"> diásporas.</w:t>
      </w:r>
    </w:p>
    <w:p w14:paraId="00000094" w14:textId="7FD19BF7" w:rsidR="00BE2BCC" w:rsidRDefault="00F630C1">
      <w:pPr>
        <w:spacing w:after="200" w:line="360" w:lineRule="auto"/>
        <w:jc w:val="both"/>
      </w:pPr>
      <w:r>
        <w:rPr>
          <w:rFonts w:ascii="Times New Roman" w:eastAsia="Times New Roman" w:hAnsi="Times New Roman" w:cs="Times New Roman"/>
          <w:sz w:val="24"/>
          <w:szCs w:val="24"/>
        </w:rPr>
        <w:tab/>
        <w:t xml:space="preserve">Ainda nesta chave, como nos lembram Amós Oz e </w:t>
      </w:r>
      <w:proofErr w:type="spellStart"/>
      <w:r>
        <w:rPr>
          <w:rFonts w:ascii="Times New Roman" w:eastAsia="Times New Roman" w:hAnsi="Times New Roman" w:cs="Times New Roman"/>
          <w:sz w:val="24"/>
          <w:szCs w:val="24"/>
        </w:rPr>
        <w:t>Fania</w:t>
      </w:r>
      <w:proofErr w:type="spellEnd"/>
      <w:r>
        <w:rPr>
          <w:rFonts w:ascii="Times New Roman" w:eastAsia="Times New Roman" w:hAnsi="Times New Roman" w:cs="Times New Roman"/>
          <w:sz w:val="24"/>
          <w:szCs w:val="24"/>
        </w:rPr>
        <w:t xml:space="preserve"> Oz-</w:t>
      </w:r>
      <w:proofErr w:type="spellStart"/>
      <w:r>
        <w:rPr>
          <w:rFonts w:ascii="Times New Roman" w:eastAsia="Times New Roman" w:hAnsi="Times New Roman" w:cs="Times New Roman"/>
          <w:sz w:val="24"/>
          <w:szCs w:val="24"/>
        </w:rPr>
        <w:t>Salzberger</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“Não existe ‘terra santa’ na Torá. O único lugar sacrossanto é o Templo de Jerusalém”</w:t>
      </w:r>
      <w:r>
        <w:rPr>
          <w:rFonts w:ascii="Times New Roman" w:eastAsia="Times New Roman" w:hAnsi="Times New Roman" w:cs="Times New Roman"/>
          <w:sz w:val="24"/>
          <w:szCs w:val="24"/>
          <w:vertAlign w:val="superscript"/>
        </w:rPr>
        <w:footnoteReference w:id="126"/>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motivo pelo </w:t>
      </w:r>
      <w:r>
        <w:rPr>
          <w:rFonts w:ascii="Times New Roman" w:eastAsia="Times New Roman" w:hAnsi="Times New Roman" w:cs="Times New Roman"/>
          <w:sz w:val="24"/>
          <w:szCs w:val="24"/>
        </w:rPr>
        <w:lastRenderedPageBreak/>
        <w:t xml:space="preserve">qual todas as sinagogas </w:t>
      </w:r>
      <w:ins w:id="865" w:author="Ana Cecília Agua de Melo" w:date="2026-05-03T19:02:00Z">
        <w:r w:rsidR="006648F5">
          <w:rPr>
            <w:rFonts w:ascii="Times New Roman" w:eastAsia="Times New Roman" w:hAnsi="Times New Roman" w:cs="Times New Roman"/>
            <w:sz w:val="24"/>
            <w:szCs w:val="24"/>
          </w:rPr>
          <w:t>estão</w:t>
        </w:r>
      </w:ins>
      <w:del w:id="866" w:author="Ana Cecília Agua de Melo" w:date="2026-05-03T19:02:00Z">
        <w:r w:rsidDel="006648F5">
          <w:rPr>
            <w:rFonts w:ascii="Times New Roman" w:eastAsia="Times New Roman" w:hAnsi="Times New Roman" w:cs="Times New Roman"/>
            <w:sz w:val="24"/>
            <w:szCs w:val="24"/>
          </w:rPr>
          <w:delText>são</w:delText>
        </w:r>
      </w:del>
      <w:r>
        <w:rPr>
          <w:rFonts w:ascii="Times New Roman" w:eastAsia="Times New Roman" w:hAnsi="Times New Roman" w:cs="Times New Roman"/>
          <w:sz w:val="24"/>
          <w:szCs w:val="24"/>
        </w:rPr>
        <w:t xml:space="preserve"> voltadas </w:t>
      </w:r>
      <w:ins w:id="867" w:author="Ana Cecília Agua de Melo" w:date="2026-05-03T19:02:00Z">
        <w:r w:rsidR="006648F5">
          <w:rPr>
            <w:rFonts w:ascii="Times New Roman" w:eastAsia="Times New Roman" w:hAnsi="Times New Roman" w:cs="Times New Roman"/>
            <w:sz w:val="24"/>
            <w:szCs w:val="24"/>
          </w:rPr>
          <w:t>n</w:t>
        </w:r>
      </w:ins>
      <w:del w:id="868" w:author="Ana Cecília Agua de Melo" w:date="2026-05-03T19:02:00Z">
        <w:r w:rsidDel="006648F5">
          <w:rPr>
            <w:rFonts w:ascii="Times New Roman" w:eastAsia="Times New Roman" w:hAnsi="Times New Roman" w:cs="Times New Roman"/>
            <w:sz w:val="24"/>
            <w:szCs w:val="24"/>
          </w:rPr>
          <w:delText xml:space="preserve">à </w:delText>
        </w:r>
      </w:del>
      <w:r>
        <w:rPr>
          <w:rFonts w:ascii="Times New Roman" w:eastAsia="Times New Roman" w:hAnsi="Times New Roman" w:cs="Times New Roman"/>
          <w:sz w:val="24"/>
          <w:szCs w:val="24"/>
        </w:rPr>
        <w:t>essa direção. A partir das constantes destruições – de arquiteturas e de comunidades –, o renascer das cinzas das ruínas faz parte das vidas judaicas em diásporas e se estabelece</w:t>
      </w:r>
      <w:del w:id="869" w:author="Ana Cecília Agua de Melo" w:date="2026-05-03T19:02:00Z">
        <w:r w:rsidDel="00D35FA6">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enquanto pedras – estilhaçadas e fragmentadas – com tanta sede de celebração que são capazes de inventar a vida só para poder beber dessa existência. (</w:t>
      </w:r>
      <w:r>
        <w:rPr>
          <w:rFonts w:ascii="Times New Roman" w:eastAsia="Times New Roman" w:hAnsi="Times New Roman" w:cs="Times New Roman"/>
          <w:i/>
          <w:iCs/>
          <w:sz w:val="24"/>
          <w:szCs w:val="24"/>
        </w:rPr>
        <w:t>E se essas pedras falassem, o que elas diriam?</w:t>
      </w:r>
      <w:r>
        <w:rPr>
          <w:rFonts w:ascii="Times New Roman" w:eastAsia="Times New Roman" w:hAnsi="Times New Roman" w:cs="Times New Roman"/>
          <w:sz w:val="24"/>
          <w:szCs w:val="24"/>
          <w:vertAlign w:val="superscript"/>
        </w:rPr>
        <w:footnoteReference w:id="127"/>
      </w:r>
      <w:r>
        <w:rPr>
          <w:rFonts w:ascii="Times New Roman" w:eastAsia="Times New Roman" w:hAnsi="Times New Roman" w:cs="Times New Roman"/>
          <w:sz w:val="24"/>
          <w:szCs w:val="24"/>
        </w:rPr>
        <w:t>)</w:t>
      </w:r>
      <w:del w:id="870" w:author="Ana Cecília Agua de Melo" w:date="2026-05-21T22:17:00Z">
        <w:r w:rsidDel="006340D6">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Antes mesmo de selar um contrato matrimonial – um dos principais motivos de celebração das comunidades judaicas ortodoxas – há o costume</w:t>
      </w:r>
      <w:ins w:id="871" w:author="Ana Cecília Agua de Melo" w:date="2026-05-03T19:03:00Z">
        <w:r w:rsidR="00D35FA6">
          <w:rPr>
            <w:rFonts w:ascii="Times New Roman" w:eastAsia="Times New Roman" w:hAnsi="Times New Roman" w:cs="Times New Roman"/>
            <w:sz w:val="24"/>
            <w:szCs w:val="24"/>
          </w:rPr>
          <w:t xml:space="preserve"> de o noivo quebrar um copo de vidro contra o chão</w:t>
        </w:r>
      </w:ins>
      <w:del w:id="872" w:author="Ana Cecília Agua de Melo" w:date="2026-05-03T19:03:00Z">
        <w:r w:rsidDel="00D35FA6">
          <w:rPr>
            <w:rFonts w:ascii="Times New Roman" w:eastAsia="Times New Roman" w:hAnsi="Times New Roman" w:cs="Times New Roman"/>
            <w:sz w:val="24"/>
            <w:szCs w:val="24"/>
          </w:rPr>
          <w:delText xml:space="preserve"> da ruptura de um copo de vidro sobre o chão pisado pelo noivo</w:delText>
        </w:r>
      </w:del>
      <w:r>
        <w:rPr>
          <w:rFonts w:ascii="Times New Roman" w:eastAsia="Times New Roman" w:hAnsi="Times New Roman" w:cs="Times New Roman"/>
          <w:sz w:val="24"/>
          <w:szCs w:val="24"/>
        </w:rPr>
        <w:t xml:space="preserve">. Este ato é uma recordação da destruição do Templo Sagrado e de que nunca se estará completo sem a presença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128"/>
      </w:r>
      <w:r>
        <w:rPr>
          <w:rFonts w:ascii="Times New Roman" w:eastAsia="Times New Roman" w:hAnsi="Times New Roman" w:cs="Times New Roman"/>
          <w:sz w:val="24"/>
          <w:szCs w:val="24"/>
        </w:rPr>
        <w:t>. Por fim, quebra-se o copo e dança-se em seus escombros, como fez</w:t>
      </w:r>
      <w:ins w:id="875" w:author="Ana Cecília Agua de Melo" w:date="2026-05-03T19:09:00Z">
        <w:r w:rsidR="00D35FA6">
          <w:rPr>
            <w:rFonts w:ascii="Times New Roman" w:eastAsia="Times New Roman" w:hAnsi="Times New Roman" w:cs="Times New Roman"/>
            <w:sz w:val="24"/>
            <w:szCs w:val="24"/>
          </w:rPr>
          <w:t xml:space="preserve"> o</w:t>
        </w:r>
      </w:ins>
      <w:r>
        <w:rPr>
          <w:rFonts w:ascii="Times New Roman" w:eastAsia="Times New Roman" w:hAnsi="Times New Roman" w:cs="Times New Roman"/>
          <w:sz w:val="24"/>
          <w:szCs w:val="24"/>
        </w:rPr>
        <w:t xml:space="preserve"> Rabi </w:t>
      </w:r>
      <w:proofErr w:type="spellStart"/>
      <w:r>
        <w:rPr>
          <w:rFonts w:ascii="Times New Roman" w:eastAsia="Times New Roman" w:hAnsi="Times New Roman" w:cs="Times New Roman"/>
          <w:sz w:val="24"/>
          <w:szCs w:val="24"/>
        </w:rPr>
        <w:t>Akiva</w:t>
      </w:r>
      <w:proofErr w:type="spellEnd"/>
      <w:r>
        <w:rPr>
          <w:rFonts w:ascii="Times New Roman" w:eastAsia="Times New Roman" w:hAnsi="Times New Roman" w:cs="Times New Roman"/>
          <w:sz w:val="24"/>
          <w:szCs w:val="24"/>
        </w:rPr>
        <w:t xml:space="preserve">. </w:t>
      </w:r>
    </w:p>
    <w:p w14:paraId="00000095" w14:textId="77777777" w:rsidR="00BE2BCC" w:rsidRDefault="00F630C1">
      <w:pPr>
        <w:spacing w:after="200" w:line="360" w:lineRule="auto"/>
        <w:jc w:val="both"/>
      </w:pPr>
      <w:r>
        <w:rPr>
          <w:rFonts w:ascii="Times New Roman" w:eastAsia="Times New Roman" w:hAnsi="Times New Roman" w:cs="Times New Roman"/>
          <w:sz w:val="24"/>
          <w:szCs w:val="24"/>
        </w:rPr>
        <w:tab/>
        <w:t>O judaísmo é feito de tempos santos. Eles se consolidam enquanto uma espécie de calendário cíclico e elipsoidal que foge do binômio progresso-tempo, abruptamente implementado pelo renascimento e pela modernidade ocidental. Entre estes tempos santos estão</w:t>
      </w:r>
      <w:del w:id="876" w:author="Ana Cecília Agua de Melo" w:date="2026-05-19T18:11:00Z">
        <w:r w:rsidDel="0050370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os </w:t>
      </w:r>
      <w:proofErr w:type="spellStart"/>
      <w:r>
        <w:rPr>
          <w:rFonts w:ascii="Times New Roman" w:eastAsia="Times New Roman" w:hAnsi="Times New Roman" w:cs="Times New Roman"/>
          <w:i/>
          <w:iCs/>
          <w:sz w:val="24"/>
          <w:szCs w:val="24"/>
        </w:rPr>
        <w:t>chaguim</w:t>
      </w:r>
      <w:proofErr w:type="spellEnd"/>
      <w:r>
        <w:rPr>
          <w:rFonts w:ascii="Times New Roman" w:eastAsia="Times New Roman" w:hAnsi="Times New Roman" w:cs="Times New Roman"/>
          <w:sz w:val="24"/>
          <w:szCs w:val="24"/>
        </w:rPr>
        <w:t xml:space="preserve">, os jejuns, os dias de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Tov</w:t>
      </w:r>
      <w:proofErr w:type="spellEnd"/>
      <w:r>
        <w:rPr>
          <w:rFonts w:ascii="Times New Roman" w:eastAsia="Times New Roman" w:hAnsi="Times New Roman" w:cs="Times New Roman"/>
          <w:sz w:val="24"/>
          <w:szCs w:val="24"/>
        </w:rPr>
        <w:t xml:space="preserve">, as mais diversas e variadas celebrações e festividades cíclicas judaicas – que recordam desastres e perseguições, momentos de glórias e triunfos, salvamentos divinos e outros salvamentos essencialmente humanos. Ao fim, entende-se que, embora o Templo de Jerusalém tenha sido destruído, os judeus </w:t>
      </w:r>
      <w:r>
        <w:rPr>
          <w:rFonts w:ascii="Times New Roman" w:eastAsia="Times New Roman" w:hAnsi="Times New Roman" w:cs="Times New Roman"/>
          <w:i/>
          <w:iCs/>
          <w:sz w:val="24"/>
          <w:szCs w:val="24"/>
        </w:rPr>
        <w:t>“ainda puderam levar consigo para a amarga diáspora suas santidades não espaciais, intangíveis: a língua, as leituras e o sempre recorrente, ciclicamente confortante calendário</w:t>
      </w:r>
      <w:del w:id="877" w:author="Ana Cecília Agua de Melo" w:date="2026-05-03T19:12:00Z">
        <w:r w:rsidDel="005512D2">
          <w:rPr>
            <w:rFonts w:ascii="Times New Roman" w:eastAsia="Times New Roman" w:hAnsi="Times New Roman" w:cs="Times New Roman"/>
            <w:i/>
            <w:iCs/>
            <w:sz w:val="24"/>
            <w:szCs w:val="24"/>
          </w:rPr>
          <w:delText>s</w:delText>
        </w:r>
      </w:del>
      <w:r>
        <w:rPr>
          <w:rFonts w:ascii="Times New Roman" w:eastAsia="Times New Roman" w:hAnsi="Times New Roman" w:cs="Times New Roman"/>
          <w:i/>
          <w:iCs/>
          <w:sz w:val="24"/>
          <w:szCs w:val="24"/>
        </w:rPr>
        <w:t xml:space="preserve"> de ‘tempos-santos’”</w:t>
      </w:r>
      <w:r>
        <w:rPr>
          <w:rFonts w:ascii="Times New Roman" w:eastAsia="Times New Roman" w:hAnsi="Times New Roman" w:cs="Times New Roman"/>
          <w:sz w:val="24"/>
          <w:szCs w:val="24"/>
          <w:vertAlign w:val="superscript"/>
        </w:rPr>
        <w:footnoteReference w:id="129"/>
      </w:r>
      <w:r>
        <w:rPr>
          <w:rFonts w:ascii="Times New Roman" w:eastAsia="Times New Roman" w:hAnsi="Times New Roman" w:cs="Times New Roman"/>
          <w:sz w:val="24"/>
          <w:szCs w:val="24"/>
        </w:rPr>
        <w:t>.</w:t>
      </w:r>
    </w:p>
    <w:p w14:paraId="00000096" w14:textId="4E363499" w:rsidR="00BE2BCC" w:rsidRDefault="00F630C1">
      <w:pPr>
        <w:spacing w:after="200" w:line="360" w:lineRule="auto"/>
        <w:jc w:val="both"/>
      </w:pPr>
      <w:r>
        <w:rPr>
          <w:rFonts w:ascii="Times New Roman" w:eastAsia="Times New Roman" w:hAnsi="Times New Roman" w:cs="Times New Roman"/>
          <w:sz w:val="24"/>
          <w:szCs w:val="24"/>
        </w:rPr>
        <w:tab/>
        <w:t>Estes tempos santos – alguns recordados semanalmente, outros anualmente</w:t>
      </w:r>
      <w:r>
        <w:rPr>
          <w:rFonts w:ascii="Times New Roman" w:eastAsia="Times New Roman" w:hAnsi="Times New Roman" w:cs="Times New Roman"/>
          <w:sz w:val="24"/>
          <w:szCs w:val="24"/>
          <w:vertAlign w:val="superscript"/>
        </w:rPr>
        <w:footnoteReference w:id="130"/>
      </w:r>
      <w:r>
        <w:rPr>
          <w:rFonts w:ascii="Times New Roman" w:eastAsia="Times New Roman" w:hAnsi="Times New Roman" w:cs="Times New Roman"/>
          <w:sz w:val="24"/>
          <w:szCs w:val="24"/>
        </w:rPr>
        <w:t xml:space="preserve"> – são celebrações de rito e de vida partilhad</w:t>
      </w:r>
      <w:ins w:id="883" w:author="Ana Cecília Agua de Melo" w:date="2026-05-21T22:20:00Z">
        <w:r w:rsidR="006340D6">
          <w:rPr>
            <w:rFonts w:ascii="Times New Roman" w:eastAsia="Times New Roman" w:hAnsi="Times New Roman" w:cs="Times New Roman"/>
            <w:sz w:val="24"/>
            <w:szCs w:val="24"/>
          </w:rPr>
          <w:t>a</w:t>
        </w:r>
      </w:ins>
      <w:del w:id="884" w:author="Ana Cecília Agua de Melo" w:date="2026-05-21T22:20:00Z">
        <w:r w:rsidDel="006340D6">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s e realizad</w:t>
      </w:r>
      <w:ins w:id="885" w:author="Ana Cecília Agua de Melo" w:date="2026-05-21T22:21:00Z">
        <w:r w:rsidR="006340D6">
          <w:rPr>
            <w:rFonts w:ascii="Times New Roman" w:eastAsia="Times New Roman" w:hAnsi="Times New Roman" w:cs="Times New Roman"/>
            <w:sz w:val="24"/>
            <w:szCs w:val="24"/>
          </w:rPr>
          <w:t>a</w:t>
        </w:r>
      </w:ins>
      <w:del w:id="886" w:author="Ana Cecília Agua de Melo" w:date="2026-05-21T22:21:00Z">
        <w:r w:rsidDel="006340D6">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s em comunidade. Ao final, entende-se fortemente que os povos em diáspora celebram a vida. E, como uma espécie de calendário, </w:t>
      </w:r>
      <w:r>
        <w:rPr>
          <w:rFonts w:ascii="Times New Roman" w:eastAsia="Times New Roman" w:hAnsi="Times New Roman" w:cs="Times New Roman"/>
          <w:sz w:val="24"/>
          <w:szCs w:val="24"/>
        </w:rPr>
        <w:lastRenderedPageBreak/>
        <w:t>espera-se que, um dia, no lugar de memórias difíceis</w:t>
      </w:r>
      <w:ins w:id="887" w:author="Ana Cecília Agua de Melo" w:date="2026-05-03T19:13:00Z">
        <w:r w:rsidR="005512D2">
          <w:rPr>
            <w:rFonts w:ascii="Times New Roman" w:eastAsia="Times New Roman" w:hAnsi="Times New Roman" w:cs="Times New Roman"/>
            <w:sz w:val="24"/>
            <w:szCs w:val="24"/>
          </w:rPr>
          <w:t xml:space="preserve"> e tristeza</w:t>
        </w:r>
      </w:ins>
      <w:r>
        <w:rPr>
          <w:rFonts w:ascii="Times New Roman" w:eastAsia="Times New Roman" w:hAnsi="Times New Roman" w:cs="Times New Roman"/>
          <w:sz w:val="24"/>
          <w:szCs w:val="24"/>
        </w:rPr>
        <w:t xml:space="preserve"> – tais quais os eventos de perseguição, de intolerância, de destruição – </w:t>
      </w:r>
      <w:ins w:id="888" w:author="Ana Cecília Agua de Melo" w:date="2026-05-03T19:14:00Z">
        <w:r w:rsidR="005512D2">
          <w:rPr>
            <w:rFonts w:ascii="Times New Roman" w:eastAsia="Times New Roman" w:hAnsi="Times New Roman" w:cs="Times New Roman"/>
            <w:sz w:val="24"/>
            <w:szCs w:val="24"/>
          </w:rPr>
          <w:t>haverá</w:t>
        </w:r>
      </w:ins>
      <w:del w:id="889" w:author="Ana Cecília Agua de Melo" w:date="2026-05-03T19:14:00Z">
        <w:r w:rsidDel="005512D2">
          <w:rPr>
            <w:rFonts w:ascii="Times New Roman" w:eastAsia="Times New Roman" w:hAnsi="Times New Roman" w:cs="Times New Roman"/>
            <w:sz w:val="24"/>
            <w:szCs w:val="24"/>
          </w:rPr>
          <w:delText>a tris</w:delText>
        </w:r>
      </w:del>
      <w:del w:id="890" w:author="Ana Cecília Agua de Melo" w:date="2026-05-03T19:13:00Z">
        <w:r w:rsidDel="005512D2">
          <w:rPr>
            <w:rFonts w:ascii="Times New Roman" w:eastAsia="Times New Roman" w:hAnsi="Times New Roman" w:cs="Times New Roman"/>
            <w:sz w:val="24"/>
            <w:szCs w:val="24"/>
          </w:rPr>
          <w:delText>teza há de dar espaço para a</w:delText>
        </w:r>
      </w:del>
      <w:r>
        <w:rPr>
          <w:rFonts w:ascii="Times New Roman" w:eastAsia="Times New Roman" w:hAnsi="Times New Roman" w:cs="Times New Roman"/>
          <w:sz w:val="24"/>
          <w:szCs w:val="24"/>
        </w:rPr>
        <w:t xml:space="preserve"> celebração</w:t>
      </w:r>
      <w:ins w:id="891" w:author="Ana Cecília Agua de Melo" w:date="2026-05-03T19:14:00Z">
        <w:r w:rsidR="005512D2">
          <w:rPr>
            <w:rFonts w:ascii="Times New Roman" w:eastAsia="Times New Roman" w:hAnsi="Times New Roman" w:cs="Times New Roman"/>
            <w:sz w:val="24"/>
            <w:szCs w:val="24"/>
          </w:rPr>
          <w:t>. M</w:t>
        </w:r>
      </w:ins>
      <w:del w:id="892" w:author="Ana Cecília Agua de Melo" w:date="2026-05-03T19:14:00Z">
        <w:r w:rsidDel="005512D2">
          <w:rPr>
            <w:rFonts w:ascii="Times New Roman" w:eastAsia="Times New Roman" w:hAnsi="Times New Roman" w:cs="Times New Roman"/>
            <w:sz w:val="24"/>
            <w:szCs w:val="24"/>
          </w:rPr>
          <w:delText>; m</w:delText>
        </w:r>
      </w:del>
      <w:r>
        <w:rPr>
          <w:rFonts w:ascii="Times New Roman" w:eastAsia="Times New Roman" w:hAnsi="Times New Roman" w:cs="Times New Roman"/>
          <w:sz w:val="24"/>
          <w:szCs w:val="24"/>
        </w:rPr>
        <w:t xml:space="preserve">as não esperaremos calados. </w:t>
      </w:r>
    </w:p>
    <w:p w14:paraId="00000097" w14:textId="3EF59ED6" w:rsidR="00BE2BCC" w:rsidRDefault="00F630C1">
      <w:pPr>
        <w:spacing w:after="200" w:line="360" w:lineRule="auto"/>
        <w:jc w:val="both"/>
      </w:pPr>
      <w:r>
        <w:rPr>
          <w:rFonts w:ascii="Times New Roman" w:eastAsia="Times New Roman" w:hAnsi="Times New Roman" w:cs="Times New Roman"/>
          <w:sz w:val="24"/>
          <w:szCs w:val="24"/>
        </w:rPr>
        <w:tab/>
        <w:t>O artifício tão recorrentemente usado de celebrar a vida</w:t>
      </w:r>
      <w:r>
        <w:rPr>
          <w:rFonts w:ascii="Times New Roman" w:eastAsia="Times New Roman" w:hAnsi="Times New Roman" w:cs="Times New Roman"/>
          <w:sz w:val="24"/>
          <w:szCs w:val="24"/>
          <w:vertAlign w:val="superscript"/>
        </w:rPr>
        <w:footnoteReference w:id="131"/>
      </w:r>
      <w:r>
        <w:rPr>
          <w:rFonts w:ascii="Times New Roman" w:eastAsia="Times New Roman" w:hAnsi="Times New Roman" w:cs="Times New Roman"/>
          <w:sz w:val="24"/>
          <w:szCs w:val="24"/>
        </w:rPr>
        <w:t xml:space="preserve"> – um </w:t>
      </w:r>
      <w:r>
        <w:rPr>
          <w:rFonts w:ascii="Times New Roman" w:eastAsia="Times New Roman" w:hAnsi="Times New Roman" w:cs="Times New Roman"/>
          <w:i/>
          <w:iCs/>
          <w:sz w:val="24"/>
          <w:szCs w:val="24"/>
        </w:rPr>
        <w:t>modus operandi</w:t>
      </w:r>
      <w:r>
        <w:rPr>
          <w:rFonts w:ascii="Times New Roman" w:eastAsia="Times New Roman" w:hAnsi="Times New Roman" w:cs="Times New Roman"/>
          <w:sz w:val="24"/>
          <w:szCs w:val="24"/>
        </w:rPr>
        <w:t xml:space="preserve"> judaico de ser e estar no mundo – está presente nos festejos ortodoxos e tradicionais, nas banalidades do cotidiano, n</w:t>
      </w:r>
      <w:ins w:id="901" w:author="Ana Cecília Agua de Melo" w:date="2026-05-03T19:16:00Z">
        <w:r w:rsidR="005512D2">
          <w:rPr>
            <w:rFonts w:ascii="Times New Roman" w:eastAsia="Times New Roman" w:hAnsi="Times New Roman" w:cs="Times New Roman"/>
            <w:sz w:val="24"/>
            <w:szCs w:val="24"/>
          </w:rPr>
          <w:t>a quebra</w:t>
        </w:r>
      </w:ins>
      <w:del w:id="902" w:author="Ana Cecília Agua de Melo" w:date="2026-05-03T19:16:00Z">
        <w:r w:rsidDel="005512D2">
          <w:rPr>
            <w:rFonts w:ascii="Times New Roman" w:eastAsia="Times New Roman" w:hAnsi="Times New Roman" w:cs="Times New Roman"/>
            <w:sz w:val="24"/>
            <w:szCs w:val="24"/>
          </w:rPr>
          <w:delText>o rompimento</w:delText>
        </w:r>
      </w:del>
      <w:r>
        <w:rPr>
          <w:rFonts w:ascii="Times New Roman" w:eastAsia="Times New Roman" w:hAnsi="Times New Roman" w:cs="Times New Roman"/>
          <w:sz w:val="24"/>
          <w:szCs w:val="24"/>
        </w:rPr>
        <w:t xml:space="preserve"> do copo de vidro ao selar um contrato matrimonial. Está firmado no sempre alto, e sempre belo, </w:t>
      </w:r>
      <w:proofErr w:type="spellStart"/>
      <w:r>
        <w:rPr>
          <w:rFonts w:ascii="Times New Roman" w:eastAsia="Times New Roman" w:hAnsi="Times New Roman" w:cs="Times New Roman"/>
          <w:i/>
          <w:iCs/>
          <w:sz w:val="24"/>
          <w:szCs w:val="24"/>
        </w:rPr>
        <w:t>Lechaim</w:t>
      </w:r>
      <w:proofErr w:type="spellEnd"/>
      <w:r>
        <w:rPr>
          <w:rFonts w:ascii="Times New Roman" w:eastAsia="Times New Roman" w:hAnsi="Times New Roman" w:cs="Times New Roman"/>
          <w:sz w:val="24"/>
          <w:szCs w:val="24"/>
          <w:vertAlign w:val="superscript"/>
        </w:rPr>
        <w:footnoteReference w:id="132"/>
      </w:r>
      <w:r>
        <w:rPr>
          <w:rFonts w:ascii="Times New Roman" w:eastAsia="Times New Roman" w:hAnsi="Times New Roman" w:cs="Times New Roman"/>
          <w:sz w:val="24"/>
          <w:szCs w:val="24"/>
        </w:rPr>
        <w:t xml:space="preserve">. Como também nas orações, nas bênçãos e nos cânticos entoados coletivamente – em comunhão – nas mais dispersas e variadas sinagogas e comunidades. O celebrar está nos ritos, na passagem de morte. São temporadas curtas, mas alegres, que se repetem anualmente, e que são guardadas e transmitidas pelos movimentos cíclicos e elipsoidais da continuidade de uma tradição, e de uma educação judaica, que garante constantes manutenções – que atravessa escalas, e é ao mesmo tempo transversal a elas – de vínculos pessoais de identidade, </w:t>
      </w:r>
      <w:del w:id="908" w:author="Ana Cecília Agua de Melo" w:date="2026-05-21T22:25:00Z">
        <w:r w:rsidDel="006340D6">
          <w:rPr>
            <w:rFonts w:ascii="Times New Roman" w:eastAsia="Times New Roman" w:hAnsi="Times New Roman" w:cs="Times New Roman"/>
            <w:sz w:val="24"/>
            <w:szCs w:val="24"/>
          </w:rPr>
          <w:delText xml:space="preserve">e </w:delText>
        </w:r>
      </w:del>
      <w:r>
        <w:rPr>
          <w:rFonts w:ascii="Times New Roman" w:eastAsia="Times New Roman" w:hAnsi="Times New Roman" w:cs="Times New Roman"/>
          <w:sz w:val="24"/>
          <w:szCs w:val="24"/>
        </w:rPr>
        <w:t>que</w:t>
      </w:r>
      <w:del w:id="909" w:author="Ana Cecília Agua de Melo" w:date="2026-05-21T22:25:00Z">
        <w:r w:rsidDel="006340D6">
          <w:rPr>
            <w:rFonts w:ascii="Times New Roman" w:eastAsia="Times New Roman" w:hAnsi="Times New Roman" w:cs="Times New Roman"/>
            <w:sz w:val="24"/>
            <w:szCs w:val="24"/>
          </w:rPr>
          <w:delText xml:space="preserve"> assim</w:delText>
        </w:r>
      </w:del>
      <w:r>
        <w:rPr>
          <w:rFonts w:ascii="Times New Roman" w:eastAsia="Times New Roman" w:hAnsi="Times New Roman" w:cs="Times New Roman"/>
          <w:sz w:val="24"/>
          <w:szCs w:val="24"/>
        </w:rPr>
        <w:t xml:space="preserve"> consolidam comunidades nos mais diversificados territórios</w:t>
      </w:r>
      <w:del w:id="910" w:author="Ana Cecília Agua de Melo" w:date="2026-05-21T22:25:00Z">
        <w:r w:rsidDel="006340D6">
          <w:rPr>
            <w:rFonts w:ascii="Times New Roman" w:eastAsia="Times New Roman" w:hAnsi="Times New Roman" w:cs="Times New Roman"/>
            <w:sz w:val="24"/>
            <w:szCs w:val="24"/>
          </w:rPr>
          <w:delText xml:space="preserve"> em que estes indivíduos se estabelecem</w:delText>
        </w:r>
      </w:del>
      <w:r>
        <w:rPr>
          <w:rFonts w:ascii="Times New Roman" w:eastAsia="Times New Roman" w:hAnsi="Times New Roman" w:cs="Times New Roman"/>
          <w:sz w:val="24"/>
          <w:szCs w:val="24"/>
        </w:rPr>
        <w:t xml:space="preserve">. </w:t>
      </w:r>
    </w:p>
    <w:p w14:paraId="00000098" w14:textId="0C788AAF" w:rsidR="00BE2BCC" w:rsidRDefault="00F630C1">
      <w:pPr>
        <w:spacing w:after="200" w:line="360" w:lineRule="auto"/>
        <w:jc w:val="both"/>
      </w:pPr>
      <w:r>
        <w:rPr>
          <w:rFonts w:ascii="Times New Roman" w:eastAsia="Times New Roman" w:hAnsi="Times New Roman" w:cs="Times New Roman"/>
          <w:sz w:val="24"/>
          <w:szCs w:val="24"/>
        </w:rPr>
        <w:tab/>
        <w:t xml:space="preserve">Dessa maneira, ao traçar este raciocínio, o </w:t>
      </w:r>
      <w:proofErr w:type="spellStart"/>
      <w:r>
        <w:rPr>
          <w:rFonts w:ascii="Times New Roman" w:eastAsia="Times New Roman" w:hAnsi="Times New Roman" w:cs="Times New Roman"/>
          <w:i/>
          <w:iCs/>
          <w:sz w:val="24"/>
          <w:szCs w:val="24"/>
        </w:rPr>
        <w:t>chidush</w:t>
      </w:r>
      <w:proofErr w:type="spellEnd"/>
      <w:r>
        <w:rPr>
          <w:rFonts w:ascii="Times New Roman" w:eastAsia="Times New Roman" w:hAnsi="Times New Roman" w:cs="Times New Roman"/>
          <w:sz w:val="24"/>
          <w:szCs w:val="24"/>
        </w:rPr>
        <w:t xml:space="preserve">, a continuidade textual, a lealdade intelectual, o senso de comunidade, de agregação, de coletivo, as leituras e os estudos bíblicos e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são preceitos que garantem vínculos identitários e comunitários entre as diversas gerações que transitam </w:t>
      </w:r>
      <w:ins w:id="911" w:author="Ana Cecília Agua de Melo" w:date="2026-05-03T19:23:00Z">
        <w:r w:rsidR="00BB0551">
          <w:rPr>
            <w:rFonts w:ascii="Times New Roman" w:eastAsia="Times New Roman" w:hAnsi="Times New Roman" w:cs="Times New Roman"/>
            <w:sz w:val="24"/>
            <w:szCs w:val="24"/>
          </w:rPr>
          <w:t>pel</w:t>
        </w:r>
      </w:ins>
      <w:r>
        <w:rPr>
          <w:rFonts w:ascii="Times New Roman" w:eastAsia="Times New Roman" w:hAnsi="Times New Roman" w:cs="Times New Roman"/>
          <w:sz w:val="24"/>
          <w:szCs w:val="24"/>
        </w:rPr>
        <w:t>o mesmo espaço-tempo dentro das comunidades. Assim, esses sujeitos – ao se debruçarem sobre os textos sagrados – transcendem as barreiras temporais e criam para si outros mundos – outros lugares</w:t>
      </w:r>
      <w:del w:id="912" w:author="Ana Cecília Agua de Melo" w:date="2026-05-19T18:14:00Z">
        <w:r w:rsidDel="001F089B">
          <w:rPr>
            <w:rFonts w:ascii="Times New Roman" w:eastAsia="Times New Roman" w:hAnsi="Times New Roman" w:cs="Times New Roman"/>
            <w:sz w:val="24"/>
            <w:szCs w:val="24"/>
          </w:rPr>
          <w:delText xml:space="preserve"> passíveis</w:delText>
        </w:r>
      </w:del>
      <w:r>
        <w:rPr>
          <w:rFonts w:ascii="Times New Roman" w:eastAsia="Times New Roman" w:hAnsi="Times New Roman" w:cs="Times New Roman"/>
          <w:sz w:val="24"/>
          <w:szCs w:val="24"/>
        </w:rPr>
        <w:t xml:space="preserve"> de diálogo e de estudos por meio das interpretações. </w:t>
      </w:r>
    </w:p>
    <w:p w14:paraId="00000099"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9A" w14:textId="6AAC7871" w:rsidR="00BE2BCC" w:rsidRDefault="00F630C1">
      <w:pPr>
        <w:spacing w:after="200" w:line="360" w:lineRule="auto"/>
        <w:jc w:val="both"/>
      </w:pPr>
      <w:r>
        <w:rPr>
          <w:rFonts w:ascii="Times New Roman" w:eastAsia="Times New Roman" w:hAnsi="Times New Roman" w:cs="Times New Roman"/>
          <w:i/>
          <w:iCs/>
          <w:sz w:val="24"/>
          <w:szCs w:val="24"/>
        </w:rPr>
        <w:lastRenderedPageBreak/>
        <w:t xml:space="preserve">“Conta o Baal </w:t>
      </w:r>
      <w:proofErr w:type="spellStart"/>
      <w:r>
        <w:rPr>
          <w:rFonts w:ascii="Times New Roman" w:eastAsia="Times New Roman" w:hAnsi="Times New Roman" w:cs="Times New Roman"/>
          <w:i/>
          <w:iCs/>
          <w:sz w:val="24"/>
          <w:szCs w:val="24"/>
        </w:rPr>
        <w:t>Schem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Tov</w:t>
      </w:r>
      <w:proofErr w:type="spellEnd"/>
      <w:r>
        <w:rPr>
          <w:rFonts w:ascii="Times New Roman" w:eastAsia="Times New Roman" w:hAnsi="Times New Roman" w:cs="Times New Roman"/>
          <w:i/>
          <w:iCs/>
          <w:sz w:val="24"/>
          <w:szCs w:val="24"/>
          <w:vertAlign w:val="superscript"/>
        </w:rPr>
        <w:footnoteReference w:id="133"/>
      </w:r>
      <w:r>
        <w:rPr>
          <w:rFonts w:ascii="Times New Roman" w:eastAsia="Times New Roman" w:hAnsi="Times New Roman" w:cs="Times New Roman"/>
          <w:i/>
          <w:iCs/>
          <w:sz w:val="24"/>
          <w:szCs w:val="24"/>
        </w:rPr>
        <w:t xml:space="preserve">. ‘Dizemos: o Deus de Abraão, o Deus de Isaac e o Deus de </w:t>
      </w:r>
      <w:proofErr w:type="spellStart"/>
      <w:r>
        <w:rPr>
          <w:rFonts w:ascii="Times New Roman" w:eastAsia="Times New Roman" w:hAnsi="Times New Roman" w:cs="Times New Roman"/>
          <w:i/>
          <w:iCs/>
          <w:sz w:val="24"/>
          <w:szCs w:val="24"/>
        </w:rPr>
        <w:t>Yaacov</w:t>
      </w:r>
      <w:proofErr w:type="spellEnd"/>
      <w:r>
        <w:rPr>
          <w:rFonts w:ascii="Times New Roman" w:eastAsia="Times New Roman" w:hAnsi="Times New Roman" w:cs="Times New Roman"/>
          <w:i/>
          <w:iCs/>
          <w:sz w:val="24"/>
          <w:szCs w:val="24"/>
        </w:rPr>
        <w:t xml:space="preserve">, e não o Deus de Abraão, Isaac e </w:t>
      </w:r>
      <w:proofErr w:type="spellStart"/>
      <w:r>
        <w:rPr>
          <w:rFonts w:ascii="Times New Roman" w:eastAsia="Times New Roman" w:hAnsi="Times New Roman" w:cs="Times New Roman"/>
          <w:i/>
          <w:iCs/>
          <w:sz w:val="24"/>
          <w:szCs w:val="24"/>
        </w:rPr>
        <w:t>Yaacov</w:t>
      </w:r>
      <w:proofErr w:type="spellEnd"/>
      <w:r>
        <w:rPr>
          <w:rFonts w:ascii="Times New Roman" w:eastAsia="Times New Roman" w:hAnsi="Times New Roman" w:cs="Times New Roman"/>
          <w:i/>
          <w:iCs/>
          <w:sz w:val="24"/>
          <w:szCs w:val="24"/>
        </w:rPr>
        <w:t xml:space="preserve">; pois Isaac e </w:t>
      </w:r>
      <w:proofErr w:type="spellStart"/>
      <w:r>
        <w:rPr>
          <w:rFonts w:ascii="Times New Roman" w:eastAsia="Times New Roman" w:hAnsi="Times New Roman" w:cs="Times New Roman"/>
          <w:i/>
          <w:iCs/>
          <w:sz w:val="24"/>
          <w:szCs w:val="24"/>
        </w:rPr>
        <w:t>Yaacov</w:t>
      </w:r>
      <w:proofErr w:type="spellEnd"/>
      <w:r>
        <w:rPr>
          <w:rFonts w:ascii="Times New Roman" w:eastAsia="Times New Roman" w:hAnsi="Times New Roman" w:cs="Times New Roman"/>
          <w:i/>
          <w:iCs/>
          <w:sz w:val="24"/>
          <w:szCs w:val="24"/>
        </w:rPr>
        <w:t xml:space="preserve"> não se apoiavam nos estudos e serviços de Abraão, mas eles mesmo</w:t>
      </w:r>
      <w:ins w:id="916" w:author="Ana Cecília Agua de Melo" w:date="2026-05-21T22:31:00Z">
        <w:r w:rsidR="00A07D70">
          <w:rPr>
            <w:rFonts w:ascii="Times New Roman" w:eastAsia="Times New Roman" w:hAnsi="Times New Roman" w:cs="Times New Roman"/>
            <w:i/>
            <w:iCs/>
            <w:sz w:val="24"/>
            <w:szCs w:val="24"/>
          </w:rPr>
          <w:t>s</w:t>
        </w:r>
      </w:ins>
      <w:r>
        <w:rPr>
          <w:rFonts w:ascii="Times New Roman" w:eastAsia="Times New Roman" w:hAnsi="Times New Roman" w:cs="Times New Roman"/>
          <w:i/>
          <w:iCs/>
          <w:sz w:val="24"/>
          <w:szCs w:val="24"/>
        </w:rPr>
        <w:t xml:space="preserve"> buscavam a unidade do Criador e o seu serviço”</w:t>
      </w:r>
      <w:r>
        <w:rPr>
          <w:rFonts w:ascii="Times New Roman" w:eastAsia="Times New Roman" w:hAnsi="Times New Roman" w:cs="Times New Roman"/>
          <w:sz w:val="24"/>
          <w:szCs w:val="24"/>
          <w:vertAlign w:val="superscript"/>
        </w:rPr>
        <w:footnoteReference w:id="134"/>
      </w:r>
      <w:r>
        <w:rPr>
          <w:rFonts w:ascii="Times New Roman" w:eastAsia="Times New Roman" w:hAnsi="Times New Roman" w:cs="Times New Roman"/>
          <w:sz w:val="24"/>
          <w:szCs w:val="24"/>
        </w:rPr>
        <w:t>.</w:t>
      </w:r>
    </w:p>
    <w:p w14:paraId="0000009B" w14:textId="75957531" w:rsidR="00BE2BCC" w:rsidRDefault="00F630C1">
      <w:pPr>
        <w:spacing w:after="200" w:line="360" w:lineRule="auto"/>
        <w:jc w:val="both"/>
      </w:pPr>
      <w:r>
        <w:rPr>
          <w:rFonts w:ascii="Times New Roman" w:eastAsia="Times New Roman" w:hAnsi="Times New Roman" w:cs="Times New Roman"/>
          <w:sz w:val="24"/>
          <w:szCs w:val="24"/>
        </w:rPr>
        <w:tab/>
        <w:t xml:space="preserve">A filosofia judaica parte do pressuposto </w:t>
      </w:r>
      <w:ins w:id="919" w:author="Ana Cecília Agua de Melo" w:date="2026-05-03T19:24:00Z">
        <w:r w:rsidR="00BB0551">
          <w:rPr>
            <w:rFonts w:ascii="Times New Roman" w:eastAsia="Times New Roman" w:hAnsi="Times New Roman" w:cs="Times New Roman"/>
            <w:sz w:val="24"/>
            <w:szCs w:val="24"/>
          </w:rPr>
          <w:t xml:space="preserve">de </w:t>
        </w:r>
      </w:ins>
      <w:r>
        <w:rPr>
          <w:rFonts w:ascii="Times New Roman" w:eastAsia="Times New Roman" w:hAnsi="Times New Roman" w:cs="Times New Roman"/>
          <w:sz w:val="24"/>
          <w:szCs w:val="24"/>
        </w:rPr>
        <w:t>que</w:t>
      </w:r>
      <w:ins w:id="920" w:author="Ana Cecília Agua de Melo" w:date="2026-05-21T22:33:00Z">
        <w:r w:rsidR="00A07D70">
          <w:rPr>
            <w:rFonts w:ascii="Times New Roman" w:eastAsia="Times New Roman" w:hAnsi="Times New Roman" w:cs="Times New Roman"/>
            <w:sz w:val="24"/>
            <w:szCs w:val="24"/>
          </w:rPr>
          <w:t>,</w:t>
        </w:r>
      </w:ins>
      <w:del w:id="921" w:author="Ana Cecília Agua de Melo" w:date="2026-05-21T22:32:00Z">
        <w:r w:rsidDel="00A07D7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dentro de uma sala de aula ou dentro de uma mesma família,</w:t>
      </w:r>
      <w:del w:id="922" w:author="Ana Cecília Agua de Melo" w:date="2026-05-21T22:33:00Z">
        <w:r w:rsidDel="00A07D70">
          <w:rPr>
            <w:rFonts w:ascii="Times New Roman" w:eastAsia="Times New Roman" w:hAnsi="Times New Roman" w:cs="Times New Roman"/>
            <w:sz w:val="24"/>
            <w:szCs w:val="24"/>
          </w:rPr>
          <w:delText xml:space="preserve"> como o caso acima mencionado –</w:delText>
        </w:r>
      </w:del>
      <w:r>
        <w:rPr>
          <w:rFonts w:ascii="Times New Roman" w:eastAsia="Times New Roman" w:hAnsi="Times New Roman" w:cs="Times New Roman"/>
          <w:sz w:val="24"/>
          <w:szCs w:val="24"/>
        </w:rPr>
        <w:t xml:space="preserve"> todos os indivíduos – sejam eles estudiosos, historiadores, </w:t>
      </w:r>
      <w:proofErr w:type="spellStart"/>
      <w:r>
        <w:rPr>
          <w:rFonts w:ascii="Times New Roman" w:eastAsia="Times New Roman" w:hAnsi="Times New Roman" w:cs="Times New Roman"/>
          <w:i/>
          <w:iCs/>
          <w:sz w:val="24"/>
          <w:szCs w:val="24"/>
        </w:rPr>
        <w:t>tzadikim</w:t>
      </w:r>
      <w:proofErr w:type="spellEnd"/>
      <w:r>
        <w:rPr>
          <w:rFonts w:ascii="Times New Roman" w:eastAsia="Times New Roman" w:hAnsi="Times New Roman" w:cs="Times New Roman"/>
          <w:sz w:val="24"/>
          <w:szCs w:val="24"/>
          <w:vertAlign w:val="superscript"/>
        </w:rPr>
        <w:footnoteReference w:id="135"/>
      </w:r>
      <w:r>
        <w:rPr>
          <w:rFonts w:ascii="Times New Roman" w:eastAsia="Times New Roman" w:hAnsi="Times New Roman" w:cs="Times New Roman"/>
          <w:sz w:val="24"/>
          <w:szCs w:val="24"/>
        </w:rPr>
        <w:t>, alunos/alunas e mestres – são postos em debate e convidados a trazer um novo contexto, novas interpretações e ideias sobre os textos sagrados</w:t>
      </w:r>
      <w:r>
        <w:rPr>
          <w:rFonts w:ascii="Times New Roman" w:eastAsia="Times New Roman" w:hAnsi="Times New Roman" w:cs="Times New Roman"/>
          <w:sz w:val="24"/>
          <w:szCs w:val="24"/>
          <w:vertAlign w:val="superscript"/>
        </w:rPr>
        <w:footnoteReference w:id="136"/>
      </w:r>
      <w:r>
        <w:rPr>
          <w:rFonts w:ascii="Times New Roman" w:eastAsia="Times New Roman" w:hAnsi="Times New Roman" w:cs="Times New Roman"/>
          <w:sz w:val="24"/>
          <w:szCs w:val="24"/>
        </w:rPr>
        <w:t>. Ao colocar estes diversos indivíduos em um mesmo espaço – seja ele físico, como uma sala de aula</w:t>
      </w:r>
      <w:ins w:id="925" w:author="Ana Cecília Agua de Melo" w:date="2026-05-03T19:24:00Z">
        <w:r w:rsidR="00BB0551">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ou temporal, que transcende a linha cronológica – a noção temporal-espacial judaica se vincula diretamente às argumentações e constatações dos documentos e das palavras ali escritas. </w:t>
      </w:r>
    </w:p>
    <w:p w14:paraId="0000009C" w14:textId="75EE8310" w:rsidR="00BE2BCC" w:rsidRDefault="00F630C1">
      <w:pPr>
        <w:spacing w:after="200" w:line="360" w:lineRule="auto"/>
        <w:jc w:val="both"/>
      </w:pPr>
      <w:r>
        <w:rPr>
          <w:rFonts w:ascii="Times New Roman" w:eastAsia="Times New Roman" w:hAnsi="Times New Roman" w:cs="Times New Roman"/>
          <w:sz w:val="24"/>
          <w:szCs w:val="24"/>
        </w:rPr>
        <w:tab/>
        <w:t xml:space="preserve">Nesta lógica, para além de espaços-tempos retilíneos, cronológicos e progressivos, a noção judaica de </w:t>
      </w:r>
      <w:del w:id="926" w:author="Ana Cecília Agua de Melo" w:date="2026-05-03T19:25:00Z">
        <w:r w:rsidDel="00BB0551">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espaço-tempo está relacionada diretamente aos textos – e aos livros – e às suas perenidades de interpretações. São </w:t>
      </w:r>
      <w:proofErr w:type="gramStart"/>
      <w:r>
        <w:rPr>
          <w:rFonts w:ascii="Times New Roman" w:eastAsia="Times New Roman" w:hAnsi="Times New Roman" w:cs="Times New Roman"/>
          <w:sz w:val="24"/>
          <w:szCs w:val="24"/>
        </w:rPr>
        <w:t>convocad</w:t>
      </w:r>
      <w:ins w:id="927" w:author="Ana Cecília Agua de Melo" w:date="2026-05-03T19:28:00Z">
        <w:r w:rsidR="00BB0551">
          <w:rPr>
            <w:rFonts w:ascii="Times New Roman" w:eastAsia="Times New Roman" w:hAnsi="Times New Roman" w:cs="Times New Roman"/>
            <w:sz w:val="24"/>
            <w:szCs w:val="24"/>
          </w:rPr>
          <w:t>a</w:t>
        </w:r>
      </w:ins>
      <w:proofErr w:type="gramEnd"/>
      <w:del w:id="928" w:author="Ana Cecília Agua de Melo" w:date="2026-05-03T19:28:00Z">
        <w:r w:rsidDel="00BB0551">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s a uma sala de estudos – o </w:t>
      </w:r>
      <w:proofErr w:type="spellStart"/>
      <w:r>
        <w:rPr>
          <w:rFonts w:ascii="Times New Roman" w:eastAsia="Times New Roman" w:hAnsi="Times New Roman" w:cs="Times New Roman"/>
          <w:i/>
          <w:iCs/>
          <w:sz w:val="24"/>
          <w:szCs w:val="24"/>
        </w:rPr>
        <w:t>cheder</w:t>
      </w:r>
      <w:proofErr w:type="spellEnd"/>
      <w:r>
        <w:rPr>
          <w:rFonts w:ascii="Times New Roman" w:eastAsia="Times New Roman" w:hAnsi="Times New Roman" w:cs="Times New Roman"/>
          <w:sz w:val="24"/>
          <w:szCs w:val="24"/>
          <w:vertAlign w:val="superscript"/>
        </w:rPr>
        <w:footnoteReference w:id="137"/>
      </w:r>
      <w:r>
        <w:rPr>
          <w:rFonts w:ascii="Times New Roman" w:eastAsia="Times New Roman" w:hAnsi="Times New Roman" w:cs="Times New Roman"/>
          <w:sz w:val="24"/>
          <w:szCs w:val="24"/>
        </w:rPr>
        <w:t>– e ali</w:t>
      </w:r>
      <w:ins w:id="931" w:author="Ana Cecília Agua de Melo" w:date="2026-05-03T19:28:00Z">
        <w:r w:rsidR="00BB0551">
          <w:rPr>
            <w:rFonts w:ascii="Times New Roman" w:eastAsia="Times New Roman" w:hAnsi="Times New Roman" w:cs="Times New Roman"/>
            <w:sz w:val="24"/>
            <w:szCs w:val="24"/>
          </w:rPr>
          <w:t xml:space="preserve"> iniciam um</w:t>
        </w:r>
      </w:ins>
      <w:del w:id="932" w:author="Ana Cecília Agua de Melo" w:date="2026-05-03T19:28:00Z">
        <w:r w:rsidDel="00BB0551">
          <w:rPr>
            <w:rFonts w:ascii="Times New Roman" w:eastAsia="Times New Roman" w:hAnsi="Times New Roman" w:cs="Times New Roman"/>
            <w:sz w:val="24"/>
            <w:szCs w:val="24"/>
          </w:rPr>
          <w:delText xml:space="preserve"> postos em</w:delText>
        </w:r>
      </w:del>
      <w:r>
        <w:rPr>
          <w:rFonts w:ascii="Times New Roman" w:eastAsia="Times New Roman" w:hAnsi="Times New Roman" w:cs="Times New Roman"/>
          <w:sz w:val="24"/>
          <w:szCs w:val="24"/>
        </w:rPr>
        <w:t xml:space="preserve"> debate</w:t>
      </w:r>
      <w:del w:id="933" w:author="Ana Cecília Agua de Melo" w:date="2026-05-19T18:19:00Z">
        <w:r w:rsidDel="001F089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as mais diversas gerações de estudiosos e intérpretes dessa tradição. Moisés é lido ao lado de Rabi </w:t>
      </w:r>
      <w:proofErr w:type="spellStart"/>
      <w:r>
        <w:rPr>
          <w:rFonts w:ascii="Times New Roman" w:eastAsia="Times New Roman" w:hAnsi="Times New Roman" w:cs="Times New Roman"/>
          <w:sz w:val="24"/>
          <w:szCs w:val="24"/>
        </w:rPr>
        <w:t>Akiva</w:t>
      </w:r>
      <w:proofErr w:type="spellEnd"/>
      <w:r>
        <w:rPr>
          <w:rFonts w:ascii="Times New Roman" w:eastAsia="Times New Roman" w:hAnsi="Times New Roman" w:cs="Times New Roman"/>
          <w:sz w:val="24"/>
          <w:szCs w:val="24"/>
        </w:rPr>
        <w:t xml:space="preserve">, assim como Baal </w:t>
      </w:r>
      <w:proofErr w:type="spellStart"/>
      <w:r>
        <w:rPr>
          <w:rFonts w:ascii="Times New Roman" w:eastAsia="Times New Roman" w:hAnsi="Times New Roman" w:cs="Times New Roman"/>
          <w:sz w:val="24"/>
          <w:szCs w:val="24"/>
        </w:rPr>
        <w:t>Schem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Tov</w:t>
      </w:r>
      <w:proofErr w:type="spellEnd"/>
      <w:r>
        <w:rPr>
          <w:rFonts w:ascii="Times New Roman" w:eastAsia="Times New Roman" w:hAnsi="Times New Roman" w:cs="Times New Roman"/>
          <w:sz w:val="24"/>
          <w:szCs w:val="24"/>
        </w:rPr>
        <w:t xml:space="preserve"> ao lado de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rPr>
        <w:t xml:space="preserve"> – a hierarquia temporal é suspensa e as noções são passíveis de interpretação e de adaptação. E finalmente o aluno é posto ao lado do mestre e vice-versa, até que ele próprio se torne o mestre.</w:t>
      </w:r>
    </w:p>
    <w:p w14:paraId="0000009D" w14:textId="1F843F28" w:rsidR="00BE2BCC" w:rsidRDefault="00F630C1">
      <w:pPr>
        <w:spacing w:after="200" w:line="360" w:lineRule="auto"/>
        <w:jc w:val="both"/>
      </w:pPr>
      <w:r>
        <w:rPr>
          <w:rFonts w:ascii="Times New Roman" w:eastAsia="Times New Roman" w:hAnsi="Times New Roman" w:cs="Times New Roman"/>
          <w:sz w:val="24"/>
          <w:szCs w:val="24"/>
        </w:rPr>
        <w:tab/>
        <w:t xml:space="preserve">É a partir do preceito de que – na tradição judaica – qualquer indivíduo é convidado a fazer um </w:t>
      </w:r>
      <w:proofErr w:type="spellStart"/>
      <w:r>
        <w:rPr>
          <w:rFonts w:ascii="Times New Roman" w:eastAsia="Times New Roman" w:hAnsi="Times New Roman" w:cs="Times New Roman"/>
          <w:i/>
          <w:iCs/>
          <w:sz w:val="24"/>
          <w:szCs w:val="24"/>
        </w:rPr>
        <w:t>chidush</w:t>
      </w:r>
      <w:proofErr w:type="spellEnd"/>
      <w:ins w:id="934" w:author="Ana Cecília Agua de Melo" w:date="2026-05-19T18:22:00Z">
        <w:r w:rsidR="001F089B">
          <w:rPr>
            <w:rFonts w:ascii="Times New Roman" w:eastAsia="Times New Roman" w:hAnsi="Times New Roman" w:cs="Times New Roman"/>
            <w:sz w:val="24"/>
            <w:szCs w:val="24"/>
          </w:rPr>
          <w:t xml:space="preserve"> que se constrói o</w:t>
        </w:r>
      </w:ins>
      <w:del w:id="935" w:author="Ana Cecília Agua de Melo" w:date="2026-05-19T18:22:00Z">
        <w:r w:rsidDel="001F089B">
          <w:rPr>
            <w:rFonts w:ascii="Times New Roman" w:eastAsia="Times New Roman" w:hAnsi="Times New Roman" w:cs="Times New Roman"/>
            <w:sz w:val="24"/>
            <w:szCs w:val="24"/>
          </w:rPr>
          <w:delText>, que pretende-se construir um</w:delText>
        </w:r>
      </w:del>
      <w:r>
        <w:rPr>
          <w:rFonts w:ascii="Times New Roman" w:eastAsia="Times New Roman" w:hAnsi="Times New Roman" w:cs="Times New Roman"/>
          <w:sz w:val="24"/>
          <w:szCs w:val="24"/>
        </w:rPr>
        <w:t xml:space="preserve"> entendimento de que, na falta de lugares santos – </w:t>
      </w:r>
      <w:r>
        <w:rPr>
          <w:rFonts w:ascii="Times New Roman" w:eastAsia="Times New Roman" w:hAnsi="Times New Roman" w:cs="Times New Roman"/>
          <w:sz w:val="24"/>
          <w:szCs w:val="24"/>
        </w:rPr>
        <w:lastRenderedPageBreak/>
        <w:t xml:space="preserve">especificamente físicos e ao mesmo tempo judaicos –, </w:t>
      </w:r>
      <w:ins w:id="936" w:author="Ana Cecília Agua de Melo" w:date="2026-05-19T18:22:00Z">
        <w:r w:rsidR="001F089B">
          <w:rPr>
            <w:rFonts w:ascii="Times New Roman" w:eastAsia="Times New Roman" w:hAnsi="Times New Roman" w:cs="Times New Roman"/>
            <w:sz w:val="24"/>
            <w:szCs w:val="24"/>
          </w:rPr>
          <w:t>existem</w:t>
        </w:r>
      </w:ins>
      <w:del w:id="937" w:author="Ana Cecília Agua de Melo" w:date="2026-05-19T18:22:00Z">
        <w:r w:rsidDel="001F089B">
          <w:rPr>
            <w:rFonts w:ascii="Times New Roman" w:eastAsia="Times New Roman" w:hAnsi="Times New Roman" w:cs="Times New Roman"/>
            <w:sz w:val="24"/>
            <w:szCs w:val="24"/>
          </w:rPr>
          <w:delText>dentro da tradição judaica há a existência de</w:delText>
        </w:r>
      </w:del>
      <w:r>
        <w:rPr>
          <w:rFonts w:ascii="Times New Roman" w:eastAsia="Times New Roman" w:hAnsi="Times New Roman" w:cs="Times New Roman"/>
          <w:sz w:val="24"/>
          <w:szCs w:val="24"/>
        </w:rPr>
        <w:t xml:space="preserve"> milhares de tempos santos</w:t>
      </w:r>
      <w:ins w:id="938" w:author="Ana Cecília Agua de Melo" w:date="2026-05-03T19:29:00Z">
        <w:r w:rsidR="00BB0551">
          <w:rPr>
            <w:rFonts w:ascii="Times New Roman" w:eastAsia="Times New Roman" w:hAnsi="Times New Roman" w:cs="Times New Roman"/>
            <w:sz w:val="24"/>
            <w:szCs w:val="24"/>
          </w:rPr>
          <w:t>. C</w:t>
        </w:r>
      </w:ins>
      <w:del w:id="939" w:author="Ana Cecília Agua de Melo" w:date="2026-05-03T19:29:00Z">
        <w:r w:rsidDel="00BB0551">
          <w:rPr>
            <w:rFonts w:ascii="Times New Roman" w:eastAsia="Times New Roman" w:hAnsi="Times New Roman" w:cs="Times New Roman"/>
            <w:sz w:val="24"/>
            <w:szCs w:val="24"/>
          </w:rPr>
          <w:delText>; bem c</w:delText>
        </w:r>
      </w:del>
      <w:r>
        <w:rPr>
          <w:rFonts w:ascii="Times New Roman" w:eastAsia="Times New Roman" w:hAnsi="Times New Roman" w:cs="Times New Roman"/>
          <w:sz w:val="24"/>
          <w:szCs w:val="24"/>
        </w:rPr>
        <w:t xml:space="preserve">omo já dizia o rabino americano Abraham </w:t>
      </w:r>
      <w:proofErr w:type="spellStart"/>
      <w:r>
        <w:rPr>
          <w:rFonts w:ascii="Times New Roman" w:eastAsia="Times New Roman" w:hAnsi="Times New Roman" w:cs="Times New Roman"/>
          <w:sz w:val="24"/>
          <w:szCs w:val="24"/>
        </w:rPr>
        <w:t>Hessel</w:t>
      </w:r>
      <w:proofErr w:type="spellEnd"/>
      <w:ins w:id="940" w:author="Ana Cecília Agua de Melo" w:date="2026-05-19T18:22:00Z">
        <w:r w:rsidR="001F089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judaísmo</w:t>
      </w:r>
      <w:proofErr w:type="gramEnd"/>
      <w:r>
        <w:rPr>
          <w:rFonts w:ascii="Times New Roman" w:eastAsia="Times New Roman" w:hAnsi="Times New Roman" w:cs="Times New Roman"/>
          <w:i/>
          <w:iCs/>
          <w:sz w:val="24"/>
          <w:szCs w:val="24"/>
        </w:rPr>
        <w:t xml:space="preserve"> constrói catedrais no tempo”</w:t>
      </w:r>
      <w:r>
        <w:rPr>
          <w:rFonts w:ascii="Times New Roman" w:eastAsia="Times New Roman" w:hAnsi="Times New Roman" w:cs="Times New Roman"/>
          <w:sz w:val="24"/>
          <w:szCs w:val="24"/>
        </w:rPr>
        <w:t xml:space="preserve">. </w:t>
      </w:r>
      <w:ins w:id="941" w:author="Ana Cecília Agua de Melo" w:date="2026-05-19T18:23:00Z">
        <w:r w:rsidR="001F089B">
          <w:rPr>
            <w:rFonts w:ascii="Times New Roman" w:eastAsia="Times New Roman" w:hAnsi="Times New Roman" w:cs="Times New Roman"/>
            <w:sz w:val="24"/>
            <w:szCs w:val="24"/>
          </w:rPr>
          <w:t>O</w:t>
        </w:r>
      </w:ins>
      <w:del w:id="942" w:author="Ana Cecília Agua de Melo" w:date="2026-05-19T18:23:00Z">
        <w:r w:rsidDel="001F089B">
          <w:rPr>
            <w:rFonts w:ascii="Times New Roman" w:eastAsia="Times New Roman" w:hAnsi="Times New Roman" w:cs="Times New Roman"/>
            <w:sz w:val="24"/>
            <w:szCs w:val="24"/>
          </w:rPr>
          <w:delText>Estes, por sua vez, estão atrelados a um</w:delText>
        </w:r>
      </w:del>
      <w:r>
        <w:rPr>
          <w:rFonts w:ascii="Times New Roman" w:eastAsia="Times New Roman" w:hAnsi="Times New Roman" w:cs="Times New Roman"/>
          <w:sz w:val="24"/>
          <w:szCs w:val="24"/>
        </w:rPr>
        <w:t xml:space="preserve"> conceito de “lugar santo” – </w:t>
      </w:r>
      <w:del w:id="943" w:author="Ana Cecília Agua de Melo" w:date="2026-05-03T19:29:00Z">
        <w:r w:rsidDel="00BB0551">
          <w:rPr>
            <w:rFonts w:ascii="Times New Roman" w:eastAsia="Times New Roman" w:hAnsi="Times New Roman" w:cs="Times New Roman"/>
            <w:sz w:val="24"/>
            <w:szCs w:val="24"/>
          </w:rPr>
          <w:delText xml:space="preserve">seja ele </w:delText>
        </w:r>
      </w:del>
      <w:r>
        <w:rPr>
          <w:rFonts w:ascii="Times New Roman" w:eastAsia="Times New Roman" w:hAnsi="Times New Roman" w:cs="Times New Roman"/>
          <w:sz w:val="24"/>
          <w:szCs w:val="24"/>
        </w:rPr>
        <w:t xml:space="preserve">tangível e intangível – </w:t>
      </w:r>
      <w:del w:id="944" w:author="Ana Cecília Agua de Melo" w:date="2026-05-19T18:23:00Z">
        <w:r w:rsidDel="001F089B">
          <w:rPr>
            <w:rFonts w:ascii="Times New Roman" w:eastAsia="Times New Roman" w:hAnsi="Times New Roman" w:cs="Times New Roman"/>
            <w:sz w:val="24"/>
            <w:szCs w:val="24"/>
          </w:rPr>
          <w:delText xml:space="preserve">que </w:delText>
        </w:r>
      </w:del>
      <w:r>
        <w:rPr>
          <w:rFonts w:ascii="Times New Roman" w:eastAsia="Times New Roman" w:hAnsi="Times New Roman" w:cs="Times New Roman"/>
          <w:sz w:val="24"/>
          <w:szCs w:val="24"/>
        </w:rPr>
        <w:t xml:space="preserve">foge de arquiteturas estáveis e intransportáveis. </w:t>
      </w:r>
    </w:p>
    <w:p w14:paraId="0000009E" w14:textId="77777777" w:rsidR="00BE2BCC" w:rsidRDefault="00F630C1">
      <w:pPr>
        <w:spacing w:after="200" w:line="360" w:lineRule="auto"/>
        <w:jc w:val="both"/>
      </w:pPr>
      <w:r>
        <w:rPr>
          <w:rFonts w:ascii="Times New Roman" w:eastAsia="Times New Roman" w:hAnsi="Times New Roman" w:cs="Times New Roman"/>
          <w:sz w:val="24"/>
          <w:szCs w:val="24"/>
        </w:rPr>
        <w:tab/>
        <w:t>Os lugares santos judaicos são os símbolos, os signos, os objetos rituais, litúrgicos e religiosos que sacralizam e santificam um território-corpo – em suas mais variadas escalas – e delimitam uma silhueta de pertencimento, mesmo que temporária. Por fim, estes lugares santos são artifícios utilizados em momentos de culto religioso e de reza, e vinculados a uma experiência e a uma existência de tempos religiosos, tais quais as rezas diárias e os festejos semanais e anuais.</w:t>
      </w:r>
    </w:p>
    <w:p w14:paraId="0000009F" w14:textId="0BDCFAF5"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Derrida, um egípcio – o problema da pirâmide judia</w:t>
      </w:r>
      <w:r>
        <w:rPr>
          <w:rFonts w:ascii="Times New Roman" w:eastAsia="Times New Roman" w:hAnsi="Times New Roman" w:cs="Times New Roman"/>
          <w:sz w:val="24"/>
          <w:szCs w:val="24"/>
        </w:rPr>
        <w:t xml:space="preserve">, o filósofo alemão Peter </w:t>
      </w:r>
      <w:proofErr w:type="spellStart"/>
      <w:r>
        <w:rPr>
          <w:rFonts w:ascii="Times New Roman" w:eastAsia="Times New Roman" w:hAnsi="Times New Roman" w:cs="Times New Roman"/>
          <w:sz w:val="24"/>
          <w:szCs w:val="24"/>
        </w:rPr>
        <w:t>Sloterdijk</w:t>
      </w:r>
      <w:proofErr w:type="spellEnd"/>
      <w:r>
        <w:rPr>
          <w:rFonts w:ascii="Times New Roman" w:eastAsia="Times New Roman" w:hAnsi="Times New Roman" w:cs="Times New Roman"/>
          <w:sz w:val="24"/>
          <w:szCs w:val="24"/>
        </w:rPr>
        <w:t>, a partir da narrativa bíblica, discorre a respeito da influência de uma política egípcia na construção de uma identidade, de uma religiosidade e de uma espiritualidade propriamente judaica</w:t>
      </w:r>
      <w:ins w:id="945" w:author="Ana Cecília Agua de Melo" w:date="2026-05-03T19:29:00Z">
        <w:r w:rsidR="00BB0551">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Não à toa são os egípcios escolhidos como precursores dessa suposta identidade por meio da aglomeração, da segregação e da exclusão. </w:t>
      </w:r>
      <w:ins w:id="946" w:author="Ana Cecília Agua de Melo" w:date="2026-05-03T19:30:00Z">
        <w:r w:rsidR="00BB0551">
          <w:rPr>
            <w:rFonts w:ascii="Times New Roman" w:eastAsia="Times New Roman" w:hAnsi="Times New Roman" w:cs="Times New Roman"/>
            <w:sz w:val="24"/>
            <w:szCs w:val="24"/>
          </w:rPr>
          <w:t>P</w:t>
        </w:r>
      </w:ins>
      <w:del w:id="947" w:author="Ana Cecília Agua de Melo" w:date="2026-05-03T19:30:00Z">
        <w:r w:rsidDel="00BB0551">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 para que judeus e judias pudessem ser considerado</w:t>
      </w:r>
      <w:ins w:id="948" w:author="Ana Cecília Agua de Melo" w:date="2026-05-03T19:30:00Z">
        <w:r w:rsidR="00BB0551">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um povo – e isso se dá por meio do recebimento das Tábuas da Lei –, este conglomerado de pessoas escravizadas – filhos dos patriarcas Abraão, Isaac e </w:t>
      </w:r>
      <w:proofErr w:type="spellStart"/>
      <w:r>
        <w:rPr>
          <w:rFonts w:ascii="Times New Roman" w:eastAsia="Times New Roman" w:hAnsi="Times New Roman" w:cs="Times New Roman"/>
          <w:sz w:val="24"/>
          <w:szCs w:val="24"/>
        </w:rPr>
        <w:t>Yaacov</w:t>
      </w:r>
      <w:proofErr w:type="spellEnd"/>
      <w:r>
        <w:rPr>
          <w:rFonts w:ascii="Times New Roman" w:eastAsia="Times New Roman" w:hAnsi="Times New Roman" w:cs="Times New Roman"/>
          <w:sz w:val="24"/>
          <w:szCs w:val="24"/>
        </w:rPr>
        <w:t xml:space="preserve"> e das matriarcas Sarah, </w:t>
      </w:r>
      <w:proofErr w:type="spellStart"/>
      <w:r>
        <w:rPr>
          <w:rFonts w:ascii="Times New Roman" w:eastAsia="Times New Roman" w:hAnsi="Times New Roman" w:cs="Times New Roman"/>
          <w:sz w:val="24"/>
          <w:szCs w:val="24"/>
        </w:rPr>
        <w:t>Rivka</w:t>
      </w:r>
      <w:proofErr w:type="spellEnd"/>
      <w:r>
        <w:rPr>
          <w:rFonts w:ascii="Times New Roman" w:eastAsia="Times New Roman" w:hAnsi="Times New Roman" w:cs="Times New Roman"/>
          <w:sz w:val="24"/>
          <w:szCs w:val="24"/>
        </w:rPr>
        <w:t xml:space="preserve">, Rachel e </w:t>
      </w:r>
      <w:proofErr w:type="spellStart"/>
      <w:r>
        <w:rPr>
          <w:rFonts w:ascii="Times New Roman" w:eastAsia="Times New Roman" w:hAnsi="Times New Roman" w:cs="Times New Roman"/>
          <w:sz w:val="24"/>
          <w:szCs w:val="24"/>
        </w:rPr>
        <w:t>Leah</w:t>
      </w:r>
      <w:proofErr w:type="spellEnd"/>
      <w:r>
        <w:rPr>
          <w:rFonts w:ascii="Times New Roman" w:eastAsia="Times New Roman" w:hAnsi="Times New Roman" w:cs="Times New Roman"/>
          <w:sz w:val="24"/>
          <w:szCs w:val="24"/>
        </w:rPr>
        <w:t xml:space="preserve"> – </w:t>
      </w:r>
      <w:ins w:id="949" w:author="Ana Cecília Agua de Melo" w:date="2026-05-03T19:30:00Z">
        <w:r w:rsidR="00BB0551">
          <w:rPr>
            <w:rFonts w:ascii="Times New Roman" w:eastAsia="Times New Roman" w:hAnsi="Times New Roman" w:cs="Times New Roman"/>
            <w:sz w:val="24"/>
            <w:szCs w:val="24"/>
          </w:rPr>
          <w:t>foi</w:t>
        </w:r>
      </w:ins>
      <w:del w:id="950" w:author="Ana Cecília Agua de Melo" w:date="2026-05-03T19:30:00Z">
        <w:r w:rsidDel="00BB0551">
          <w:rPr>
            <w:rFonts w:ascii="Times New Roman" w:eastAsia="Times New Roman" w:hAnsi="Times New Roman" w:cs="Times New Roman"/>
            <w:sz w:val="24"/>
            <w:szCs w:val="24"/>
          </w:rPr>
          <w:delText>são</w:delText>
        </w:r>
      </w:del>
      <w:r>
        <w:rPr>
          <w:rFonts w:ascii="Times New Roman" w:eastAsia="Times New Roman" w:hAnsi="Times New Roman" w:cs="Times New Roman"/>
          <w:sz w:val="24"/>
          <w:szCs w:val="24"/>
        </w:rPr>
        <w:t xml:space="preserve"> posto</w:t>
      </w:r>
      <w:del w:id="951" w:author="Ana Cecília Agua de Melo" w:date="2026-05-03T19:30:00Z">
        <w:r w:rsidDel="00BB0551">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em liberdade por Moisés, vague</w:t>
      </w:r>
      <w:ins w:id="952" w:author="Ana Cecília Agua de Melo" w:date="2026-05-03T19:30:00Z">
        <w:r w:rsidR="00BB0551">
          <w:rPr>
            <w:rFonts w:ascii="Times New Roman" w:eastAsia="Times New Roman" w:hAnsi="Times New Roman" w:cs="Times New Roman"/>
            <w:sz w:val="24"/>
            <w:szCs w:val="24"/>
          </w:rPr>
          <w:t>ou</w:t>
        </w:r>
      </w:ins>
      <w:del w:id="953" w:author="Ana Cecília Agua de Melo" w:date="2026-05-03T19:30:00Z">
        <w:r w:rsidDel="00BB0551">
          <w:rPr>
            <w:rFonts w:ascii="Times New Roman" w:eastAsia="Times New Roman" w:hAnsi="Times New Roman" w:cs="Times New Roman"/>
            <w:sz w:val="24"/>
            <w:szCs w:val="24"/>
          </w:rPr>
          <w:delText>iam</w:delText>
        </w:r>
      </w:del>
      <w:r>
        <w:rPr>
          <w:rFonts w:ascii="Times New Roman" w:eastAsia="Times New Roman" w:hAnsi="Times New Roman" w:cs="Times New Roman"/>
          <w:sz w:val="24"/>
          <w:szCs w:val="24"/>
        </w:rPr>
        <w:t xml:space="preserve"> por quarenta anos </w:t>
      </w:r>
      <w:ins w:id="954" w:author="Ana Cecília Agua de Melo" w:date="2026-05-03T19:30:00Z">
        <w:r w:rsidR="00BB0551">
          <w:rPr>
            <w:rFonts w:ascii="Times New Roman" w:eastAsia="Times New Roman" w:hAnsi="Times New Roman" w:cs="Times New Roman"/>
            <w:sz w:val="24"/>
            <w:szCs w:val="24"/>
          </w:rPr>
          <w:t>n</w:t>
        </w:r>
      </w:ins>
      <w:r>
        <w:rPr>
          <w:rFonts w:ascii="Times New Roman" w:eastAsia="Times New Roman" w:hAnsi="Times New Roman" w:cs="Times New Roman"/>
          <w:sz w:val="24"/>
          <w:szCs w:val="24"/>
        </w:rPr>
        <w:t xml:space="preserve">o deserto do </w:t>
      </w:r>
      <w:r>
        <w:rPr>
          <w:rFonts w:ascii="Times New Roman" w:eastAsia="Times New Roman" w:hAnsi="Times New Roman" w:cs="Times New Roman"/>
          <w:i/>
          <w:iCs/>
          <w:sz w:val="24"/>
          <w:szCs w:val="24"/>
        </w:rPr>
        <w:t>Sinai</w:t>
      </w:r>
      <w:r>
        <w:rPr>
          <w:rFonts w:ascii="Times New Roman" w:eastAsia="Times New Roman" w:hAnsi="Times New Roman" w:cs="Times New Roman"/>
          <w:sz w:val="24"/>
          <w:szCs w:val="24"/>
          <w:vertAlign w:val="superscript"/>
        </w:rPr>
        <w:footnoteReference w:id="138"/>
      </w:r>
      <w:r>
        <w:rPr>
          <w:rFonts w:ascii="Times New Roman" w:eastAsia="Times New Roman" w:hAnsi="Times New Roman" w:cs="Times New Roman"/>
          <w:sz w:val="24"/>
          <w:szCs w:val="24"/>
        </w:rPr>
        <w:t xml:space="preserve"> e finalmente cri</w:t>
      </w:r>
      <w:ins w:id="965" w:author="Ana Cecília Agua de Melo" w:date="2026-05-19T19:26:00Z">
        <w:r w:rsidR="00165A63">
          <w:rPr>
            <w:rFonts w:ascii="Times New Roman" w:eastAsia="Times New Roman" w:hAnsi="Times New Roman" w:cs="Times New Roman"/>
            <w:sz w:val="24"/>
            <w:szCs w:val="24"/>
          </w:rPr>
          <w:t>ou</w:t>
        </w:r>
      </w:ins>
      <w:del w:id="966" w:author="Ana Cecília Agua de Melo" w:date="2026-05-19T19:26:00Z">
        <w:r w:rsidDel="00165A63">
          <w:rPr>
            <w:rFonts w:ascii="Times New Roman" w:eastAsia="Times New Roman" w:hAnsi="Times New Roman" w:cs="Times New Roman"/>
            <w:sz w:val="24"/>
            <w:szCs w:val="24"/>
          </w:rPr>
          <w:delText>a</w:delText>
        </w:r>
      </w:del>
      <w:del w:id="967" w:author="Ana Cecília Agua de Melo" w:date="2026-05-03T19:30:00Z">
        <w:r w:rsidDel="00BB0551">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para si uma divindade que ultrapassa os monumentos fixos e intransponíveis de seus perseguidores. O judaísmo inventou para si um Deus portátil que habita o texto e o livro</w:t>
      </w:r>
      <w:del w:id="968" w:author="Ana Cecília Agua de Melo" w:date="2026-05-03T19:32:00Z">
        <w:r w:rsidDel="002B744D">
          <w:rPr>
            <w:rFonts w:ascii="Times New Roman" w:eastAsia="Times New Roman" w:hAnsi="Times New Roman" w:cs="Times New Roman"/>
            <w:sz w:val="24"/>
            <w:szCs w:val="24"/>
          </w:rPr>
          <w:delText xml:space="preserve"> – e, assim, passível de mobilidade</w:delText>
        </w:r>
      </w:del>
      <w:r>
        <w:rPr>
          <w:rFonts w:ascii="Times New Roman" w:eastAsia="Times New Roman" w:hAnsi="Times New Roman" w:cs="Times New Roman"/>
          <w:sz w:val="24"/>
          <w:szCs w:val="24"/>
        </w:rPr>
        <w:t>.</w:t>
      </w:r>
    </w:p>
    <w:p w14:paraId="000000A0"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O Egito, dessa maneira, se torna o lugar da pirâmide, evidência incontornável da materialidade do signo, a representação do divino em irremovíveis e inabaláveis monumentos de pedra. É o contrário do Deus inventado pelos judeus, um Deus portátil que habita o livro, um Deus não mais representado por monumentos intransponíveis (pirâmides) e sim por documentos (o texto sagrado). Esta nova versão de Deus joga inesperada luz sobre toda uma problemática ligada a meios, </w:t>
      </w:r>
      <w:r>
        <w:rPr>
          <w:rFonts w:ascii="Times New Roman" w:eastAsia="Times New Roman" w:hAnsi="Times New Roman" w:cs="Times New Roman"/>
          <w:sz w:val="20"/>
          <w:szCs w:val="20"/>
        </w:rPr>
        <w:lastRenderedPageBreak/>
        <w:t>transportabilidades, migrações. Se não é possível transportar deuses que moram em pirâmides ou templos colossais, é bem mais fácil transportar um Deus que habita o texto por mais sagrado que seja</w:t>
      </w:r>
      <w:r>
        <w:rPr>
          <w:rFonts w:ascii="Times New Roman" w:eastAsia="Times New Roman" w:hAnsi="Times New Roman" w:cs="Times New Roman"/>
          <w:sz w:val="20"/>
          <w:szCs w:val="20"/>
          <w:vertAlign w:val="superscript"/>
        </w:rPr>
        <w:footnoteReference w:id="139"/>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p>
    <w:p w14:paraId="000000A1" w14:textId="0D487B2C" w:rsidR="00BE2BCC" w:rsidRDefault="00F630C1">
      <w:pPr>
        <w:spacing w:after="200" w:line="360" w:lineRule="auto"/>
        <w:jc w:val="both"/>
      </w:pPr>
      <w:r>
        <w:rPr>
          <w:rFonts w:ascii="Times New Roman" w:eastAsia="Times New Roman" w:hAnsi="Times New Roman" w:cs="Times New Roman"/>
          <w:sz w:val="24"/>
          <w:szCs w:val="24"/>
        </w:rPr>
        <w:tab/>
        <w:t>Nesse sentido, “meios, transportabilidades, migrações”</w:t>
      </w:r>
      <w:r>
        <w:rPr>
          <w:rFonts w:ascii="Times New Roman" w:eastAsia="Times New Roman" w:hAnsi="Times New Roman" w:cs="Times New Roman"/>
          <w:sz w:val="24"/>
          <w:szCs w:val="24"/>
          <w:vertAlign w:val="superscript"/>
        </w:rPr>
        <w:footnoteReference w:id="140"/>
      </w:r>
      <w:r>
        <w:rPr>
          <w:rFonts w:ascii="Times New Roman" w:eastAsia="Times New Roman" w:hAnsi="Times New Roman" w:cs="Times New Roman"/>
          <w:sz w:val="24"/>
          <w:szCs w:val="24"/>
        </w:rPr>
        <w:t xml:space="preserve"> adquirem uma importância religiosa até então insuspeita. Ou seja, as diversas tentativas de construção de identidades e de comunidades judaicas</w:t>
      </w:r>
      <w:del w:id="971" w:author="Ana Cecília Agua de Melo" w:date="2026-05-21T22:48:00Z">
        <w:r w:rsidDel="00FB5BDC">
          <w:rPr>
            <w:rFonts w:ascii="Times New Roman" w:eastAsia="Times New Roman" w:hAnsi="Times New Roman" w:cs="Times New Roman"/>
            <w:sz w:val="24"/>
            <w:szCs w:val="24"/>
          </w:rPr>
          <w:delText xml:space="preserve"> que, por sua vez, estão restritas a uma geografia, a um território e a um corpo,</w:delText>
        </w:r>
      </w:del>
      <w:r>
        <w:rPr>
          <w:rFonts w:ascii="Times New Roman" w:eastAsia="Times New Roman" w:hAnsi="Times New Roman" w:cs="Times New Roman"/>
          <w:sz w:val="24"/>
          <w:szCs w:val="24"/>
        </w:rPr>
        <w:t xml:space="preserve"> consolidam e incorporam </w:t>
      </w:r>
      <w:ins w:id="972" w:author="Ana Cecília Agua de Melo" w:date="2026-05-21T22:48:00Z">
        <w:r w:rsidR="00FB5BDC">
          <w:rPr>
            <w:rFonts w:ascii="Times New Roman" w:eastAsia="Times New Roman" w:hAnsi="Times New Roman" w:cs="Times New Roman"/>
            <w:sz w:val="24"/>
            <w:szCs w:val="24"/>
          </w:rPr>
          <w:t>em</w:t>
        </w:r>
      </w:ins>
      <w:del w:id="973" w:author="Ana Cecília Agua de Melo" w:date="2026-05-21T22:48:00Z">
        <w:r w:rsidDel="00FB5BDC">
          <w:rPr>
            <w:rFonts w:ascii="Times New Roman" w:eastAsia="Times New Roman" w:hAnsi="Times New Roman" w:cs="Times New Roman"/>
            <w:sz w:val="24"/>
            <w:szCs w:val="24"/>
          </w:rPr>
          <w:delText>para</w:delText>
        </w:r>
      </w:del>
      <w:r>
        <w:rPr>
          <w:rFonts w:ascii="Times New Roman" w:eastAsia="Times New Roman" w:hAnsi="Times New Roman" w:cs="Times New Roman"/>
          <w:sz w:val="24"/>
          <w:szCs w:val="24"/>
        </w:rPr>
        <w:t xml:space="preserve"> si as paisagens, situações e referências daqueles que os humilham e oprimem. Em parte, é a partir de geografias repressivas que a identidade e as comunidades judaicas inventam, criam e constroem para si espaços sacralizados – em suas múltiplas escalas – que ultrapassam seus perseguidores e, finalmente, que se consolidam e</w:t>
      </w:r>
      <w:del w:id="974" w:author="Ana Cecília Agua de Melo" w:date="2026-05-03T20:11:00Z">
        <w:r w:rsidDel="00322DFA">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florescem</w:t>
      </w:r>
      <w:del w:id="975" w:author="Ana Cecília Agua de Melo" w:date="2026-05-21T22:48:00Z">
        <w:r w:rsidDel="00FB5BDC">
          <w:rPr>
            <w:rFonts w:ascii="Times New Roman" w:eastAsia="Times New Roman" w:hAnsi="Times New Roman" w:cs="Times New Roman"/>
            <w:sz w:val="24"/>
            <w:szCs w:val="24"/>
          </w:rPr>
          <w:delText xml:space="preserve"> nestas condições</w:delText>
        </w:r>
      </w:del>
      <w:r>
        <w:rPr>
          <w:rFonts w:ascii="Times New Roman" w:eastAsia="Times New Roman" w:hAnsi="Times New Roman" w:cs="Times New Roman"/>
          <w:sz w:val="24"/>
          <w:szCs w:val="24"/>
        </w:rPr>
        <w:t>.</w:t>
      </w:r>
    </w:p>
    <w:p w14:paraId="000000A2"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A3" w14:textId="5FA377FD" w:rsidR="00BE2BCC" w:rsidRDefault="00F630C1">
      <w:pPr>
        <w:spacing w:after="200" w:line="360" w:lineRule="auto"/>
        <w:jc w:val="both"/>
      </w:pPr>
      <w:r>
        <w:rPr>
          <w:rFonts w:ascii="Times New Roman" w:eastAsia="Times New Roman" w:hAnsi="Times New Roman" w:cs="Times New Roman"/>
          <w:sz w:val="24"/>
          <w:szCs w:val="24"/>
        </w:rPr>
        <w:t>A incorporação e</w:t>
      </w:r>
      <w:ins w:id="976" w:author="Ana Cecília Agua de Melo" w:date="2026-05-03T20:11:00Z">
        <w:r w:rsidR="008A578D">
          <w:rPr>
            <w:rFonts w:ascii="Times New Roman" w:eastAsia="Times New Roman" w:hAnsi="Times New Roman" w:cs="Times New Roman"/>
            <w:sz w:val="24"/>
            <w:szCs w:val="24"/>
          </w:rPr>
          <w:t xml:space="preserve"> a</w:t>
        </w:r>
      </w:ins>
      <w:r>
        <w:rPr>
          <w:rFonts w:ascii="Times New Roman" w:eastAsia="Times New Roman" w:hAnsi="Times New Roman" w:cs="Times New Roman"/>
          <w:sz w:val="24"/>
          <w:szCs w:val="24"/>
        </w:rPr>
        <w:t xml:space="preserve"> consolidação de traços identitários-comunitários, a partir de geografias de pertencimento/exclusão, pode</w:t>
      </w:r>
      <w:ins w:id="977" w:author="Ana Cecília Agua de Melo" w:date="2026-05-03T20:11:00Z">
        <w:r w:rsidR="008A578D">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ser observad</w:t>
      </w:r>
      <w:ins w:id="978" w:author="Ana Cecília Agua de Melo" w:date="2026-05-03T20:11:00Z">
        <w:r w:rsidR="008A578D">
          <w:rPr>
            <w:rFonts w:ascii="Times New Roman" w:eastAsia="Times New Roman" w:hAnsi="Times New Roman" w:cs="Times New Roman"/>
            <w:sz w:val="24"/>
            <w:szCs w:val="24"/>
          </w:rPr>
          <w:t>as</w:t>
        </w:r>
      </w:ins>
      <w:del w:id="979" w:author="Ana Cecília Agua de Melo" w:date="2026-05-03T20:11:00Z">
        <w:r w:rsidDel="008A578D">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em meio ao surgimento dos primeiros guetos judaicos na Veneza renascentista, durante o século XVI. </w:t>
      </w:r>
      <w:ins w:id="980" w:author="Ana Cecília Agua de Melo" w:date="2026-05-03T20:11:00Z">
        <w:r w:rsidR="008A578D">
          <w:rPr>
            <w:rFonts w:ascii="Times New Roman" w:eastAsia="Times New Roman" w:hAnsi="Times New Roman" w:cs="Times New Roman"/>
            <w:sz w:val="24"/>
            <w:szCs w:val="24"/>
          </w:rPr>
          <w:t>P</w:t>
        </w:r>
      </w:ins>
      <w:del w:id="981" w:author="Ana Cecília Agua de Melo" w:date="2026-05-03T20:11:00Z">
        <w:r w:rsidDel="008A578D">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 xml:space="preserve">ois, como nos lembra o historiador e sociólogo Richard </w:t>
      </w:r>
      <w:proofErr w:type="spellStart"/>
      <w:r>
        <w:rPr>
          <w:rFonts w:ascii="Times New Roman" w:eastAsia="Times New Roman" w:hAnsi="Times New Roman" w:cs="Times New Roman"/>
          <w:sz w:val="24"/>
          <w:szCs w:val="24"/>
        </w:rPr>
        <w:t>Sennett</w:t>
      </w:r>
      <w:proofErr w:type="spellEnd"/>
      <w:r>
        <w:rPr>
          <w:rFonts w:ascii="Times New Roman" w:eastAsia="Times New Roman" w:hAnsi="Times New Roman" w:cs="Times New Roman"/>
          <w:sz w:val="24"/>
          <w:szCs w:val="24"/>
        </w:rPr>
        <w:t xml:space="preserve">: </w:t>
      </w:r>
    </w:p>
    <w:p w14:paraId="000000A4" w14:textId="77777777" w:rsidR="00BE2BCC" w:rsidRDefault="00F630C1">
      <w:pPr>
        <w:spacing w:after="200" w:line="360" w:lineRule="auto"/>
        <w:ind w:left="2267"/>
        <w:jc w:val="both"/>
      </w:pPr>
      <w:r>
        <w:rPr>
          <w:rFonts w:ascii="Times New Roman" w:eastAsia="Times New Roman" w:hAnsi="Times New Roman" w:cs="Times New Roman"/>
          <w:sz w:val="20"/>
          <w:szCs w:val="20"/>
        </w:rPr>
        <w:t>Ao acuarem os judeus para o gueto, os venezianos acreditavam estar isolando o mal que infectara a comunidade cristã. Eles sentiam medo de tocar os corpos impuros</w:t>
      </w:r>
      <w:r>
        <w:rPr>
          <w:rFonts w:ascii="Times New Roman" w:eastAsia="Times New Roman" w:hAnsi="Times New Roman" w:cs="Times New Roman"/>
          <w:sz w:val="20"/>
          <w:szCs w:val="20"/>
          <w:vertAlign w:val="superscript"/>
        </w:rPr>
        <w:footnoteReference w:id="141"/>
      </w:r>
      <w:r>
        <w:rPr>
          <w:rFonts w:ascii="Times New Roman" w:eastAsia="Times New Roman" w:hAnsi="Times New Roman" w:cs="Times New Roman"/>
          <w:sz w:val="20"/>
          <w:szCs w:val="20"/>
        </w:rPr>
        <w:t xml:space="preserve"> que identificavam como vícios corruptores</w:t>
      </w:r>
      <w:r>
        <w:rPr>
          <w:rFonts w:ascii="Times New Roman" w:eastAsia="Times New Roman" w:hAnsi="Times New Roman" w:cs="Times New Roman"/>
          <w:sz w:val="20"/>
          <w:szCs w:val="20"/>
          <w:vertAlign w:val="superscript"/>
        </w:rPr>
        <w:footnoteReference w:id="142"/>
      </w:r>
      <w:r>
        <w:rPr>
          <w:rFonts w:ascii="Times New Roman" w:eastAsia="Times New Roman" w:hAnsi="Times New Roman" w:cs="Times New Roman"/>
          <w:sz w:val="20"/>
          <w:szCs w:val="20"/>
        </w:rPr>
        <w:t>.</w:t>
      </w:r>
    </w:p>
    <w:p w14:paraId="000000A5" w14:textId="79767369" w:rsidR="00BE2BCC" w:rsidRDefault="00F630C1">
      <w:pPr>
        <w:spacing w:after="200" w:line="360" w:lineRule="auto"/>
        <w:jc w:val="both"/>
      </w:pPr>
      <w:r>
        <w:rPr>
          <w:rFonts w:ascii="Times New Roman" w:eastAsia="Times New Roman" w:hAnsi="Times New Roman" w:cs="Times New Roman"/>
          <w:sz w:val="24"/>
          <w:szCs w:val="24"/>
        </w:rPr>
        <w:tab/>
        <w:t xml:space="preserve">A montagem do gueto se deu no momento em que a cidade de Veneza passava por um período de recessão econômica. Em consequência, os cristãos acreditavam que a segregação da diferença – judeus e demais corpos indesejáveis, porém necessários – </w:t>
      </w:r>
      <w:ins w:id="994" w:author="Ana Cecília Agua de Melo" w:date="2026-05-21T22:51:00Z">
        <w:r w:rsidR="00FB5BDC">
          <w:rPr>
            <w:rFonts w:ascii="Times New Roman" w:eastAsia="Times New Roman" w:hAnsi="Times New Roman" w:cs="Times New Roman"/>
            <w:sz w:val="24"/>
            <w:szCs w:val="24"/>
          </w:rPr>
          <w:t>devolveria à cidade</w:t>
        </w:r>
      </w:ins>
      <w:del w:id="995" w:author="Ana Cecília Agua de Melo" w:date="2026-05-21T22:51:00Z">
        <w:r w:rsidDel="00FB5BDC">
          <w:rPr>
            <w:rFonts w:ascii="Times New Roman" w:eastAsia="Times New Roman" w:hAnsi="Times New Roman" w:cs="Times New Roman"/>
            <w:sz w:val="24"/>
            <w:szCs w:val="24"/>
          </w:rPr>
          <w:delText>traria</w:delText>
        </w:r>
      </w:del>
      <w:r>
        <w:rPr>
          <w:rFonts w:ascii="Times New Roman" w:eastAsia="Times New Roman" w:hAnsi="Times New Roman" w:cs="Times New Roman"/>
          <w:sz w:val="24"/>
          <w:szCs w:val="24"/>
        </w:rPr>
        <w:t xml:space="preserve"> a paz divina e a dignidade</w:t>
      </w:r>
      <w:del w:id="996" w:author="Ana Cecília Agua de Melo" w:date="2026-05-21T22:51:00Z">
        <w:r w:rsidDel="00FB5BDC">
          <w:rPr>
            <w:rFonts w:ascii="Times New Roman" w:eastAsia="Times New Roman" w:hAnsi="Times New Roman" w:cs="Times New Roman"/>
            <w:sz w:val="24"/>
            <w:szCs w:val="24"/>
          </w:rPr>
          <w:delText xml:space="preserve"> em retorno à cidade</w:delText>
        </w:r>
      </w:del>
      <w:r>
        <w:rPr>
          <w:rFonts w:ascii="Times New Roman" w:eastAsia="Times New Roman" w:hAnsi="Times New Roman" w:cs="Times New Roman"/>
          <w:sz w:val="24"/>
          <w:szCs w:val="24"/>
          <w:vertAlign w:val="superscript"/>
        </w:rPr>
        <w:footnoteReference w:id="143"/>
      </w:r>
      <w:r>
        <w:rPr>
          <w:rFonts w:ascii="Times New Roman" w:eastAsia="Times New Roman" w:hAnsi="Times New Roman" w:cs="Times New Roman"/>
          <w:sz w:val="24"/>
          <w:szCs w:val="24"/>
        </w:rPr>
        <w:t>. Dessa maneira, pessoas judias acabaram sendo restrita</w:t>
      </w:r>
      <w:ins w:id="1007" w:author="Ana Cecília Agua de Melo" w:date="2026-05-03T20:12:00Z">
        <w:r w:rsidR="008A578D">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a uma </w:t>
      </w:r>
      <w:r>
        <w:rPr>
          <w:rFonts w:ascii="Times New Roman" w:eastAsia="Times New Roman" w:hAnsi="Times New Roman" w:cs="Times New Roman"/>
          <w:sz w:val="24"/>
          <w:szCs w:val="24"/>
        </w:rPr>
        <w:lastRenderedPageBreak/>
        <w:t>geografia repressiva – o gueto judeu cercado, onde a vida judaica acontecia. Apesar da construção deste território plástico</w:t>
      </w:r>
      <w:r>
        <w:rPr>
          <w:rFonts w:ascii="Times New Roman" w:eastAsia="Times New Roman" w:hAnsi="Times New Roman" w:cs="Times New Roman"/>
          <w:sz w:val="24"/>
          <w:szCs w:val="24"/>
          <w:vertAlign w:val="superscript"/>
        </w:rPr>
        <w:footnoteReference w:id="144"/>
      </w:r>
      <w:r>
        <w:rPr>
          <w:rFonts w:ascii="Times New Roman" w:eastAsia="Times New Roman" w:hAnsi="Times New Roman" w:cs="Times New Roman"/>
          <w:sz w:val="24"/>
          <w:szCs w:val="24"/>
        </w:rPr>
        <w:t xml:space="preserve"> – uma territorialidade segregada e excludente –, a população judaica de Veneza ainda foi capaz de </w:t>
      </w:r>
      <w:r>
        <w:rPr>
          <w:rFonts w:ascii="Times New Roman" w:eastAsia="Times New Roman" w:hAnsi="Times New Roman" w:cs="Times New Roman"/>
          <w:i/>
          <w:iCs/>
          <w:sz w:val="24"/>
          <w:szCs w:val="24"/>
        </w:rPr>
        <w:t>“construir novas formas de vida comunitária que extrapolaram as políticas de isolamento e de conquistar algum nível de autodeterminação”</w:t>
      </w:r>
      <w:r>
        <w:rPr>
          <w:rFonts w:ascii="Times New Roman" w:eastAsia="Times New Roman" w:hAnsi="Times New Roman" w:cs="Times New Roman"/>
          <w:sz w:val="24"/>
          <w:szCs w:val="24"/>
          <w:vertAlign w:val="superscript"/>
        </w:rPr>
        <w:footnoteReference w:id="145"/>
      </w:r>
      <w:r>
        <w:rPr>
          <w:rFonts w:ascii="Times New Roman" w:eastAsia="Times New Roman" w:hAnsi="Times New Roman" w:cs="Times New Roman"/>
          <w:sz w:val="24"/>
          <w:szCs w:val="24"/>
        </w:rPr>
        <w:t>.</w:t>
      </w:r>
    </w:p>
    <w:p w14:paraId="000000A6" w14:textId="75C2D559" w:rsidR="00BE2BCC" w:rsidRDefault="00F630C1">
      <w:pPr>
        <w:spacing w:after="200" w:line="360" w:lineRule="auto"/>
        <w:jc w:val="both"/>
      </w:pPr>
      <w:r>
        <w:rPr>
          <w:rFonts w:ascii="Times New Roman" w:eastAsia="Times New Roman" w:hAnsi="Times New Roman" w:cs="Times New Roman"/>
          <w:sz w:val="24"/>
          <w:szCs w:val="24"/>
        </w:rPr>
        <w:tab/>
        <w:t xml:space="preserve">Ao final, a geografia de Veneza protegeu os judeus. A construção desta territorialidade pelos canais fez com que o gueto ficasse isolado, permitindo </w:t>
      </w:r>
      <w:del w:id="1017" w:author="Ana Cecília Agua de Melo" w:date="2026-05-19T20:08:00Z">
        <w:r w:rsidDel="00EE01B5">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 os judeus – e a vida e a identidade judaica</w:t>
      </w:r>
      <w:ins w:id="1018" w:author="Ana Cecília Agua de Melo" w:date="2026-05-19T20:08:00Z">
        <w:r w:rsidR="000D2F40">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 fossem livres</w:t>
      </w:r>
      <w:del w:id="1019" w:author="Ana Cecília Agua de Melo" w:date="2026-05-23T12:12:00Z">
        <w:r w:rsidDel="00BE0CF3">
          <w:rPr>
            <w:rFonts w:ascii="Times New Roman" w:eastAsia="Times New Roman" w:hAnsi="Times New Roman" w:cs="Times New Roman"/>
            <w:sz w:val="24"/>
            <w:szCs w:val="24"/>
          </w:rPr>
          <w:delText>, dentro deste território restrito e a</w:delText>
        </w:r>
      </w:del>
      <w:del w:id="1020" w:author="Ana Cecília Agua de Melo" w:date="2026-05-23T12:11:00Z">
        <w:r w:rsidDel="00BE0CF3">
          <w:rPr>
            <w:rFonts w:ascii="Times New Roman" w:eastAsia="Times New Roman" w:hAnsi="Times New Roman" w:cs="Times New Roman"/>
            <w:sz w:val="24"/>
            <w:szCs w:val="24"/>
          </w:rPr>
          <w:delText>propriado,</w:delText>
        </w:r>
      </w:del>
      <w:r>
        <w:rPr>
          <w:rFonts w:ascii="Times New Roman" w:eastAsia="Times New Roman" w:hAnsi="Times New Roman" w:cs="Times New Roman"/>
          <w:sz w:val="24"/>
          <w:szCs w:val="24"/>
        </w:rPr>
        <w:t xml:space="preserve"> para realizar seus ritos, cultos, tradições e festividades; </w:t>
      </w:r>
      <w:ins w:id="1021" w:author="Ana Cecília Agua de Melo" w:date="2026-05-03T20:14:00Z">
        <w:r w:rsidR="008A578D">
          <w:rPr>
            <w:rFonts w:ascii="Times New Roman" w:eastAsia="Times New Roman" w:hAnsi="Times New Roman" w:cs="Times New Roman"/>
            <w:sz w:val="24"/>
            <w:szCs w:val="24"/>
          </w:rPr>
          <w:t xml:space="preserve">para </w:t>
        </w:r>
      </w:ins>
      <w:r>
        <w:rPr>
          <w:rFonts w:ascii="Times New Roman" w:eastAsia="Times New Roman" w:hAnsi="Times New Roman" w:cs="Times New Roman"/>
          <w:sz w:val="24"/>
          <w:szCs w:val="24"/>
        </w:rPr>
        <w:t xml:space="preserve">construir para si uma comunidade efervescente por meio da consolidação de uma identidade compartilhada e de espaços de convívio comunitário (como os centros comunitários e as sinagogas). Foi a partir de uma geografia repressiva que os judeus transformaram esta circunstância-território em uma possibilidade. </w:t>
      </w:r>
    </w:p>
    <w:p w14:paraId="000000A7" w14:textId="77777777" w:rsidR="00BE2BCC" w:rsidRDefault="00F630C1">
      <w:pPr>
        <w:spacing w:after="200" w:line="360" w:lineRule="auto"/>
        <w:jc w:val="both"/>
      </w:pPr>
      <w:r>
        <w:rPr>
          <w:rFonts w:ascii="Times New Roman" w:eastAsia="Times New Roman" w:hAnsi="Times New Roman" w:cs="Times New Roman"/>
          <w:sz w:val="24"/>
          <w:szCs w:val="24"/>
        </w:rPr>
        <w:tab/>
        <w:t>Dessa maneira, entende-se que a vivacidade das comunidades judaicas dentro dos guetos – seja o gueto de Veneza, o gueto de Varsóvia ou de diversas outras geografias excludentes –, durante os momentos de celebração, de perseguição e de lamento, nos espaços de trânsito, se dá a partir de constantes movimentos de transformação do espaço maldito – o espaço da perseguição – em um lugar sagrado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sz w:val="24"/>
          <w:szCs w:val="24"/>
        </w:rPr>
        <w:t xml:space="preserve">), passível de apropriação, de cultivo das fagulhas pousadas e de identidades. </w:t>
      </w:r>
    </w:p>
    <w:p w14:paraId="000000A8" w14:textId="4E7FB3DD" w:rsidR="00BE2BCC" w:rsidRDefault="00F630C1">
      <w:pPr>
        <w:spacing w:after="200" w:line="360" w:lineRule="auto"/>
        <w:jc w:val="both"/>
      </w:pPr>
      <w:r>
        <w:rPr>
          <w:rFonts w:ascii="Times New Roman" w:eastAsia="Times New Roman" w:hAnsi="Times New Roman" w:cs="Times New Roman"/>
          <w:sz w:val="24"/>
          <w:szCs w:val="24"/>
        </w:rPr>
        <w:tab/>
        <w:t xml:space="preserve">Na língua hebraica, a palavra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possui dois significados. O primeiro expressa literalmente “separar” ou “apartado”, o segundo conota sacralidade, o “espaço e/ou objeto sagrado”.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sz w:val="24"/>
          <w:szCs w:val="24"/>
        </w:rPr>
        <w:t>, logo, simboliza a prática judaica de resguardar momentos e objetos que são preservados para situações extraordinárias ou de grande valor simbólico e religioso. A ação de transfo</w:t>
      </w:r>
      <w:ins w:id="1022" w:author="Ana Cecília Agua de Melo" w:date="2026-05-19T20:10:00Z">
        <w:r w:rsidR="000D2F40">
          <w:rPr>
            <w:rFonts w:ascii="Times New Roman" w:eastAsia="Times New Roman" w:hAnsi="Times New Roman" w:cs="Times New Roman"/>
            <w:sz w:val="24"/>
            <w:szCs w:val="24"/>
          </w:rPr>
          <w:t>r</w:t>
        </w:r>
      </w:ins>
      <w:r>
        <w:rPr>
          <w:rFonts w:ascii="Times New Roman" w:eastAsia="Times New Roman" w:hAnsi="Times New Roman" w:cs="Times New Roman"/>
          <w:sz w:val="24"/>
          <w:szCs w:val="24"/>
        </w:rPr>
        <w:t>mar “</w:t>
      </w:r>
      <w:proofErr w:type="spellStart"/>
      <w:r>
        <w:rPr>
          <w:rFonts w:ascii="Times New Roman" w:eastAsia="Times New Roman" w:hAnsi="Times New Roman" w:cs="Times New Roman"/>
          <w:i/>
          <w:iCs/>
          <w:sz w:val="24"/>
          <w:szCs w:val="24"/>
        </w:rPr>
        <w:t>arur</w:t>
      </w:r>
      <w:proofErr w:type="spellEnd"/>
      <w:r>
        <w:rPr>
          <w:rFonts w:ascii="Times New Roman" w:eastAsia="Times New Roman" w:hAnsi="Times New Roman" w:cs="Times New Roman"/>
          <w:sz w:val="24"/>
          <w:szCs w:val="24"/>
        </w:rPr>
        <w:t>” (maldito) em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sz w:val="24"/>
          <w:szCs w:val="24"/>
        </w:rPr>
        <w:t xml:space="preserve">” (sagrado) diz respeito a uma apropriação das condições e situações </w:t>
      </w:r>
      <w:ins w:id="1023" w:author="Ana Cecília Agua de Melo" w:date="2026-05-03T20:25:00Z">
        <w:r w:rsidR="00764741">
          <w:rPr>
            <w:rFonts w:ascii="Times New Roman" w:eastAsia="Times New Roman" w:hAnsi="Times New Roman" w:cs="Times New Roman"/>
            <w:sz w:val="24"/>
            <w:szCs w:val="24"/>
          </w:rPr>
          <w:t>em que alguém se vê</w:t>
        </w:r>
      </w:ins>
      <w:del w:id="1024" w:author="Ana Cecília Agua de Melo" w:date="2026-05-03T20:25:00Z">
        <w:r w:rsidDel="00764741">
          <w:rPr>
            <w:rFonts w:ascii="Times New Roman" w:eastAsia="Times New Roman" w:hAnsi="Times New Roman" w:cs="Times New Roman"/>
            <w:sz w:val="24"/>
            <w:szCs w:val="24"/>
          </w:rPr>
          <w:delText>que lhes foi entregue</w:delText>
        </w:r>
      </w:del>
      <w:r>
        <w:rPr>
          <w:rFonts w:ascii="Times New Roman" w:eastAsia="Times New Roman" w:hAnsi="Times New Roman" w:cs="Times New Roman"/>
          <w:sz w:val="24"/>
          <w:szCs w:val="24"/>
        </w:rPr>
        <w:t xml:space="preserve"> e, assim, </w:t>
      </w:r>
      <w:ins w:id="1025" w:author="Ana Cecília Agua de Melo" w:date="2026-05-03T20:25:00Z">
        <w:r w:rsidR="00764741">
          <w:rPr>
            <w:rFonts w:ascii="Times New Roman" w:eastAsia="Times New Roman" w:hAnsi="Times New Roman" w:cs="Times New Roman"/>
            <w:sz w:val="24"/>
            <w:szCs w:val="24"/>
          </w:rPr>
          <w:t>à criação de</w:t>
        </w:r>
      </w:ins>
      <w:del w:id="1026" w:author="Ana Cecília Agua de Melo" w:date="2026-05-03T20:25:00Z">
        <w:r w:rsidDel="00764741">
          <w:rPr>
            <w:rFonts w:ascii="Times New Roman" w:eastAsia="Times New Roman" w:hAnsi="Times New Roman" w:cs="Times New Roman"/>
            <w:sz w:val="24"/>
            <w:szCs w:val="24"/>
          </w:rPr>
          <w:delText>gerar</w:delText>
        </w:r>
      </w:del>
      <w:r>
        <w:rPr>
          <w:rFonts w:ascii="Times New Roman" w:eastAsia="Times New Roman" w:hAnsi="Times New Roman" w:cs="Times New Roman"/>
          <w:sz w:val="24"/>
          <w:szCs w:val="24"/>
        </w:rPr>
        <w:t xml:space="preserve"> outros lugares</w:t>
      </w:r>
      <w:ins w:id="1027" w:author="Ana Cecília Agua de Melo" w:date="2026-05-03T20:25:00Z">
        <w:r w:rsidR="00764741">
          <w:rPr>
            <w:rFonts w:ascii="Times New Roman" w:eastAsia="Times New Roman" w:hAnsi="Times New Roman" w:cs="Times New Roman"/>
            <w:sz w:val="24"/>
            <w:szCs w:val="24"/>
          </w:rPr>
          <w:t xml:space="preserve">. </w:t>
        </w:r>
      </w:ins>
      <w:ins w:id="1028" w:author="Ana Cecília Agua de Melo" w:date="2026-05-03T20:26:00Z">
        <w:r w:rsidR="00764741">
          <w:rPr>
            <w:rFonts w:ascii="Times New Roman" w:eastAsia="Times New Roman" w:hAnsi="Times New Roman" w:cs="Times New Roman"/>
            <w:sz w:val="24"/>
            <w:szCs w:val="24"/>
          </w:rPr>
          <w:t>Trata-se de</w:t>
        </w:r>
      </w:ins>
      <w:del w:id="1029" w:author="Ana Cecília Agua de Melo" w:date="2026-05-03T20:25:00Z">
        <w:r w:rsidDel="00764741">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decidir por si os próprios passos. </w:t>
      </w:r>
      <w:proofErr w:type="spellStart"/>
      <w:r>
        <w:rPr>
          <w:rFonts w:ascii="Times New Roman" w:eastAsia="Times New Roman" w:hAnsi="Times New Roman" w:cs="Times New Roman"/>
          <w:i/>
          <w:iCs/>
          <w:sz w:val="24"/>
          <w:szCs w:val="24"/>
        </w:rPr>
        <w:t>Ansina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estonses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entiendese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endesparte</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deshar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w:t>
      </w:r>
      <w:proofErr w:type="spellEnd"/>
      <w:r>
        <w:rPr>
          <w:rFonts w:ascii="Times New Roman" w:eastAsia="Times New Roman" w:hAnsi="Times New Roman" w:cs="Times New Roman"/>
          <w:i/>
          <w:iCs/>
          <w:sz w:val="24"/>
          <w:szCs w:val="24"/>
        </w:rPr>
        <w:t xml:space="preserve"> luz </w:t>
      </w:r>
      <w:proofErr w:type="spellStart"/>
      <w:r>
        <w:rPr>
          <w:rFonts w:ascii="Times New Roman" w:eastAsia="Times New Roman" w:hAnsi="Times New Roman" w:cs="Times New Roman"/>
          <w:i/>
          <w:iCs/>
          <w:sz w:val="24"/>
          <w:szCs w:val="24"/>
        </w:rPr>
        <w:t>pasar</w:t>
      </w:r>
      <w:proofErr w:type="spellEnd"/>
      <w:r>
        <w:rPr>
          <w:rFonts w:ascii="Times New Roman" w:eastAsia="Times New Roman" w:hAnsi="Times New Roman" w:cs="Times New Roman"/>
          <w:i/>
          <w:iCs/>
          <w:sz w:val="24"/>
          <w:szCs w:val="24"/>
        </w:rPr>
        <w:t xml:space="preserve">, es </w:t>
      </w:r>
      <w:proofErr w:type="spellStart"/>
      <w:r>
        <w:rPr>
          <w:rFonts w:ascii="Times New Roman" w:eastAsia="Times New Roman" w:hAnsi="Times New Roman" w:cs="Times New Roman"/>
          <w:i/>
          <w:iCs/>
          <w:sz w:val="24"/>
          <w:szCs w:val="24"/>
        </w:rPr>
        <w:t>menester</w:t>
      </w:r>
      <w:proofErr w:type="spellEnd"/>
      <w:r>
        <w:rPr>
          <w:rFonts w:ascii="Times New Roman" w:eastAsia="Times New Roman" w:hAnsi="Times New Roman" w:cs="Times New Roman"/>
          <w:i/>
          <w:iCs/>
          <w:sz w:val="24"/>
          <w:szCs w:val="24"/>
        </w:rPr>
        <w:t xml:space="preserve"> de emitir luz </w:t>
      </w:r>
      <w:proofErr w:type="spellStart"/>
      <w:r>
        <w:rPr>
          <w:rFonts w:ascii="Times New Roman" w:eastAsia="Times New Roman" w:hAnsi="Times New Roman" w:cs="Times New Roman"/>
          <w:i/>
          <w:iCs/>
          <w:sz w:val="24"/>
          <w:szCs w:val="24"/>
        </w:rPr>
        <w:t>propria</w:t>
      </w:r>
      <w:proofErr w:type="spellEnd"/>
      <w:r>
        <w:rPr>
          <w:rFonts w:ascii="Times New Roman" w:eastAsia="Times New Roman" w:hAnsi="Times New Roman" w:cs="Times New Roman"/>
          <w:sz w:val="24"/>
          <w:szCs w:val="24"/>
          <w:vertAlign w:val="superscript"/>
        </w:rPr>
        <w:footnoteReference w:id="146"/>
      </w:r>
      <w:r>
        <w:rPr>
          <w:rFonts w:ascii="Times New Roman" w:eastAsia="Times New Roman" w:hAnsi="Times New Roman" w:cs="Times New Roman"/>
          <w:sz w:val="24"/>
          <w:szCs w:val="24"/>
        </w:rPr>
        <w:t xml:space="preserve">. </w:t>
      </w:r>
    </w:p>
    <w:p w14:paraId="000000A9" w14:textId="77777777"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Por fim, estes movimentos de transitoriedades, transportabilidades e locomoções – as constantes apropriações de territórios (geográficos ou não) – são observados nos monumentos judaicos e, concomitantemente, moldam para si os conceitos de identidade e de comunidade – bem como a manutenção geracional destes vínculos. </w:t>
      </w:r>
    </w:p>
    <w:p w14:paraId="000000AA"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AB" w14:textId="77777777" w:rsidR="00BE2BCC" w:rsidRDefault="00F630C1">
      <w:pPr>
        <w:spacing w:after="200" w:line="360" w:lineRule="auto"/>
        <w:jc w:val="both"/>
      </w:pPr>
      <w:r>
        <w:rPr>
          <w:rFonts w:ascii="Times New Roman" w:eastAsia="Times New Roman" w:hAnsi="Times New Roman" w:cs="Times New Roman"/>
          <w:sz w:val="24"/>
          <w:szCs w:val="24"/>
        </w:rPr>
        <w:t xml:space="preserve">Contam os </w:t>
      </w:r>
      <w:proofErr w:type="spellStart"/>
      <w:r>
        <w:rPr>
          <w:rFonts w:ascii="Times New Roman" w:eastAsia="Times New Roman" w:hAnsi="Times New Roman" w:cs="Times New Roman"/>
          <w:i/>
          <w:iCs/>
          <w:sz w:val="24"/>
          <w:szCs w:val="24"/>
        </w:rPr>
        <w:t>tzadikim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que uma sinagoga nunca deveria ser destruída. Seu desmonte apenas é possível caso a comunidade que ali frequenta se locomova – construindo para si outro espaço comunitário, em outras localidades. Este preceito “joga inesperada luz”</w:t>
      </w:r>
      <w:r>
        <w:rPr>
          <w:rFonts w:ascii="Times New Roman" w:eastAsia="Times New Roman" w:hAnsi="Times New Roman" w:cs="Times New Roman"/>
          <w:sz w:val="24"/>
          <w:szCs w:val="24"/>
          <w:vertAlign w:val="superscript"/>
        </w:rPr>
        <w:footnoteReference w:id="147"/>
      </w:r>
      <w:r>
        <w:rPr>
          <w:rFonts w:ascii="Times New Roman" w:eastAsia="Times New Roman" w:hAnsi="Times New Roman" w:cs="Times New Roman"/>
          <w:sz w:val="24"/>
          <w:szCs w:val="24"/>
        </w:rPr>
        <w:t xml:space="preserve"> no entendimento de que, para além de arquiteturas fixas, os espaços-tempos judaicos são construídos e consolidados por vínculos de pertencimento, tradições, línguas, ritos e cultos que resultam em um aglomerado de indivíduos que compartilham signos e símbolos semelhantes</w:t>
      </w:r>
      <w:del w:id="1037" w:author="Ana Cecília Agua de Melo" w:date="2026-05-23T12:23:00Z">
        <w:r w:rsidDel="00BE0CF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se agregam, se unem, constroem e inventam para si uma comunidade.  </w:t>
      </w:r>
    </w:p>
    <w:p w14:paraId="000000AC" w14:textId="5D65CE08" w:rsidR="00BE2BCC" w:rsidRDefault="00F630C1">
      <w:pPr>
        <w:spacing w:after="200" w:line="360" w:lineRule="auto"/>
        <w:jc w:val="both"/>
      </w:pPr>
      <w:r>
        <w:rPr>
          <w:rFonts w:ascii="Times New Roman" w:eastAsia="Times New Roman" w:hAnsi="Times New Roman" w:cs="Times New Roman"/>
          <w:sz w:val="24"/>
          <w:szCs w:val="24"/>
        </w:rPr>
        <w:tab/>
        <w:t xml:space="preserve">Ainda nesta chave, não há restrições religiosas para a construção de espaços </w:t>
      </w:r>
      <w:proofErr w:type="spellStart"/>
      <w:r>
        <w:rPr>
          <w:rFonts w:ascii="Times New Roman" w:eastAsia="Times New Roman" w:hAnsi="Times New Roman" w:cs="Times New Roman"/>
          <w:sz w:val="24"/>
          <w:szCs w:val="24"/>
        </w:rPr>
        <w:t>sinagogais</w:t>
      </w:r>
      <w:proofErr w:type="spellEnd"/>
      <w:r>
        <w:rPr>
          <w:rFonts w:ascii="Times New Roman" w:eastAsia="Times New Roman" w:hAnsi="Times New Roman" w:cs="Times New Roman"/>
          <w:sz w:val="24"/>
          <w:szCs w:val="24"/>
        </w:rPr>
        <w:t xml:space="preserve"> – estes locais podem ser construídos e consolidados em qualquer localidade, contanto que possuam em seu interior as peças primordiais para o rito religioso. Dentre elas estão: </w:t>
      </w:r>
      <w:r>
        <w:rPr>
          <w:rFonts w:ascii="Times New Roman" w:eastAsia="Times New Roman" w:hAnsi="Times New Roman" w:cs="Times New Roman"/>
          <w:i/>
          <w:iCs/>
          <w:sz w:val="24"/>
          <w:szCs w:val="24"/>
        </w:rPr>
        <w:t xml:space="preserve">Aron </w:t>
      </w:r>
      <w:proofErr w:type="spellStart"/>
      <w:r>
        <w:rPr>
          <w:rFonts w:ascii="Times New Roman" w:eastAsia="Times New Roman" w:hAnsi="Times New Roman" w:cs="Times New Roman"/>
          <w:i/>
          <w:iCs/>
          <w:sz w:val="24"/>
          <w:szCs w:val="24"/>
        </w:rPr>
        <w:t>Hakodesh</w:t>
      </w:r>
      <w:proofErr w:type="spellEnd"/>
      <w:r>
        <w:rPr>
          <w:rFonts w:ascii="Times New Roman" w:eastAsia="Times New Roman" w:hAnsi="Times New Roman" w:cs="Times New Roman"/>
          <w:sz w:val="24"/>
          <w:szCs w:val="24"/>
          <w:vertAlign w:val="superscript"/>
        </w:rPr>
        <w:footnoteReference w:id="148"/>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Bimá</w:t>
      </w:r>
      <w:proofErr w:type="spellEnd"/>
      <w:r>
        <w:rPr>
          <w:rFonts w:ascii="Times New Roman" w:eastAsia="Times New Roman" w:hAnsi="Times New Roman" w:cs="Times New Roman"/>
          <w:sz w:val="24"/>
          <w:szCs w:val="24"/>
          <w:vertAlign w:val="superscript"/>
        </w:rPr>
        <w:footnoteReference w:id="149"/>
      </w:r>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Esh</w:t>
      </w:r>
      <w:proofErr w:type="spellEnd"/>
      <w:r>
        <w:rPr>
          <w:rFonts w:ascii="Times New Roman" w:eastAsia="Times New Roman" w:hAnsi="Times New Roman" w:cs="Times New Roman"/>
          <w:sz w:val="24"/>
          <w:szCs w:val="24"/>
          <w:vertAlign w:val="superscript"/>
        </w:rPr>
        <w:footnoteReference w:id="150"/>
      </w:r>
      <w:r>
        <w:rPr>
          <w:rFonts w:ascii="Times New Roman" w:eastAsia="Times New Roman" w:hAnsi="Times New Roman" w:cs="Times New Roman"/>
          <w:sz w:val="24"/>
          <w:szCs w:val="24"/>
        </w:rPr>
        <w:t>. Estes objetos, de cunho religioso, para além de delimitar uma espacialidade judaica, são móveis, transitórios e, dessa forma, ocupam, consagram e sacralizam lugares – em suas mais variadas escalas –, animam estas territorialidades, instalam nel</w:t>
      </w:r>
      <w:ins w:id="1040" w:author="Ana Cecília Agua de Melo" w:date="2026-05-03T20:28:00Z">
        <w:r w:rsidR="00764741">
          <w:rPr>
            <w:rFonts w:ascii="Times New Roman" w:eastAsia="Times New Roman" w:hAnsi="Times New Roman" w:cs="Times New Roman"/>
            <w:sz w:val="24"/>
            <w:szCs w:val="24"/>
          </w:rPr>
          <w:t>a</w:t>
        </w:r>
      </w:ins>
      <w:del w:id="1041" w:author="Ana Cecília Agua de Melo" w:date="2026-05-03T20:28:00Z">
        <w:r w:rsidDel="00764741">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s uma alma.</w:t>
      </w:r>
    </w:p>
    <w:p w14:paraId="000000AD" w14:textId="77777777" w:rsidR="00BE2BCC" w:rsidRDefault="00F630C1">
      <w:pPr>
        <w:spacing w:after="200" w:line="360" w:lineRule="auto"/>
        <w:jc w:val="both"/>
      </w:pPr>
      <w:r>
        <w:rPr>
          <w:rFonts w:ascii="Times New Roman" w:eastAsia="Times New Roman" w:hAnsi="Times New Roman" w:cs="Times New Roman"/>
          <w:sz w:val="24"/>
          <w:szCs w:val="24"/>
        </w:rPr>
        <w:tab/>
        <w:t>Por fim, os lugares santos judaicos, aqui investigados, se manifestam na escala do corpo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sz w:val="24"/>
          <w:szCs w:val="24"/>
        </w:rPr>
        <w:t>), da casa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sz w:val="24"/>
          <w:szCs w:val="24"/>
        </w:rPr>
        <w:t>), da cidade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e do cosmos (</w:t>
      </w:r>
      <w:proofErr w:type="spellStart"/>
      <w:r>
        <w:rPr>
          <w:rFonts w:ascii="Times New Roman" w:eastAsia="Times New Roman" w:hAnsi="Times New Roman" w:cs="Times New Roman"/>
          <w:i/>
          <w:iCs/>
          <w:sz w:val="24"/>
          <w:szCs w:val="24"/>
        </w:rPr>
        <w:t>makom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cosmogonizam</w:t>
      </w:r>
      <w:proofErr w:type="spellEnd"/>
      <w:r>
        <w:rPr>
          <w:rFonts w:ascii="Times New Roman" w:eastAsia="Times New Roman" w:hAnsi="Times New Roman" w:cs="Times New Roman"/>
          <w:sz w:val="24"/>
          <w:szCs w:val="24"/>
        </w:rPr>
        <w:t xml:space="preserve"> um território (real, ficcional e/ou imaginário) e, para além de lembretes diários, firmam-se enquanto declarações públicas, individuais, comunitárias de identidade, de crença e de fé.</w:t>
      </w:r>
    </w:p>
    <w:p w14:paraId="000000AE"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AF" w14:textId="415F213F" w:rsidR="00BE2BCC" w:rsidRDefault="00F630C1">
      <w:pPr>
        <w:spacing w:after="200" w:line="360" w:lineRule="auto"/>
        <w:jc w:val="both"/>
      </w:pPr>
      <w:r>
        <w:rPr>
          <w:rFonts w:ascii="Times New Roman" w:eastAsia="Times New Roman" w:hAnsi="Times New Roman" w:cs="Times New Roman"/>
          <w:sz w:val="24"/>
          <w:szCs w:val="24"/>
        </w:rPr>
        <w:lastRenderedPageBreak/>
        <w:t xml:space="preserve">A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sz w:val="24"/>
          <w:szCs w:val="24"/>
          <w:vertAlign w:val="superscript"/>
        </w:rPr>
        <w:footnoteReference w:id="151"/>
      </w:r>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sz w:val="24"/>
          <w:szCs w:val="24"/>
          <w:vertAlign w:val="superscript"/>
        </w:rPr>
        <w:footnoteReference w:id="152"/>
      </w:r>
      <w:r>
        <w:rPr>
          <w:rFonts w:ascii="Times New Roman" w:eastAsia="Times New Roman" w:hAnsi="Times New Roman" w:cs="Times New Roman"/>
          <w:sz w:val="24"/>
          <w:szCs w:val="24"/>
        </w:rPr>
        <w:t xml:space="preserve"> são eixos cósmicos, signos de ligação e de lembrança da presença divina</w:t>
      </w:r>
      <w:del w:id="1048" w:author="Ana Cecília Agua de Melo" w:date="2026-05-03T20:28:00Z">
        <w:r w:rsidDel="0076474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de sua conexão com o mundo humano. Estes símbolos são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 manifestações da realidade sagrada de Deus por meio de artifícios e de signos do mundo real, e assim passíveis de compre</w:t>
      </w:r>
      <w:ins w:id="1049" w:author="Ana Cecília Agua de Melo" w:date="2026-05-23T12:27:00Z">
        <w:r w:rsidR="002566E1">
          <w:rPr>
            <w:rFonts w:ascii="Times New Roman" w:eastAsia="Times New Roman" w:hAnsi="Times New Roman" w:cs="Times New Roman"/>
            <w:sz w:val="24"/>
            <w:szCs w:val="24"/>
          </w:rPr>
          <w:t>ensão</w:t>
        </w:r>
      </w:ins>
      <w:del w:id="1050" w:author="Ana Cecília Agua de Melo" w:date="2026-05-23T12:27:00Z">
        <w:r w:rsidDel="002566E1">
          <w:rPr>
            <w:rFonts w:ascii="Times New Roman" w:eastAsia="Times New Roman" w:hAnsi="Times New Roman" w:cs="Times New Roman"/>
            <w:sz w:val="24"/>
            <w:szCs w:val="24"/>
          </w:rPr>
          <w:delText>ssão</w:delText>
        </w:r>
      </w:del>
      <w:r>
        <w:rPr>
          <w:rFonts w:ascii="Times New Roman" w:eastAsia="Times New Roman" w:hAnsi="Times New Roman" w:cs="Times New Roman"/>
          <w:sz w:val="24"/>
          <w:szCs w:val="24"/>
        </w:rPr>
        <w:t xml:space="preserve"> pelas interpretações humanas. Eles se consolidam enquanto atos misteriosos e di</w:t>
      </w:r>
      <w:ins w:id="1051" w:author="Ana Cecília Agua de Melo" w:date="2026-05-03T20:29:00Z">
        <w:r w:rsidR="00764741">
          <w:rPr>
            <w:rFonts w:ascii="Times New Roman" w:eastAsia="Times New Roman" w:hAnsi="Times New Roman" w:cs="Times New Roman"/>
            <w:sz w:val="24"/>
            <w:szCs w:val="24"/>
          </w:rPr>
          <w:t>stinguem</w:t>
        </w:r>
      </w:ins>
      <w:del w:id="1052" w:author="Ana Cecília Agua de Melo" w:date="2026-05-03T20:29:00Z">
        <w:r w:rsidDel="00764741">
          <w:rPr>
            <w:rFonts w:ascii="Times New Roman" w:eastAsia="Times New Roman" w:hAnsi="Times New Roman" w:cs="Times New Roman"/>
            <w:sz w:val="24"/>
            <w:szCs w:val="24"/>
          </w:rPr>
          <w:delText>ferem</w:delText>
        </w:r>
      </w:del>
      <w:r>
        <w:rPr>
          <w:rFonts w:ascii="Times New Roman" w:eastAsia="Times New Roman" w:hAnsi="Times New Roman" w:cs="Times New Roman"/>
          <w:sz w:val="24"/>
          <w:szCs w:val="24"/>
        </w:rPr>
        <w:t xml:space="preserve"> a realidade sagrada de um mundo profano. </w:t>
      </w:r>
      <w:ins w:id="1053" w:author="Ana Cecília Agua de Melo" w:date="2026-05-03T20:29:00Z">
        <w:r w:rsidR="00764741">
          <w:rPr>
            <w:rFonts w:ascii="Times New Roman" w:eastAsia="Times New Roman" w:hAnsi="Times New Roman" w:cs="Times New Roman"/>
            <w:sz w:val="24"/>
            <w:szCs w:val="24"/>
          </w:rPr>
          <w:t>P</w:t>
        </w:r>
      </w:ins>
      <w:del w:id="1054" w:author="Ana Cecília Agua de Melo" w:date="2026-05-03T20:29:00Z">
        <w:r w:rsidDel="00764741">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w:t>
      </w:r>
      <w:del w:id="1055" w:author="Ana Cecília Agua de Melo" w:date="2026-05-19T20:17:00Z">
        <w:r w:rsidDel="000D2F4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“para o homem religioso o espaço não é homogêneo</w:t>
      </w:r>
      <w:r>
        <w:rPr>
          <w:rFonts w:ascii="Times New Roman" w:eastAsia="Times New Roman" w:hAnsi="Times New Roman" w:cs="Times New Roman"/>
          <w:sz w:val="24"/>
          <w:szCs w:val="24"/>
          <w:vertAlign w:val="superscript"/>
        </w:rPr>
        <w:footnoteReference w:id="153"/>
      </w:r>
      <w:r>
        <w:rPr>
          <w:rFonts w:ascii="Times New Roman" w:eastAsia="Times New Roman" w:hAnsi="Times New Roman" w:cs="Times New Roman"/>
          <w:i/>
          <w:iCs/>
          <w:sz w:val="24"/>
          <w:szCs w:val="24"/>
        </w:rPr>
        <w:t>, o espaço apresenta roturas, quebras; há porções de espaço qualitativamente diferente</w:t>
      </w:r>
      <w:ins w:id="1061" w:author="Ana Cecília Agua de Melo" w:date="2026-05-23T12:27:00Z">
        <w:r w:rsidR="002566E1">
          <w:rPr>
            <w:rFonts w:ascii="Times New Roman" w:eastAsia="Times New Roman" w:hAnsi="Times New Roman" w:cs="Times New Roman"/>
            <w:i/>
            <w:iCs/>
            <w:sz w:val="24"/>
            <w:szCs w:val="24"/>
          </w:rPr>
          <w:t>s</w:t>
        </w:r>
      </w:ins>
      <w:r>
        <w:rPr>
          <w:rFonts w:ascii="Times New Roman" w:eastAsia="Times New Roman" w:hAnsi="Times New Roman" w:cs="Times New Roman"/>
          <w:i/>
          <w:iCs/>
          <w:sz w:val="24"/>
          <w:szCs w:val="24"/>
        </w:rPr>
        <w:t xml:space="preserve"> de outros”</w:t>
      </w:r>
      <w:r>
        <w:rPr>
          <w:rFonts w:ascii="Times New Roman" w:eastAsia="Times New Roman" w:hAnsi="Times New Roman" w:cs="Times New Roman"/>
          <w:sz w:val="24"/>
          <w:szCs w:val="24"/>
          <w:vertAlign w:val="superscript"/>
        </w:rPr>
        <w:footnoteReference w:id="154"/>
      </w:r>
      <w:r>
        <w:rPr>
          <w:rFonts w:ascii="Times New Roman" w:eastAsia="Times New Roman" w:hAnsi="Times New Roman" w:cs="Times New Roman"/>
          <w:sz w:val="24"/>
          <w:szCs w:val="24"/>
        </w:rPr>
        <w:t xml:space="preserve">. </w:t>
      </w:r>
    </w:p>
    <w:p w14:paraId="000000B0" w14:textId="01B6E9BA" w:rsidR="00BE2BCC" w:rsidRDefault="00F630C1">
      <w:pPr>
        <w:spacing w:after="200" w:line="360" w:lineRule="auto"/>
        <w:jc w:val="both"/>
      </w:pPr>
      <w:r>
        <w:rPr>
          <w:rFonts w:ascii="Times New Roman" w:eastAsia="Times New Roman" w:hAnsi="Times New Roman" w:cs="Times New Roman"/>
          <w:sz w:val="24"/>
          <w:szCs w:val="24"/>
        </w:rPr>
        <w:tab/>
        <w:t xml:space="preserve">Neste sentido, a presença divina transcende o mundo espiritual – em direção ao mundo material/humano – por meio de objetos humanos conhecidos e que fazem parte de suas próprias realidades. Por exemplo, no momento em que a divindade revelou-se </w:t>
      </w:r>
      <w:ins w:id="1066" w:author="Ana Cecília Agua de Melo" w:date="2026-05-19T20:17:00Z">
        <w:r w:rsidR="000D2F40">
          <w:rPr>
            <w:rFonts w:ascii="Times New Roman" w:eastAsia="Times New Roman" w:hAnsi="Times New Roman" w:cs="Times New Roman"/>
            <w:sz w:val="24"/>
            <w:szCs w:val="24"/>
          </w:rPr>
          <w:t>a</w:t>
        </w:r>
      </w:ins>
      <w:del w:id="1067" w:author="Ana Cecília Agua de Melo" w:date="2026-05-19T20:17:00Z">
        <w:r w:rsidDel="000D2F40">
          <w:rPr>
            <w:rFonts w:ascii="Times New Roman" w:eastAsia="Times New Roman" w:hAnsi="Times New Roman" w:cs="Times New Roman"/>
            <w:sz w:val="24"/>
            <w:szCs w:val="24"/>
          </w:rPr>
          <w:delText>à</w:delText>
        </w:r>
      </w:del>
      <w:r>
        <w:rPr>
          <w:rFonts w:ascii="Times New Roman" w:eastAsia="Times New Roman" w:hAnsi="Times New Roman" w:cs="Times New Roman"/>
          <w:sz w:val="24"/>
          <w:szCs w:val="24"/>
        </w:rPr>
        <w:t xml:space="preserve"> Moisés</w:t>
      </w:r>
      <w:del w:id="1068" w:author="Ana Cecília Agua de Melo" w:date="2026-05-23T12:28:00Z">
        <w:r w:rsidDel="002566E1">
          <w:rPr>
            <w:rFonts w:ascii="Times New Roman" w:eastAsia="Times New Roman" w:hAnsi="Times New Roman" w:cs="Times New Roman"/>
            <w:sz w:val="24"/>
            <w:szCs w:val="24"/>
          </w:rPr>
          <w:delText>, e ela o fez</w:delText>
        </w:r>
      </w:del>
      <w:r>
        <w:rPr>
          <w:rFonts w:ascii="Times New Roman" w:eastAsia="Times New Roman" w:hAnsi="Times New Roman" w:cs="Times New Roman"/>
          <w:sz w:val="24"/>
          <w:szCs w:val="24"/>
        </w:rPr>
        <w:t xml:space="preserve"> a partir de uma árvore em chamas, o objeto “árvore” não é adorado como árvore em si, mas sim enquanto uma </w:t>
      </w:r>
      <w:proofErr w:type="spellStart"/>
      <w:r>
        <w:rPr>
          <w:rFonts w:ascii="Times New Roman" w:eastAsia="Times New Roman" w:hAnsi="Times New Roman" w:cs="Times New Roman"/>
          <w:sz w:val="24"/>
          <w:szCs w:val="24"/>
        </w:rPr>
        <w:t>hierofania</w:t>
      </w:r>
      <w:proofErr w:type="spellEnd"/>
      <w:r>
        <w:rPr>
          <w:rFonts w:ascii="Times New Roman" w:eastAsia="Times New Roman" w:hAnsi="Times New Roman" w:cs="Times New Roman"/>
          <w:sz w:val="24"/>
          <w:szCs w:val="24"/>
        </w:rPr>
        <w:t xml:space="preserve"> – um dispositivo que permite a passagem </w:t>
      </w:r>
      <w:del w:id="1069" w:author="Ana Cecília Agua de Melo" w:date="2026-05-23T12:31:00Z">
        <w:r w:rsidDel="002566E1">
          <w:rPr>
            <w:rFonts w:ascii="Times New Roman" w:eastAsia="Times New Roman" w:hAnsi="Times New Roman" w:cs="Times New Roman"/>
            <w:sz w:val="24"/>
            <w:szCs w:val="24"/>
          </w:rPr>
          <w:delText xml:space="preserve">da manifestação </w:delText>
        </w:r>
      </w:del>
      <w:r>
        <w:rPr>
          <w:rFonts w:ascii="Times New Roman" w:eastAsia="Times New Roman" w:hAnsi="Times New Roman" w:cs="Times New Roman"/>
          <w:sz w:val="24"/>
          <w:szCs w:val="24"/>
        </w:rPr>
        <w:t>do sagrado ao mundo humano-profano</w:t>
      </w:r>
      <w:ins w:id="1070" w:author="Ana Cecília Agua de Melo" w:date="2026-05-03T20:32:00Z">
        <w:r w:rsidR="00726845">
          <w:rPr>
            <w:rFonts w:ascii="Times New Roman" w:eastAsia="Times New Roman" w:hAnsi="Times New Roman" w:cs="Times New Roman"/>
            <w:sz w:val="24"/>
            <w:szCs w:val="24"/>
          </w:rPr>
          <w:t>,</w:t>
        </w:r>
      </w:ins>
      <w:del w:id="1071" w:author="Ana Cecília Agua de Melo" w:date="2026-05-03T20:32:00Z">
        <w:r w:rsidDel="0072684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já que, ao final, o sagrado se manifesta quando revela-se. </w:t>
      </w:r>
    </w:p>
    <w:p w14:paraId="000000B1" w14:textId="522AE76D" w:rsidR="00BE2BCC" w:rsidRDefault="00F630C1">
      <w:pPr>
        <w:spacing w:after="200" w:line="360" w:lineRule="auto"/>
        <w:ind w:left="2267"/>
        <w:jc w:val="both"/>
      </w:pPr>
      <w:r>
        <w:rPr>
          <w:rFonts w:ascii="Times New Roman" w:eastAsia="Times New Roman" w:hAnsi="Times New Roman" w:cs="Times New Roman"/>
          <w:sz w:val="20"/>
          <w:szCs w:val="20"/>
        </w:rPr>
        <w:t xml:space="preserve">Não te aproximes daqui, disse o Senhor </w:t>
      </w:r>
      <w:ins w:id="1072" w:author="Ana Cecília Agua de Melo" w:date="2026-05-03T20:33:00Z">
        <w:r w:rsidR="00726845">
          <w:rPr>
            <w:rFonts w:ascii="Times New Roman" w:eastAsia="Times New Roman" w:hAnsi="Times New Roman" w:cs="Times New Roman"/>
            <w:sz w:val="20"/>
            <w:szCs w:val="20"/>
          </w:rPr>
          <w:t>a</w:t>
        </w:r>
      </w:ins>
      <w:del w:id="1073" w:author="Ana Cecília Agua de Melo" w:date="2026-05-03T20:33:00Z">
        <w:r w:rsidDel="00726845">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Moisés; tira as sandálias de teus pés. Porque o lugar onde te encontras é uma terra Santa</w:t>
      </w:r>
      <w:r>
        <w:rPr>
          <w:rFonts w:ascii="Times New Roman" w:eastAsia="Times New Roman" w:hAnsi="Times New Roman" w:cs="Times New Roman"/>
          <w:sz w:val="20"/>
          <w:szCs w:val="20"/>
          <w:vertAlign w:val="superscript"/>
        </w:rPr>
        <w:footnoteReference w:id="155"/>
      </w:r>
      <w:r>
        <w:rPr>
          <w:rFonts w:ascii="Times New Roman" w:eastAsia="Times New Roman" w:hAnsi="Times New Roman" w:cs="Times New Roman"/>
          <w:sz w:val="20"/>
          <w:szCs w:val="20"/>
        </w:rPr>
        <w:t>.</w:t>
      </w:r>
    </w:p>
    <w:p w14:paraId="000000B2" w14:textId="56924254" w:rsidR="00BE2BCC" w:rsidRDefault="00F630C1">
      <w:pPr>
        <w:spacing w:after="200" w:line="360" w:lineRule="auto"/>
        <w:jc w:val="both"/>
      </w:pPr>
      <w:r>
        <w:rPr>
          <w:rFonts w:ascii="Times New Roman" w:eastAsia="Times New Roman" w:hAnsi="Times New Roman" w:cs="Times New Roman"/>
          <w:sz w:val="24"/>
          <w:szCs w:val="24"/>
        </w:rPr>
        <w:tab/>
        <w:t>Assim sendo,</w:t>
      </w:r>
      <w:r>
        <w:rPr>
          <w:rFonts w:ascii="Times New Roman" w:eastAsia="Times New Roman" w:hAnsi="Times New Roman" w:cs="Times New Roman"/>
          <w:i/>
          <w:iCs/>
          <w:sz w:val="24"/>
          <w:szCs w:val="24"/>
        </w:rPr>
        <w:t xml:space="preserve"> “toda </w:t>
      </w:r>
      <w:proofErr w:type="spellStart"/>
      <w:r>
        <w:rPr>
          <w:rFonts w:ascii="Times New Roman" w:eastAsia="Times New Roman" w:hAnsi="Times New Roman" w:cs="Times New Roman"/>
          <w:i/>
          <w:iCs/>
          <w:sz w:val="24"/>
          <w:szCs w:val="24"/>
        </w:rPr>
        <w:t>hierofania</w:t>
      </w:r>
      <w:proofErr w:type="spellEnd"/>
      <w:r>
        <w:rPr>
          <w:rFonts w:ascii="Times New Roman" w:eastAsia="Times New Roman" w:hAnsi="Times New Roman" w:cs="Times New Roman"/>
          <w:i/>
          <w:iCs/>
          <w:sz w:val="24"/>
          <w:szCs w:val="24"/>
        </w:rPr>
        <w:t xml:space="preserve"> espacial ou toda consagração de um espaço equivale a uma cosmogonia”</w:t>
      </w:r>
      <w:r>
        <w:rPr>
          <w:rFonts w:ascii="Times New Roman" w:eastAsia="Times New Roman" w:hAnsi="Times New Roman" w:cs="Times New Roman"/>
          <w:sz w:val="24"/>
          <w:szCs w:val="24"/>
          <w:vertAlign w:val="superscript"/>
        </w:rPr>
        <w:footnoteReference w:id="156"/>
      </w:r>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este eixo cósmico de ligação entre o ser humano e o divino –, neste sentido, revela-se enquanto consagração de um determinado território-corpo</w:t>
      </w:r>
      <w:del w:id="1080" w:author="Ana Cecília Agua de Melo" w:date="2026-05-19T20:20:00Z">
        <w:r w:rsidDel="00EE39A0">
          <w:rPr>
            <w:rFonts w:ascii="Times New Roman" w:eastAsia="Times New Roman" w:hAnsi="Times New Roman" w:cs="Times New Roman"/>
            <w:sz w:val="24"/>
            <w:szCs w:val="24"/>
          </w:rPr>
          <w:delText xml:space="preserve">. Isso, pois, a </w:delText>
        </w:r>
        <w:r w:rsidDel="00EE39A0">
          <w:rPr>
            <w:rFonts w:ascii="Times New Roman" w:eastAsia="Times New Roman" w:hAnsi="Times New Roman" w:cs="Times New Roman"/>
            <w:i/>
            <w:iCs/>
            <w:sz w:val="24"/>
            <w:szCs w:val="24"/>
          </w:rPr>
          <w:delText xml:space="preserve">kipá </w:delText>
        </w:r>
        <w:r w:rsidDel="00EE39A0">
          <w:rPr>
            <w:rFonts w:ascii="Times New Roman" w:eastAsia="Times New Roman" w:hAnsi="Times New Roman" w:cs="Times New Roman"/>
            <w:sz w:val="24"/>
            <w:szCs w:val="24"/>
          </w:rPr>
          <w:delText>– este pedaço de tecido –</w:delText>
        </w:r>
      </w:del>
      <w:r>
        <w:rPr>
          <w:rFonts w:ascii="Times New Roman" w:eastAsia="Times New Roman" w:hAnsi="Times New Roman" w:cs="Times New Roman"/>
          <w:sz w:val="24"/>
          <w:szCs w:val="24"/>
        </w:rPr>
        <w:t xml:space="preserve">, um 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portátil, </w:t>
      </w:r>
      <w:del w:id="1081" w:author="Ana Cecília Agua de Melo" w:date="2026-05-19T20:21:00Z">
        <w:r w:rsidDel="00EE39A0">
          <w:rPr>
            <w:rFonts w:ascii="Times New Roman" w:eastAsia="Times New Roman" w:hAnsi="Times New Roman" w:cs="Times New Roman"/>
            <w:sz w:val="24"/>
            <w:szCs w:val="24"/>
          </w:rPr>
          <w:delText xml:space="preserve">é </w:delText>
        </w:r>
      </w:del>
      <w:r>
        <w:rPr>
          <w:rFonts w:ascii="Times New Roman" w:eastAsia="Times New Roman" w:hAnsi="Times New Roman" w:cs="Times New Roman"/>
          <w:sz w:val="24"/>
          <w:szCs w:val="24"/>
        </w:rPr>
        <w:t>usado por judeus e por judias como revelação e recordação da presença divina no mundo – em que, para além de suas próprias silhuetas, está firmad</w:t>
      </w:r>
      <w:ins w:id="1082" w:author="Ana Cecília Agua de Melo" w:date="2026-05-03T20:34:00Z">
        <w:r w:rsidR="00726845">
          <w:rPr>
            <w:rFonts w:ascii="Times New Roman" w:eastAsia="Times New Roman" w:hAnsi="Times New Roman" w:cs="Times New Roman"/>
            <w:sz w:val="24"/>
            <w:szCs w:val="24"/>
          </w:rPr>
          <w:t>a</w:t>
        </w:r>
      </w:ins>
      <w:del w:id="1083" w:author="Ana Cecília Agua de Melo" w:date="2026-05-03T20:34:00Z">
        <w:r w:rsidDel="00726845">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a divindade, criadora do mundo e de todas as coisas que </w:t>
      </w:r>
      <w:del w:id="1084" w:author="Ana Cecília Agua de Melo" w:date="2026-05-03T20:34:00Z">
        <w:r w:rsidDel="00726845">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O eixo cósmico – a ligação direta com Deus – é reforçado a partir da utilização deste artifício-objeto</w:t>
      </w:r>
      <w:ins w:id="1085" w:author="Ana Cecília Agua de Melo" w:date="2026-05-03T20:34:00Z">
        <w:r w:rsidR="00726845">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pois, ao final, segundo o escritor </w:t>
      </w:r>
      <w:r>
        <w:rPr>
          <w:rFonts w:ascii="Times New Roman" w:eastAsia="Times New Roman" w:hAnsi="Times New Roman" w:cs="Times New Roman"/>
          <w:sz w:val="24"/>
          <w:szCs w:val="24"/>
        </w:rPr>
        <w:lastRenderedPageBreak/>
        <w:t xml:space="preserve">e teólogo </w:t>
      </w:r>
      <w:proofErr w:type="spellStart"/>
      <w:r>
        <w:rPr>
          <w:rFonts w:ascii="Times New Roman" w:eastAsia="Times New Roman" w:hAnsi="Times New Roman" w:cs="Times New Roman"/>
          <w:sz w:val="24"/>
          <w:szCs w:val="24"/>
        </w:rPr>
        <w:t>Mircea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Eliade</w:t>
      </w:r>
      <w:proofErr w:type="spellEnd"/>
      <w:r>
        <w:rPr>
          <w:rFonts w:ascii="Times New Roman" w:eastAsia="Times New Roman" w:hAnsi="Times New Roman" w:cs="Times New Roman"/>
          <w:sz w:val="24"/>
          <w:szCs w:val="24"/>
          <w:vertAlign w:val="superscript"/>
        </w:rPr>
        <w:footnoteReference w:id="157"/>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“homem religioso”</w:t>
      </w:r>
      <w:r>
        <w:rPr>
          <w:rFonts w:ascii="Times New Roman" w:eastAsia="Times New Roman" w:hAnsi="Times New Roman" w:cs="Times New Roman"/>
          <w:sz w:val="24"/>
          <w:szCs w:val="24"/>
        </w:rPr>
        <w:t xml:space="preserve"> deseja estar a todo instante em “Seu Mundo”, em contato direto com o divino. </w:t>
      </w:r>
    </w:p>
    <w:p w14:paraId="000000B3" w14:textId="70542BD5" w:rsidR="00BE2BCC" w:rsidRDefault="00F630C1">
      <w:pPr>
        <w:spacing w:after="200" w:line="360" w:lineRule="auto"/>
        <w:jc w:val="both"/>
      </w:pPr>
      <w:r>
        <w:rPr>
          <w:rFonts w:ascii="Times New Roman" w:eastAsia="Times New Roman" w:hAnsi="Times New Roman" w:cs="Times New Roman"/>
          <w:sz w:val="24"/>
          <w:szCs w:val="24"/>
        </w:rPr>
        <w:tab/>
        <w:t xml:space="preserve">Para além de um 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se apresenta enquanto um marcador legal, social, identitário e comunitário de pertencimento judaico.</w:t>
      </w:r>
      <w:del w:id="1086" w:author="Ana Cecília Agua de Melo" w:date="2026-05-19T20:37:00Z">
        <w:r w:rsidDel="00C34C27">
          <w:rPr>
            <w:rFonts w:ascii="Times New Roman" w:eastAsia="Times New Roman" w:hAnsi="Times New Roman" w:cs="Times New Roman"/>
            <w:sz w:val="24"/>
            <w:szCs w:val="24"/>
          </w:rPr>
          <w:delText xml:space="preserve"> </w:delText>
        </w:r>
      </w:del>
      <w:del w:id="1087" w:author="Ana Cecília Agua de Melo" w:date="2026-05-03T20:35:00Z">
        <w:r w:rsidDel="00726845">
          <w:rPr>
            <w:rFonts w:ascii="Times New Roman" w:eastAsia="Times New Roman" w:hAnsi="Times New Roman" w:cs="Times New Roman"/>
            <w:sz w:val="24"/>
            <w:szCs w:val="24"/>
          </w:rPr>
          <w:delText>Isso, pois, são objetos que superam</w:delText>
        </w:r>
      </w:del>
      <w:del w:id="1088" w:author="Ana Cecília Agua de Melo" w:date="2026-05-19T20:37:00Z">
        <w:r w:rsidDel="00C34C27">
          <w:rPr>
            <w:rFonts w:ascii="Times New Roman" w:eastAsia="Times New Roman" w:hAnsi="Times New Roman" w:cs="Times New Roman"/>
            <w:sz w:val="24"/>
            <w:szCs w:val="24"/>
          </w:rPr>
          <w:delText xml:space="preserve"> sua carga religiosa e se torna</w:delText>
        </w:r>
      </w:del>
      <w:del w:id="1089" w:author="Ana Cecília Agua de Melo" w:date="2026-05-03T20:35:00Z">
        <w:r w:rsidDel="00726845">
          <w:rPr>
            <w:rFonts w:ascii="Times New Roman" w:eastAsia="Times New Roman" w:hAnsi="Times New Roman" w:cs="Times New Roman"/>
            <w:sz w:val="24"/>
            <w:szCs w:val="24"/>
          </w:rPr>
          <w:delText>m</w:delText>
        </w:r>
      </w:del>
      <w:del w:id="1090" w:author="Ana Cecília Agua de Melo" w:date="2026-05-19T20:37:00Z">
        <w:r w:rsidDel="00C34C27">
          <w:rPr>
            <w:rFonts w:ascii="Times New Roman" w:eastAsia="Times New Roman" w:hAnsi="Times New Roman" w:cs="Times New Roman"/>
            <w:sz w:val="24"/>
            <w:szCs w:val="24"/>
          </w:rPr>
          <w:delText xml:space="preserve"> marcador</w:delText>
        </w:r>
      </w:del>
      <w:del w:id="1091" w:author="Ana Cecília Agua de Melo" w:date="2026-05-03T20:35:00Z">
        <w:r w:rsidDel="00726845">
          <w:rPr>
            <w:rFonts w:ascii="Times New Roman" w:eastAsia="Times New Roman" w:hAnsi="Times New Roman" w:cs="Times New Roman"/>
            <w:sz w:val="24"/>
            <w:szCs w:val="24"/>
          </w:rPr>
          <w:delText>es</w:delText>
        </w:r>
      </w:del>
      <w:del w:id="1092" w:author="Ana Cecília Agua de Melo" w:date="2026-05-19T20:37:00Z">
        <w:r w:rsidDel="00C34C27">
          <w:rPr>
            <w:rFonts w:ascii="Times New Roman" w:eastAsia="Times New Roman" w:hAnsi="Times New Roman" w:cs="Times New Roman"/>
            <w:sz w:val="24"/>
            <w:szCs w:val="24"/>
          </w:rPr>
          <w:delText xml:space="preserve"> comunitário</w:delText>
        </w:r>
      </w:del>
      <w:del w:id="1093" w:author="Ana Cecília Agua de Melo" w:date="2026-05-03T20:35:00Z">
        <w:r w:rsidDel="00726845">
          <w:rPr>
            <w:rFonts w:ascii="Times New Roman" w:eastAsia="Times New Roman" w:hAnsi="Times New Roman" w:cs="Times New Roman"/>
            <w:sz w:val="24"/>
            <w:szCs w:val="24"/>
          </w:rPr>
          <w:delText>s mais amplos</w:delText>
        </w:r>
      </w:del>
      <w:del w:id="1094" w:author="Ana Cecília Agua de Melo" w:date="2026-05-19T20:37:00Z">
        <w:r w:rsidDel="00C34C27">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ins w:id="1095" w:author="Ana Cecília Agua de Melo" w:date="2026-05-03T20:35:00Z">
        <w:r w:rsidR="00726845">
          <w:rPr>
            <w:rFonts w:ascii="Times New Roman" w:eastAsia="Times New Roman" w:hAnsi="Times New Roman" w:cs="Times New Roman"/>
            <w:sz w:val="24"/>
            <w:szCs w:val="24"/>
          </w:rPr>
          <w:t>A</w:t>
        </w:r>
      </w:ins>
      <w:del w:id="1096" w:author="Ana Cecília Agua de Melo" w:date="2026-05-03T20:35:00Z">
        <w:r w:rsidDel="00726845">
          <w:rPr>
            <w:rFonts w:ascii="Times New Roman" w:eastAsia="Times New Roman" w:hAnsi="Times New Roman" w:cs="Times New Roman"/>
            <w:sz w:val="24"/>
            <w:szCs w:val="24"/>
          </w:rPr>
          <w:delText>Já que, a</w:delText>
        </w:r>
      </w:del>
      <w:r>
        <w:rPr>
          <w:rFonts w:ascii="Times New Roman" w:eastAsia="Times New Roman" w:hAnsi="Times New Roman" w:cs="Times New Roman"/>
          <w:sz w:val="24"/>
          <w:szCs w:val="24"/>
        </w:rPr>
        <w:t xml:space="preserve"> utilização deste artifício-objeto</w:t>
      </w:r>
      <w:del w:id="1097" w:author="Ana Cecília Agua de Melo" w:date="2026-05-03T20:35:00Z">
        <w:r w:rsidDel="0072684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se estabelece enquanto um delimitador de pertencimento e de congregação entre os diversos indivíduos que </w:t>
      </w:r>
      <w:del w:id="1098" w:author="Ana Cecília Agua de Melo" w:date="2026-05-03T20:36:00Z">
        <w:r w:rsidDel="00726845">
          <w:rPr>
            <w:rFonts w:ascii="Times New Roman" w:eastAsia="Times New Roman" w:hAnsi="Times New Roman" w:cs="Times New Roman"/>
            <w:sz w:val="24"/>
            <w:szCs w:val="24"/>
          </w:rPr>
          <w:delText xml:space="preserve">frequentam e </w:delText>
        </w:r>
      </w:del>
      <w:r>
        <w:rPr>
          <w:rFonts w:ascii="Times New Roman" w:eastAsia="Times New Roman" w:hAnsi="Times New Roman" w:cs="Times New Roman"/>
          <w:sz w:val="24"/>
          <w:szCs w:val="24"/>
        </w:rPr>
        <w:t xml:space="preserve">transitam em um determinado território </w:t>
      </w:r>
      <w:ins w:id="1099" w:author="Ana Cecília Agua de Melo" w:date="2026-05-03T20:36:00Z">
        <w:r w:rsidR="00726845">
          <w:rPr>
            <w:rFonts w:ascii="Times New Roman" w:eastAsia="Times New Roman" w:hAnsi="Times New Roman" w:cs="Times New Roman"/>
            <w:sz w:val="24"/>
            <w:szCs w:val="24"/>
          </w:rPr>
          <w:t>onde</w:t>
        </w:r>
      </w:ins>
      <w:del w:id="1100" w:author="Ana Cecília Agua de Melo" w:date="2026-05-03T20:36:00Z">
        <w:r w:rsidDel="00726845">
          <w:rPr>
            <w:rFonts w:ascii="Times New Roman" w:eastAsia="Times New Roman" w:hAnsi="Times New Roman" w:cs="Times New Roman"/>
            <w:sz w:val="24"/>
            <w:szCs w:val="24"/>
          </w:rPr>
          <w:delText>que</w:delText>
        </w:r>
      </w:del>
      <w:r>
        <w:rPr>
          <w:rFonts w:ascii="Times New Roman" w:eastAsia="Times New Roman" w:hAnsi="Times New Roman" w:cs="Times New Roman"/>
          <w:sz w:val="24"/>
          <w:szCs w:val="24"/>
        </w:rPr>
        <w:t xml:space="preserve"> a comunidade se estabelece</w:t>
      </w:r>
      <w:ins w:id="1101" w:author="Ana Cecília Agua de Melo" w:date="2026-05-03T20:36:00Z">
        <w:r w:rsidR="00726845">
          <w:rPr>
            <w:rFonts w:ascii="Times New Roman" w:eastAsia="Times New Roman" w:hAnsi="Times New Roman" w:cs="Times New Roman"/>
            <w:sz w:val="24"/>
            <w:szCs w:val="24"/>
          </w:rPr>
          <w:t>; tais indivíduos</w:t>
        </w:r>
      </w:ins>
      <w:del w:id="1102" w:author="Ana Cecília Agua de Melo" w:date="2026-05-03T20:36:00Z">
        <w:r w:rsidDel="00726845">
          <w:rPr>
            <w:rFonts w:ascii="Times New Roman" w:eastAsia="Times New Roman" w:hAnsi="Times New Roman" w:cs="Times New Roman"/>
            <w:sz w:val="24"/>
            <w:szCs w:val="24"/>
          </w:rPr>
          <w:delText>. Estes</w:delText>
        </w:r>
      </w:del>
      <w:r>
        <w:rPr>
          <w:rFonts w:ascii="Times New Roman" w:eastAsia="Times New Roman" w:hAnsi="Times New Roman" w:cs="Times New Roman"/>
          <w:sz w:val="24"/>
          <w:szCs w:val="24"/>
        </w:rPr>
        <w:t xml:space="preserve">, por sua vez, se reconhecem como portadores de uma identidade compartilhada. E assim, essa peça delimita, demarca e consagra um corpo/corpus, possibilitando um senso de agregação entre os transeuntes de uma determinada territorialidade-cidade </w:t>
      </w:r>
      <w:ins w:id="1103" w:author="Ana Cecília Agua de Melo" w:date="2026-05-03T20:36:00Z">
        <w:r w:rsidR="00726845">
          <w:rPr>
            <w:rFonts w:ascii="Times New Roman" w:eastAsia="Times New Roman" w:hAnsi="Times New Roman" w:cs="Times New Roman"/>
            <w:sz w:val="24"/>
            <w:szCs w:val="24"/>
          </w:rPr>
          <w:t>onde</w:t>
        </w:r>
      </w:ins>
      <w:del w:id="1104" w:author="Ana Cecília Agua de Melo" w:date="2026-05-03T20:36:00Z">
        <w:r w:rsidDel="00726845">
          <w:rPr>
            <w:rFonts w:ascii="Times New Roman" w:eastAsia="Times New Roman" w:hAnsi="Times New Roman" w:cs="Times New Roman"/>
            <w:sz w:val="24"/>
            <w:szCs w:val="24"/>
          </w:rPr>
          <w:delText>que</w:delText>
        </w:r>
      </w:del>
      <w:r>
        <w:rPr>
          <w:rFonts w:ascii="Times New Roman" w:eastAsia="Times New Roman" w:hAnsi="Times New Roman" w:cs="Times New Roman"/>
          <w:sz w:val="24"/>
          <w:szCs w:val="24"/>
        </w:rPr>
        <w:t xml:space="preserve"> a comunidade decide fixar-se.</w:t>
      </w:r>
    </w:p>
    <w:p w14:paraId="000000B4" w14:textId="77777777"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uso da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firma-se enquanto uma possibilidade de “reconhecer-se judeu/judia” em comunidade – para além do próprio corpo e da conexão religiosa com o divino. Permanecer em comunidade permite ao “homem religioso” – este </w:t>
      </w:r>
      <w:r>
        <w:rPr>
          <w:rFonts w:ascii="Times New Roman" w:eastAsia="Times New Roman" w:hAnsi="Times New Roman" w:cs="Times New Roman"/>
          <w:i/>
          <w:iCs/>
          <w:sz w:val="24"/>
          <w:szCs w:val="24"/>
        </w:rPr>
        <w:t xml:space="preserve">corpus </w:t>
      </w:r>
      <w:r>
        <w:rPr>
          <w:rFonts w:ascii="Times New Roman" w:eastAsia="Times New Roman" w:hAnsi="Times New Roman" w:cs="Times New Roman"/>
          <w:sz w:val="24"/>
          <w:szCs w:val="24"/>
        </w:rPr>
        <w:t>de pessoas – estar a todo instante em “Seu Mundo” – ou seja, em contato direto com Deus e com seus iguais</w:t>
      </w:r>
      <w:del w:id="1105" w:author="Ana Cecília Agua de Melo" w:date="2026-05-19T20:38:00Z">
        <w:r w:rsidDel="00B542AC">
          <w:rPr>
            <w:rFonts w:ascii="Times New Roman" w:eastAsia="Times New Roman" w:hAnsi="Times New Roman" w:cs="Times New Roman"/>
            <w:sz w:val="24"/>
            <w:szCs w:val="24"/>
          </w:rPr>
          <w:delText>, pois acredita que o mundo foi criado à sua existência</w:delText>
        </w:r>
      </w:del>
      <w:r>
        <w:rPr>
          <w:rFonts w:ascii="Times New Roman" w:eastAsia="Times New Roman" w:hAnsi="Times New Roman" w:cs="Times New Roman"/>
          <w:sz w:val="24"/>
          <w:szCs w:val="24"/>
        </w:rPr>
        <w:t xml:space="preserve">. Dessa maneira, o “homem religioso”, ao utilizar o artifício dos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cosmogoniza</w:t>
      </w:r>
      <w:proofErr w:type="spellEnd"/>
      <w:r>
        <w:rPr>
          <w:rFonts w:ascii="Times New Roman" w:eastAsia="Times New Roman" w:hAnsi="Times New Roman" w:cs="Times New Roman"/>
          <w:sz w:val="24"/>
          <w:szCs w:val="24"/>
        </w:rPr>
        <w:t xml:space="preserve"> um território comunitário e cria, por fim, um corpo, um local e um mundo santificado para si. </w:t>
      </w:r>
    </w:p>
    <w:p w14:paraId="000000B5" w14:textId="1A6B10D4" w:rsidR="00BE2BCC" w:rsidRDefault="00F630C1">
      <w:pPr>
        <w:spacing w:after="200" w:line="360" w:lineRule="auto"/>
        <w:ind w:firstLine="720"/>
        <w:jc w:val="both"/>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e</w:t>
      </w:r>
      <w:ins w:id="1106" w:author="Ana Cecília Agua de Melo" w:date="2026-05-03T20:37:00Z">
        <w:r w:rsidR="00726845">
          <w:rPr>
            <w:rFonts w:ascii="Times New Roman" w:eastAsia="Times New Roman" w:hAnsi="Times New Roman" w:cs="Times New Roman"/>
            <w:sz w:val="24"/>
            <w:szCs w:val="24"/>
          </w:rPr>
          <w:t xml:space="preserve"> a</w:t>
        </w:r>
      </w:ins>
      <w:r>
        <w:rPr>
          <w:rFonts w:ascii="Times New Roman" w:eastAsia="Times New Roman" w:hAnsi="Times New Roman" w:cs="Times New Roman"/>
          <w:sz w:val="24"/>
          <w:szCs w:val="24"/>
        </w:rPr>
        <w:t xml:space="preserve"> consagração de um mundo – o “Seu Mundo” – </w:t>
      </w:r>
      <w:ins w:id="1107" w:author="Ana Cecília Agua de Melo" w:date="2026-05-03T20:37:00Z">
        <w:r w:rsidR="00726845">
          <w:rPr>
            <w:rFonts w:ascii="Times New Roman" w:eastAsia="Times New Roman" w:hAnsi="Times New Roman" w:cs="Times New Roman"/>
            <w:sz w:val="24"/>
            <w:szCs w:val="24"/>
          </w:rPr>
          <w:t>são</w:t>
        </w:r>
      </w:ins>
      <w:del w:id="1108" w:author="Ana Cecília Agua de Melo" w:date="2026-05-03T20:37:00Z">
        <w:r w:rsidDel="00726845">
          <w:rPr>
            <w:rFonts w:ascii="Times New Roman" w:eastAsia="Times New Roman" w:hAnsi="Times New Roman" w:cs="Times New Roman"/>
            <w:sz w:val="24"/>
            <w:szCs w:val="24"/>
          </w:rPr>
          <w:delText>é</w:delText>
        </w:r>
      </w:del>
      <w:r>
        <w:rPr>
          <w:rFonts w:ascii="Times New Roman" w:eastAsia="Times New Roman" w:hAnsi="Times New Roman" w:cs="Times New Roman"/>
          <w:sz w:val="24"/>
          <w:szCs w:val="24"/>
        </w:rPr>
        <w:t xml:space="preserve"> compreendid</w:t>
      </w:r>
      <w:ins w:id="1109" w:author="Ana Cecília Agua de Melo" w:date="2026-05-03T20:37:00Z">
        <w:r w:rsidR="00726845">
          <w:rPr>
            <w:rFonts w:ascii="Times New Roman" w:eastAsia="Times New Roman" w:hAnsi="Times New Roman" w:cs="Times New Roman"/>
            <w:sz w:val="24"/>
            <w:szCs w:val="24"/>
          </w:rPr>
          <w:t>as</w:t>
        </w:r>
      </w:ins>
      <w:del w:id="1110" w:author="Ana Cecília Agua de Melo" w:date="2026-05-03T20:37:00Z">
        <w:r w:rsidDel="00726845">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a partir do conceito de eixo cósmico – uma relação direta e vertical entre o ser humano e o divino. Segundo </w:t>
      </w:r>
      <w:proofErr w:type="spellStart"/>
      <w:r>
        <w:rPr>
          <w:rFonts w:ascii="Times New Roman" w:eastAsia="Times New Roman" w:hAnsi="Times New Roman" w:cs="Times New Roman"/>
          <w:sz w:val="24"/>
          <w:szCs w:val="24"/>
        </w:rPr>
        <w:t>Eliade</w:t>
      </w:r>
      <w:proofErr w:type="spellEnd"/>
      <w:r>
        <w:rPr>
          <w:rFonts w:ascii="Times New Roman" w:eastAsia="Times New Roman" w:hAnsi="Times New Roman" w:cs="Times New Roman"/>
          <w:sz w:val="24"/>
          <w:szCs w:val="24"/>
        </w:rPr>
        <w:t>, é a partir do eixo cósmico – e em volta dele – que o território</w:t>
      </w:r>
      <w:ins w:id="1111" w:author="Ana Cecília Agua de Melo" w:date="2026-05-19T20:39:00Z">
        <w:r w:rsidR="00B542AC">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torna</w:t>
      </w:r>
      <w:del w:id="1112" w:author="Ana Cecília Agua de Melo" w:date="2026-05-19T20:39:00Z">
        <w:r w:rsidDel="00B542AC">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habitável pela presença divina. Ou seja, é a partir da consagração destas territorialidades que o “homem religioso” </w:t>
      </w:r>
      <w:ins w:id="1113" w:author="Ana Cecília Agua de Melo" w:date="2026-05-03T20:37:00Z">
        <w:r w:rsidR="00726845">
          <w:rPr>
            <w:rFonts w:ascii="Times New Roman" w:eastAsia="Times New Roman" w:hAnsi="Times New Roman" w:cs="Times New Roman"/>
            <w:sz w:val="24"/>
            <w:szCs w:val="24"/>
          </w:rPr>
          <w:t>faz d</w:t>
        </w:r>
      </w:ins>
      <w:del w:id="1114" w:author="Ana Cecília Agua de Melo" w:date="2026-05-03T20:37:00Z">
        <w:r w:rsidDel="00726845">
          <w:rPr>
            <w:rFonts w:ascii="Times New Roman" w:eastAsia="Times New Roman" w:hAnsi="Times New Roman" w:cs="Times New Roman"/>
            <w:sz w:val="24"/>
            <w:szCs w:val="24"/>
          </w:rPr>
          <w:delText xml:space="preserve">torna </w:delText>
        </w:r>
      </w:del>
      <w:r>
        <w:rPr>
          <w:rFonts w:ascii="Times New Roman" w:eastAsia="Times New Roman" w:hAnsi="Times New Roman" w:cs="Times New Roman"/>
          <w:sz w:val="24"/>
          <w:szCs w:val="24"/>
        </w:rPr>
        <w:t xml:space="preserve">o espaço profano – amorfo e sem limites – </w:t>
      </w:r>
      <w:del w:id="1115" w:author="Ana Cecília Agua de Melo" w:date="2026-05-03T20:37:00Z">
        <w:r w:rsidDel="00726845">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o “Seu Mundo”</w:t>
      </w:r>
      <w:del w:id="1116" w:author="Ana Cecília Agua de Melo" w:date="2026-05-03T20:38:00Z">
        <w:r w:rsidDel="00726845">
          <w:rPr>
            <w:rFonts w:ascii="Times New Roman" w:eastAsia="Times New Roman" w:hAnsi="Times New Roman" w:cs="Times New Roman"/>
            <w:sz w:val="24"/>
            <w:szCs w:val="24"/>
          </w:rPr>
          <w:delText>; isso</w:delText>
        </w:r>
      </w:del>
      <w:r>
        <w:rPr>
          <w:rFonts w:ascii="Times New Roman" w:eastAsia="Times New Roman" w:hAnsi="Times New Roman" w:cs="Times New Roman"/>
          <w:sz w:val="24"/>
          <w:szCs w:val="24"/>
        </w:rPr>
        <w:t>, pois</w:t>
      </w:r>
      <w:del w:id="1117" w:author="Ana Cecília Agua de Melo" w:date="2026-05-03T20:38:00Z">
        <w:r w:rsidDel="0072684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“Nosso Mundo é a ‘terra santa’ porque é o lugar mais próximo de Deus”</w:t>
      </w:r>
      <w:r>
        <w:rPr>
          <w:rFonts w:ascii="Times New Roman" w:eastAsia="Times New Roman" w:hAnsi="Times New Roman" w:cs="Times New Roman"/>
          <w:sz w:val="24"/>
          <w:szCs w:val="24"/>
          <w:vertAlign w:val="superscript"/>
        </w:rPr>
        <w:footnoteReference w:id="158"/>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000000B6" w14:textId="3953F96E"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instalação de um território equivale à fundação de um Mundo”</w:t>
      </w:r>
      <w:r>
        <w:rPr>
          <w:rFonts w:ascii="Times New Roman" w:eastAsia="Times New Roman" w:hAnsi="Times New Roman" w:cs="Times New Roman"/>
          <w:sz w:val="24"/>
          <w:szCs w:val="24"/>
          <w:vertAlign w:val="superscript"/>
        </w:rPr>
        <w:footnoteReference w:id="159"/>
      </w:r>
      <w:r>
        <w:rPr>
          <w:rFonts w:ascii="Times New Roman" w:eastAsia="Times New Roman" w:hAnsi="Times New Roman" w:cs="Times New Roman"/>
          <w:sz w:val="24"/>
          <w:szCs w:val="24"/>
        </w:rPr>
        <w:t xml:space="preserve">. Essa instalação – ligada ao eixo cósmico – ritualiza, sacraliza e demarca um espaço, em suas mais variadas composições. Parte-se do pressuposto </w:t>
      </w:r>
      <w:ins w:id="1118" w:author="Ana Cecília Agua de Melo" w:date="2026-05-03T20:38:00Z">
        <w:r w:rsidR="00726845">
          <w:rPr>
            <w:rFonts w:ascii="Times New Roman" w:eastAsia="Times New Roman" w:hAnsi="Times New Roman" w:cs="Times New Roman"/>
            <w:sz w:val="24"/>
            <w:szCs w:val="24"/>
          </w:rPr>
          <w:t xml:space="preserve">de </w:t>
        </w:r>
      </w:ins>
      <w:r>
        <w:rPr>
          <w:rFonts w:ascii="Times New Roman" w:eastAsia="Times New Roman" w:hAnsi="Times New Roman" w:cs="Times New Roman"/>
          <w:sz w:val="24"/>
          <w:szCs w:val="24"/>
        </w:rPr>
        <w:t xml:space="preserve">que o “homem religioso” necessita estar a todo instante em contato com Deus; assim sendo – para além de seus corpos –, estes indivíduos desejam que suas próprias casas/moradas se tornem o “Centro do Mundo”. A morada – a </w:t>
      </w:r>
      <w:r>
        <w:rPr>
          <w:rFonts w:ascii="Times New Roman" w:eastAsia="Times New Roman" w:hAnsi="Times New Roman" w:cs="Times New Roman"/>
          <w:sz w:val="24"/>
          <w:szCs w:val="24"/>
        </w:rPr>
        <w:lastRenderedPageBreak/>
        <w:t xml:space="preserve">habitação do ser humano – situa-se no centro de seu próprio mundo religioso e reproduz, em escala microcósmica, o Universo criado por Deus. </w:t>
      </w:r>
      <w:r>
        <w:rPr>
          <w:rFonts w:ascii="Times New Roman" w:eastAsia="Times New Roman" w:hAnsi="Times New Roman" w:cs="Times New Roman"/>
          <w:sz w:val="24"/>
          <w:szCs w:val="24"/>
        </w:rPr>
        <w:tab/>
      </w:r>
    </w:p>
    <w:p w14:paraId="000000B7" w14:textId="2C6CC74B"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utilizar o artifício-objeto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da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sz w:val="24"/>
          <w:szCs w:val="24"/>
        </w:rPr>
        <w:t>, famílias judias (e as comunidades) reafirmaram a presença de Deus em suas próprias moradas. A casa e/ou o espaço comunitário (sinagoga), por fim, se torna</w:t>
      </w:r>
      <w:ins w:id="1119" w:author="Ana Cecília Agua de Melo" w:date="2026-05-23T12:44:00Z">
        <w:r w:rsidR="009B11C8">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um</w:t>
      </w:r>
      <w:ins w:id="1120" w:author="Ana Cecília Agua de Melo" w:date="2026-05-03T20:39:00Z">
        <w:r w:rsidR="00726845">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imago </w:t>
      </w:r>
      <w:proofErr w:type="spellStart"/>
      <w:r>
        <w:rPr>
          <w:rFonts w:ascii="Times New Roman" w:eastAsia="Times New Roman" w:hAnsi="Times New Roman" w:cs="Times New Roman"/>
          <w:i/>
          <w:iCs/>
          <w:sz w:val="24"/>
          <w:szCs w:val="24"/>
        </w:rPr>
        <w:t>mundi</w:t>
      </w:r>
      <w:proofErr w:type="spellEnd"/>
      <w:r>
        <w:rPr>
          <w:rFonts w:ascii="Times New Roman" w:eastAsia="Times New Roman" w:hAnsi="Times New Roman" w:cs="Times New Roman"/>
          <w:sz w:val="24"/>
          <w:szCs w:val="24"/>
          <w:vertAlign w:val="superscript"/>
        </w:rPr>
        <w:footnoteReference w:id="160"/>
      </w:r>
      <w:r>
        <w:rPr>
          <w:rFonts w:ascii="Times New Roman" w:eastAsia="Times New Roman" w:hAnsi="Times New Roman" w:cs="Times New Roman"/>
          <w:sz w:val="24"/>
          <w:szCs w:val="24"/>
        </w:rPr>
        <w:t xml:space="preserve"> – ou seja, ao passar por um ritual de consagração e sacralização, torna</w:t>
      </w:r>
      <w:ins w:id="1121" w:author="Ana Cecília Agua de Melo" w:date="2026-05-23T12:44:00Z">
        <w:r w:rsidR="009B11C8">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-se um espaço religiosamente habitável, em conexão com Deus a partir do eixo cósmico. Nos textos </w:t>
      </w:r>
      <w:r>
        <w:rPr>
          <w:rFonts w:ascii="Times New Roman" w:eastAsia="Times New Roman" w:hAnsi="Times New Roman" w:cs="Times New Roman"/>
          <w:i/>
          <w:iCs/>
          <w:sz w:val="24"/>
          <w:szCs w:val="24"/>
        </w:rPr>
        <w:t>talmúdicos</w:t>
      </w:r>
      <w:r>
        <w:rPr>
          <w:rFonts w:ascii="Times New Roman" w:eastAsia="Times New Roman" w:hAnsi="Times New Roman" w:cs="Times New Roman"/>
          <w:sz w:val="24"/>
          <w:szCs w:val="24"/>
        </w:rPr>
        <w:t>, a casa judaica religiosa é refer</w:t>
      </w:r>
      <w:ins w:id="1122" w:author="Ana Cecília Agua de Melo" w:date="2026-05-03T20:39:00Z">
        <w:r w:rsidR="00726845">
          <w:rPr>
            <w:rFonts w:ascii="Times New Roman" w:eastAsia="Times New Roman" w:hAnsi="Times New Roman" w:cs="Times New Roman"/>
            <w:sz w:val="24"/>
            <w:szCs w:val="24"/>
          </w:rPr>
          <w:t>ida</w:t>
        </w:r>
      </w:ins>
      <w:del w:id="1123" w:author="Ana Cecília Agua de Melo" w:date="2026-05-03T20:39:00Z">
        <w:r w:rsidDel="00726845">
          <w:rPr>
            <w:rFonts w:ascii="Times New Roman" w:eastAsia="Times New Roman" w:hAnsi="Times New Roman" w:cs="Times New Roman"/>
            <w:sz w:val="24"/>
            <w:szCs w:val="24"/>
          </w:rPr>
          <w:delText>enciada</w:delText>
        </w:r>
      </w:del>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i/>
          <w:iCs/>
          <w:sz w:val="24"/>
          <w:szCs w:val="24"/>
        </w:rPr>
        <w:t>Bait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Neeman</w:t>
      </w:r>
      <w:proofErr w:type="spellEnd"/>
      <w:r>
        <w:rPr>
          <w:rFonts w:ascii="Times New Roman" w:eastAsia="Times New Roman" w:hAnsi="Times New Roman" w:cs="Times New Roman"/>
          <w:sz w:val="24"/>
          <w:szCs w:val="24"/>
        </w:rPr>
        <w:t xml:space="preserve"> – uma “casa leal” – uma habitação santificada pela presença divina, já que ela própria reitera a criação do mundo e a fidelidade e dedicação ao monoteísmo e ao Deus judaico. </w:t>
      </w:r>
    </w:p>
    <w:p w14:paraId="000000B8" w14:textId="59290912" w:rsidR="00BE2BCC" w:rsidRDefault="00F630C1">
      <w:pPr>
        <w:spacing w:after="200" w:line="360" w:lineRule="auto"/>
        <w:ind w:firstLine="720"/>
        <w:jc w:val="both"/>
      </w:pPr>
      <w:r>
        <w:rPr>
          <w:rFonts w:ascii="Times New Roman" w:eastAsia="Times New Roman" w:hAnsi="Times New Roman" w:cs="Times New Roman"/>
          <w:sz w:val="24"/>
          <w:szCs w:val="24"/>
        </w:rPr>
        <w:t>Essa tradição remete ao momento em que Moisés suplica ao Faraó a liberdade de seu povo escravizado no Egito. Segundo a narrativa bíblica, a restrição dessa liberdade impõe</w:t>
      </w:r>
      <w:del w:id="1124" w:author="Ana Cecília Agua de Melo" w:date="2026-05-03T20:39:00Z">
        <w:r w:rsidDel="00726845">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que Deus envie ao Egito dez pragas, sendo a última delas</w:t>
      </w:r>
      <w:del w:id="1125" w:author="Ana Cecília Agua de Melo" w:date="2026-05-03T20:39:00Z">
        <w:r w:rsidDel="00726845">
          <w:rPr>
            <w:rFonts w:ascii="Times New Roman" w:eastAsia="Times New Roman" w:hAnsi="Times New Roman" w:cs="Times New Roman"/>
            <w:sz w:val="24"/>
            <w:szCs w:val="24"/>
          </w:rPr>
          <w:delText xml:space="preserve"> – a décima praga –</w:delText>
        </w:r>
      </w:del>
      <w:r>
        <w:rPr>
          <w:rFonts w:ascii="Times New Roman" w:eastAsia="Times New Roman" w:hAnsi="Times New Roman" w:cs="Times New Roman"/>
          <w:sz w:val="24"/>
          <w:szCs w:val="24"/>
        </w:rPr>
        <w:t xml:space="preserve"> a descida à terra do Anjo da Morte e o assassinato de primogênitos. Para que os hebreus fossem poupados, Moisés aconselha o povo para que pinte os batentes das portas</w:t>
      </w:r>
      <w:del w:id="1126" w:author="Ana Cecília Agua de Melo" w:date="2026-05-23T12:45:00Z">
        <w:r w:rsidDel="009B11C8">
          <w:rPr>
            <w:rFonts w:ascii="Times New Roman" w:eastAsia="Times New Roman" w:hAnsi="Times New Roman" w:cs="Times New Roman"/>
            <w:sz w:val="24"/>
            <w:szCs w:val="24"/>
          </w:rPr>
          <w:delText xml:space="preserve"> de suas residências</w:delText>
        </w:r>
      </w:del>
      <w:r>
        <w:rPr>
          <w:rFonts w:ascii="Times New Roman" w:eastAsia="Times New Roman" w:hAnsi="Times New Roman" w:cs="Times New Roman"/>
          <w:sz w:val="24"/>
          <w:szCs w:val="24"/>
        </w:rPr>
        <w:t xml:space="preserve"> com sangue de carneiro. </w:t>
      </w:r>
      <w:ins w:id="1127" w:author="Ana Cecília Agua de Melo" w:date="2026-05-23T12:45:00Z">
        <w:r w:rsidR="009B11C8">
          <w:rPr>
            <w:rFonts w:ascii="Times New Roman" w:eastAsia="Times New Roman" w:hAnsi="Times New Roman" w:cs="Times New Roman"/>
            <w:sz w:val="24"/>
            <w:szCs w:val="24"/>
          </w:rPr>
          <w:t>Esse</w:t>
        </w:r>
      </w:ins>
      <w:del w:id="1128" w:author="Ana Cecília Agua de Melo" w:date="2026-05-23T12:45:00Z">
        <w:r w:rsidDel="009B11C8">
          <w:rPr>
            <w:rFonts w:ascii="Times New Roman" w:eastAsia="Times New Roman" w:hAnsi="Times New Roman" w:cs="Times New Roman"/>
            <w:sz w:val="24"/>
            <w:szCs w:val="24"/>
          </w:rPr>
          <w:delText>Dessa maneira, este</w:delText>
        </w:r>
      </w:del>
      <w:r>
        <w:rPr>
          <w:rFonts w:ascii="Times New Roman" w:eastAsia="Times New Roman" w:hAnsi="Times New Roman" w:cs="Times New Roman"/>
          <w:sz w:val="24"/>
          <w:szCs w:val="24"/>
        </w:rPr>
        <w:t xml:space="preserve"> ritual consagra e delimita um território de crença e de devoção a Deus – santifica uma habitação, </w:t>
      </w:r>
      <w:ins w:id="1129" w:author="Ana Cecília Agua de Melo" w:date="2026-05-03T20:40:00Z">
        <w:r w:rsidR="00726845">
          <w:rPr>
            <w:rFonts w:ascii="Times New Roman" w:eastAsia="Times New Roman" w:hAnsi="Times New Roman" w:cs="Times New Roman"/>
            <w:sz w:val="24"/>
            <w:szCs w:val="24"/>
          </w:rPr>
          <w:t>a</w:t>
        </w:r>
      </w:ins>
      <w:del w:id="1130" w:author="Ana Cecília Agua de Melo" w:date="2026-05-03T20:40:00Z">
        <w:r w:rsidDel="00726845">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torna “fiel” à presença divina.</w:t>
      </w:r>
    </w:p>
    <w:p w14:paraId="000000B9" w14:textId="7B35BD07" w:rsidR="00BE2BCC" w:rsidRDefault="00F630C1">
      <w:pPr>
        <w:spacing w:after="200" w:line="360" w:lineRule="auto"/>
        <w:jc w:val="both"/>
      </w:pPr>
      <w:r>
        <w:rPr>
          <w:rFonts w:ascii="Times New Roman" w:eastAsia="Times New Roman" w:hAnsi="Times New Roman" w:cs="Times New Roman"/>
          <w:sz w:val="24"/>
          <w:szCs w:val="24"/>
        </w:rPr>
        <w:tab/>
        <w:t xml:space="preserve">Enquanto uma reinterpretação do sangue de carneiro despejado pelos hebreus nos umbrais de suas portas, 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artifício de demarcação espacial que eleva um território-casa. É uma caixa de acrílico, metal ou madeira fixada nos batentes das portas judaicas e que contém um pergaminho com a bênção do </w:t>
      </w:r>
      <w:proofErr w:type="spellStart"/>
      <w:r>
        <w:rPr>
          <w:rFonts w:ascii="Times New Roman" w:eastAsia="Times New Roman" w:hAnsi="Times New Roman" w:cs="Times New Roman"/>
          <w:i/>
          <w:iCs/>
          <w:sz w:val="24"/>
          <w:szCs w:val="24"/>
        </w:rPr>
        <w:t>Shemá</w:t>
      </w:r>
      <w:proofErr w:type="spellEnd"/>
      <w:r>
        <w:rPr>
          <w:rFonts w:ascii="Times New Roman" w:eastAsia="Times New Roman" w:hAnsi="Times New Roman" w:cs="Times New Roman"/>
          <w:i/>
          <w:iCs/>
          <w:sz w:val="24"/>
          <w:szCs w:val="24"/>
        </w:rPr>
        <w:t xml:space="preserve"> Israel</w:t>
      </w:r>
      <w:r>
        <w:rPr>
          <w:rFonts w:ascii="Times New Roman" w:eastAsia="Times New Roman" w:hAnsi="Times New Roman" w:cs="Times New Roman"/>
          <w:sz w:val="24"/>
          <w:szCs w:val="24"/>
          <w:vertAlign w:val="superscript"/>
        </w:rPr>
        <w:footnoteReference w:id="161"/>
      </w:r>
      <w:r>
        <w:rPr>
          <w:rFonts w:ascii="Times New Roman" w:eastAsia="Times New Roman" w:hAnsi="Times New Roman" w:cs="Times New Roman"/>
          <w:sz w:val="24"/>
          <w:szCs w:val="24"/>
        </w:rPr>
        <w:t>. Este objeto é portátil, removível, ajustado e acompanha as comunidades nos momentos de diásporas e dispersões,</w:t>
      </w:r>
      <w:del w:id="1134" w:author="Ana Cecília Agua de Melo" w:date="2026-05-03T20:41:00Z">
        <w:r w:rsidDel="00726845">
          <w:rPr>
            <w:rFonts w:ascii="Times New Roman" w:eastAsia="Times New Roman" w:hAnsi="Times New Roman" w:cs="Times New Roman"/>
            <w:sz w:val="24"/>
            <w:szCs w:val="24"/>
          </w:rPr>
          <w:delText xml:space="preserve"> sejam</w:delText>
        </w:r>
      </w:del>
      <w:r>
        <w:rPr>
          <w:rFonts w:ascii="Times New Roman" w:eastAsia="Times New Roman" w:hAnsi="Times New Roman" w:cs="Times New Roman"/>
          <w:sz w:val="24"/>
          <w:szCs w:val="24"/>
        </w:rPr>
        <w:t xml:space="preserve"> voluntárias ou forçadas. 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reitera a cosmogonia e a devoção judaica de lealdade a Deus, santifica uma habitação e se estabelece enquanto um simbolismo cósmico, um reflexo da própria criação divina do mundo. Cria-se, a partir del</w:t>
      </w:r>
      <w:ins w:id="1135" w:author="Ana Cecília Agua de Melo" w:date="2026-05-03T20:41:00Z">
        <w:r w:rsidR="00726845">
          <w:rPr>
            <w:rFonts w:ascii="Times New Roman" w:eastAsia="Times New Roman" w:hAnsi="Times New Roman" w:cs="Times New Roman"/>
            <w:sz w:val="24"/>
            <w:szCs w:val="24"/>
          </w:rPr>
          <w:t>a</w:t>
        </w:r>
      </w:ins>
      <w:del w:id="1136" w:author="Ana Cecília Agua de Melo" w:date="2026-05-03T20:41:00Z">
        <w:r w:rsidDel="00726845">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 o eixo cósmico</w:t>
      </w:r>
      <w:ins w:id="1137" w:author="Ana Cecília Agua de Melo" w:date="2026-05-19T20:42:00Z">
        <w:r w:rsidR="00B542AC">
          <w:rPr>
            <w:rFonts w:ascii="Times New Roman" w:eastAsia="Times New Roman" w:hAnsi="Times New Roman" w:cs="Times New Roman"/>
            <w:sz w:val="24"/>
            <w:szCs w:val="24"/>
          </w:rPr>
          <w:t>. Já</w:t>
        </w:r>
      </w:ins>
      <w:del w:id="1138" w:author="Ana Cecília Agua de Melo" w:date="2026-05-19T20:42:00Z">
        <w:r w:rsidDel="00B542AC">
          <w:rPr>
            <w:rFonts w:ascii="Times New Roman" w:eastAsia="Times New Roman" w:hAnsi="Times New Roman" w:cs="Times New Roman"/>
            <w:sz w:val="24"/>
            <w:szCs w:val="24"/>
          </w:rPr>
          <w:delText>; já</w:delText>
        </w:r>
      </w:del>
      <w:r>
        <w:rPr>
          <w:rFonts w:ascii="Times New Roman" w:eastAsia="Times New Roman" w:hAnsi="Times New Roman" w:cs="Times New Roman"/>
          <w:sz w:val="24"/>
          <w:szCs w:val="24"/>
        </w:rPr>
        <w:t xml:space="preserve"> que</w:t>
      </w:r>
      <w:del w:id="1139" w:author="Ana Cecília Agua de Melo" w:date="2026-05-03T20:41:00Z">
        <w:r w:rsidDel="0072684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esse objeto é a chave da casa, fixar-se em um local é instalar nele, quase que instantaneamente, uma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sz w:val="24"/>
          <w:szCs w:val="24"/>
        </w:rPr>
        <w:t>.</w:t>
      </w:r>
    </w:p>
    <w:p w14:paraId="000000BA" w14:textId="108FEC2D" w:rsidR="00BE2BCC" w:rsidRDefault="00F630C1">
      <w:pPr>
        <w:spacing w:after="200" w:line="360" w:lineRule="auto"/>
        <w:jc w:val="both"/>
      </w:pPr>
      <w:r>
        <w:rPr>
          <w:rFonts w:ascii="Times New Roman" w:eastAsia="Times New Roman" w:hAnsi="Times New Roman" w:cs="Times New Roman"/>
          <w:sz w:val="24"/>
          <w:szCs w:val="24"/>
        </w:rPr>
        <w:tab/>
        <w:t>Se toda criação humana repete a fundação do mundo, para que esta criação dure – perdure no espaço e no tempo – ela necessita ser animada, receber vida, “uma alma”</w:t>
      </w:r>
      <w:r>
        <w:rPr>
          <w:rFonts w:ascii="Times New Roman" w:eastAsia="Times New Roman" w:hAnsi="Times New Roman" w:cs="Times New Roman"/>
          <w:sz w:val="24"/>
          <w:szCs w:val="24"/>
          <w:vertAlign w:val="superscript"/>
        </w:rPr>
        <w:footnoteReference w:id="162"/>
      </w:r>
      <w:r>
        <w:rPr>
          <w:rFonts w:ascii="Times New Roman" w:eastAsia="Times New Roman" w:hAnsi="Times New Roman" w:cs="Times New Roman"/>
          <w:sz w:val="24"/>
          <w:szCs w:val="24"/>
        </w:rPr>
        <w:t xml:space="preserve">. Segundo </w:t>
      </w:r>
      <w:proofErr w:type="spellStart"/>
      <w:r>
        <w:rPr>
          <w:rFonts w:ascii="Times New Roman" w:eastAsia="Times New Roman" w:hAnsi="Times New Roman" w:cs="Times New Roman"/>
          <w:sz w:val="24"/>
          <w:szCs w:val="24"/>
        </w:rPr>
        <w:t>Eliade</w:t>
      </w:r>
      <w:proofErr w:type="spellEnd"/>
      <w:r>
        <w:rPr>
          <w:rFonts w:ascii="Times New Roman" w:eastAsia="Times New Roman" w:hAnsi="Times New Roman" w:cs="Times New Roman"/>
          <w:sz w:val="24"/>
          <w:szCs w:val="24"/>
          <w:vertAlign w:val="superscript"/>
        </w:rPr>
        <w:footnoteReference w:id="163"/>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“para o homem primitivo tudo é dotado de alma”</w:t>
      </w:r>
      <w:r>
        <w:rPr>
          <w:rFonts w:ascii="Times New Roman" w:eastAsia="Times New Roman" w:hAnsi="Times New Roman" w:cs="Times New Roman"/>
          <w:sz w:val="24"/>
          <w:szCs w:val="24"/>
        </w:rPr>
        <w:t xml:space="preserve">. Em uma sinagoga, em </w:t>
      </w:r>
      <w:r>
        <w:rPr>
          <w:rFonts w:ascii="Times New Roman" w:eastAsia="Times New Roman" w:hAnsi="Times New Roman" w:cs="Times New Roman"/>
          <w:sz w:val="24"/>
          <w:szCs w:val="24"/>
        </w:rPr>
        <w:lastRenderedPageBreak/>
        <w:t>um centro religioso ou comunitário, a comunidade que ali transita</w:t>
      </w:r>
      <w:del w:id="1146" w:author="Ana Cecília Agua de Melo" w:date="2026-05-03T20:42:00Z">
        <w:r w:rsidDel="00726845">
          <w:rPr>
            <w:rFonts w:ascii="Times New Roman" w:eastAsia="Times New Roman" w:hAnsi="Times New Roman" w:cs="Times New Roman"/>
            <w:sz w:val="24"/>
            <w:szCs w:val="24"/>
          </w:rPr>
          <w:delText xml:space="preserve"> e frequenta</w:delText>
        </w:r>
      </w:del>
      <w:r>
        <w:rPr>
          <w:rFonts w:ascii="Times New Roman" w:eastAsia="Times New Roman" w:hAnsi="Times New Roman" w:cs="Times New Roman"/>
          <w:sz w:val="24"/>
          <w:szCs w:val="24"/>
        </w:rPr>
        <w:t xml:space="preserve"> é a alma e a chama de vida dessa localidade (o </w:t>
      </w:r>
      <w:proofErr w:type="spellStart"/>
      <w:r>
        <w:rPr>
          <w:rFonts w:ascii="Times New Roman" w:eastAsia="Times New Roman" w:hAnsi="Times New Roman" w:cs="Times New Roman"/>
          <w:i/>
          <w:iCs/>
          <w:sz w:val="24"/>
          <w:szCs w:val="24"/>
        </w:rPr>
        <w:t>minian</w:t>
      </w:r>
      <w:proofErr w:type="spellEnd"/>
      <w:r>
        <w:rPr>
          <w:rFonts w:ascii="Times New Roman" w:eastAsia="Times New Roman" w:hAnsi="Times New Roman" w:cs="Times New Roman"/>
          <w:sz w:val="24"/>
          <w:szCs w:val="24"/>
        </w:rPr>
        <w:t>). A comunidade – essa congregação de indivíduos em prol de objetivos em comum – funda um território de pertencimento que anima o lugar – introduz nele uma alma. Assim sendo, as comunidades judaicas</w:t>
      </w:r>
      <w:ins w:id="1147" w:author="Ana Cecília Agua de Melo" w:date="2026-05-23T12:48:00Z">
        <w:r w:rsidR="009B11C8">
          <w:rPr>
            <w:rFonts w:ascii="Times New Roman" w:eastAsia="Times New Roman" w:hAnsi="Times New Roman" w:cs="Times New Roman"/>
            <w:sz w:val="24"/>
            <w:szCs w:val="24"/>
          </w:rPr>
          <w:t xml:space="preserve"> trans</w:t>
        </w:r>
      </w:ins>
      <w:ins w:id="1148" w:author="Ana Cecília Agua de Melo" w:date="2026-05-23T12:49:00Z">
        <w:r w:rsidR="009B11C8">
          <w:rPr>
            <w:rFonts w:ascii="Times New Roman" w:eastAsia="Times New Roman" w:hAnsi="Times New Roman" w:cs="Times New Roman"/>
            <w:sz w:val="24"/>
            <w:szCs w:val="24"/>
          </w:rPr>
          <w:t>formam</w:t>
        </w:r>
      </w:ins>
      <w:del w:id="1149" w:author="Ana Cecília Agua de Melo" w:date="2026-05-23T12:48:00Z">
        <w:r w:rsidDel="009B11C8">
          <w:rPr>
            <w:rFonts w:ascii="Times New Roman" w:eastAsia="Times New Roman" w:hAnsi="Times New Roman" w:cs="Times New Roman"/>
            <w:sz w:val="24"/>
            <w:szCs w:val="24"/>
          </w:rPr>
          <w:delText xml:space="preserve"> modificam</w:delText>
        </w:r>
      </w:del>
      <w:r>
        <w:rPr>
          <w:rFonts w:ascii="Times New Roman" w:eastAsia="Times New Roman" w:hAnsi="Times New Roman" w:cs="Times New Roman"/>
          <w:sz w:val="24"/>
          <w:szCs w:val="24"/>
        </w:rPr>
        <w:t xml:space="preserve"> os espaços profanos em lugares sagrados por meio da consagração destes territórios. Nestas territorialidades tudo é dotado de vida, de celebração e de rito, tudo parte de uma orientação. O “homem religioso”, por fim, transforma o maldito em sagrado – constrói suas identidades, santifica esses espaços e os compartilha. </w:t>
      </w:r>
    </w:p>
    <w:p w14:paraId="000000BB" w14:textId="77777777" w:rsidR="00BE2BCC" w:rsidRDefault="00F630C1">
      <w:pPr>
        <w:spacing w:after="200" w:line="360" w:lineRule="auto"/>
        <w:jc w:val="both"/>
      </w:pPr>
      <w:r>
        <w:rPr>
          <w:rFonts w:ascii="Times New Roman" w:eastAsia="Times New Roman" w:hAnsi="Times New Roman" w:cs="Times New Roman"/>
          <w:sz w:val="24"/>
          <w:szCs w:val="24"/>
        </w:rPr>
        <w:tab/>
        <w:t xml:space="preserve">Instalar-se em um determinado lugar é reiterar a cosmogonia – imitando a obra divina de criação do mundo por Deus. </w:t>
      </w:r>
      <w:r>
        <w:rPr>
          <w:rFonts w:ascii="Times New Roman" w:eastAsia="Times New Roman" w:hAnsi="Times New Roman" w:cs="Times New Roman"/>
          <w:i/>
          <w:iCs/>
          <w:sz w:val="24"/>
          <w:szCs w:val="24"/>
        </w:rPr>
        <w:t>“Fixar-se em uma região é assumir responsabilidade por este mundo criado; mantê-lo vivo e renová-lo”</w:t>
      </w:r>
      <w:r>
        <w:rPr>
          <w:rFonts w:ascii="Times New Roman" w:eastAsia="Times New Roman" w:hAnsi="Times New Roman" w:cs="Times New Roman"/>
          <w:sz w:val="24"/>
          <w:szCs w:val="24"/>
          <w:vertAlign w:val="superscript"/>
        </w:rPr>
        <w:footnoteReference w:id="164"/>
      </w:r>
      <w:r>
        <w:rPr>
          <w:rFonts w:ascii="Times New Roman" w:eastAsia="Times New Roman" w:hAnsi="Times New Roman" w:cs="Times New Roman"/>
          <w:sz w:val="24"/>
          <w:szCs w:val="24"/>
        </w:rPr>
        <w:t>. Fixar-se em um determinado local equivale a um novo começo. E, assim como um calendário cíclico, todo começo repete o início primordial da criação divina do mundo.</w:t>
      </w:r>
    </w:p>
    <w:p w14:paraId="000000BC" w14:textId="664C4A22" w:rsidR="00BE2BCC" w:rsidRDefault="00F630C1">
      <w:pPr>
        <w:spacing w:after="200" w:line="360" w:lineRule="auto"/>
        <w:jc w:val="both"/>
      </w:pPr>
      <w:r>
        <w:rPr>
          <w:rFonts w:ascii="Times New Roman" w:eastAsia="Times New Roman" w:hAnsi="Times New Roman" w:cs="Times New Roman"/>
          <w:sz w:val="24"/>
          <w:szCs w:val="24"/>
        </w:rPr>
        <w:tab/>
        <w:t>Já que</w:t>
      </w:r>
      <w:del w:id="1156" w:author="Ana Cecília Agua de Melo" w:date="2026-05-03T20:44:00Z">
        <w:r w:rsidDel="006B4EF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instalar-se em uma determinada territorialidade funda de novo um mundo, essas tentativas de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são formas de dedicar-se a viver o cosmos puro e santo, tal como era no princípio, quando saiu das mãos da divindade. Estas propostas são observadas nos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i/>
          <w:iCs/>
          <w:sz w:val="24"/>
          <w:szCs w:val="24"/>
        </w:rPr>
        <w:t>kipá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i/>
          <w:iCs/>
          <w:sz w:val="24"/>
          <w:szCs w:val="24"/>
        </w:rPr>
        <w:t>mezuzá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e relacionam-se à experiência de tempos santos judaicos</w:t>
      </w:r>
      <w:ins w:id="1157" w:author="Ana Cecília Agua de Melo" w:date="2026-05-03T20:45:00Z">
        <w:r w:rsidR="006B4EFF">
          <w:rPr>
            <w:rFonts w:ascii="Times New Roman" w:eastAsia="Times New Roman" w:hAnsi="Times New Roman" w:cs="Times New Roman"/>
            <w:sz w:val="24"/>
            <w:szCs w:val="24"/>
          </w:rPr>
          <w:t>,</w:t>
        </w:r>
      </w:ins>
      <w:del w:id="1158" w:author="Ana Cecília Agua de Melo" w:date="2026-05-03T20:45:00Z">
        <w:r w:rsidDel="006B4EFF">
          <w:rPr>
            <w:rFonts w:ascii="Times New Roman" w:eastAsia="Times New Roman" w:hAnsi="Times New Roman" w:cs="Times New Roman"/>
            <w:sz w:val="24"/>
            <w:szCs w:val="24"/>
          </w:rPr>
          <w:delText>. Isso, pois, ao se afirmarem enquanto tempos</w:delText>
        </w:r>
      </w:del>
      <w:r>
        <w:rPr>
          <w:rFonts w:ascii="Times New Roman" w:eastAsia="Times New Roman" w:hAnsi="Times New Roman" w:cs="Times New Roman"/>
          <w:sz w:val="24"/>
          <w:szCs w:val="24"/>
        </w:rPr>
        <w:t xml:space="preserve"> cíclicos, elipsoidais e constantes</w:t>
      </w:r>
      <w:ins w:id="1159" w:author="Ana Cecília Agua de Melo" w:date="2026-05-03T20:45:00Z">
        <w:r w:rsidR="006B4EFF">
          <w:rPr>
            <w:rFonts w:ascii="Times New Roman" w:eastAsia="Times New Roman" w:hAnsi="Times New Roman" w:cs="Times New Roman"/>
            <w:sz w:val="24"/>
            <w:szCs w:val="24"/>
          </w:rPr>
          <w:t>. A</w:t>
        </w:r>
      </w:ins>
      <w:del w:id="1160" w:author="Ana Cecília Agua de Melo" w:date="2026-05-03T20:45:00Z">
        <w:r w:rsidDel="006B4EFF">
          <w:rPr>
            <w:rFonts w:ascii="Times New Roman" w:eastAsia="Times New Roman" w:hAnsi="Times New Roman" w:cs="Times New Roman"/>
            <w:sz w:val="24"/>
            <w:szCs w:val="24"/>
          </w:rPr>
          <w:delText>, a</w:delText>
        </w:r>
      </w:del>
      <w:r>
        <w:rPr>
          <w:rFonts w:ascii="Times New Roman" w:eastAsia="Times New Roman" w:hAnsi="Times New Roman" w:cs="Times New Roman"/>
          <w:sz w:val="24"/>
          <w:szCs w:val="24"/>
        </w:rPr>
        <w:t xml:space="preserve"> vitória do lugar sagrado sobre o espaço profano deve ser repetida simbolicamente a todo instante, pois</w:t>
      </w:r>
      <w:ins w:id="1161" w:author="Ana Cecília Agua de Melo" w:date="2026-05-03T20:45:00Z">
        <w:r w:rsidR="006B4EFF">
          <w:rPr>
            <w:rFonts w:ascii="Times New Roman" w:eastAsia="Times New Roman" w:hAnsi="Times New Roman" w:cs="Times New Roman"/>
            <w:sz w:val="24"/>
            <w:szCs w:val="24"/>
          </w:rPr>
          <w:t xml:space="preserve"> a</w:t>
        </w:r>
      </w:ins>
      <w:r>
        <w:rPr>
          <w:rFonts w:ascii="Times New Roman" w:eastAsia="Times New Roman" w:hAnsi="Times New Roman" w:cs="Times New Roman"/>
          <w:sz w:val="24"/>
          <w:szCs w:val="24"/>
        </w:rPr>
        <w:t xml:space="preserve"> todo instante o mundo necessita ser criado novamente desde o momento primordial.</w:t>
      </w:r>
    </w:p>
    <w:p w14:paraId="000000BD" w14:textId="17C4E401" w:rsidR="00BE2BCC" w:rsidRDefault="00F630C1">
      <w:pPr>
        <w:spacing w:after="200" w:line="360" w:lineRule="auto"/>
        <w:jc w:val="both"/>
      </w:pPr>
      <w:r>
        <w:rPr>
          <w:rFonts w:ascii="Times New Roman" w:eastAsia="Times New Roman" w:hAnsi="Times New Roman" w:cs="Times New Roman"/>
          <w:sz w:val="24"/>
          <w:szCs w:val="24"/>
        </w:rPr>
        <w:tab/>
        <w:t xml:space="preserve">Ao fim e ao cabo, a experiência do sagrado funda ontologicamente o mundo. </w:t>
      </w:r>
      <w:r>
        <w:rPr>
          <w:rFonts w:ascii="Times New Roman" w:eastAsia="Times New Roman" w:hAnsi="Times New Roman" w:cs="Times New Roman"/>
          <w:i/>
          <w:iCs/>
          <w:sz w:val="24"/>
          <w:szCs w:val="24"/>
        </w:rPr>
        <w:t>“O espaço sagrado tem um valor existencial para o homem religioso. Nada se pode começar, nada se pode fazer sem uma orientação prévia”</w:t>
      </w:r>
      <w:r>
        <w:rPr>
          <w:rFonts w:ascii="Times New Roman" w:eastAsia="Times New Roman" w:hAnsi="Times New Roman" w:cs="Times New Roman"/>
          <w:sz w:val="24"/>
          <w:szCs w:val="24"/>
          <w:vertAlign w:val="superscript"/>
        </w:rPr>
        <w:footnoteReference w:id="165"/>
      </w:r>
      <w:r>
        <w:rPr>
          <w:rFonts w:ascii="Times New Roman" w:eastAsia="Times New Roman" w:hAnsi="Times New Roman" w:cs="Times New Roman"/>
          <w:sz w:val="24"/>
          <w:szCs w:val="24"/>
        </w:rPr>
        <w:t>. Este ponto fixo – a criação do mundo – permite uma direção. Se, para viver no mundo, o “homem religioso” necessita fundá-lo</w:t>
      </w:r>
      <w:ins w:id="1162" w:author="Ana Cecília Agua de Melo" w:date="2026-05-03T20:46:00Z">
        <w:r w:rsidR="006B4EFF">
          <w:rPr>
            <w:rFonts w:ascii="Times New Roman" w:eastAsia="Times New Roman" w:hAnsi="Times New Roman" w:cs="Times New Roman"/>
            <w:sz w:val="24"/>
            <w:szCs w:val="24"/>
          </w:rPr>
          <w:t>,</w:t>
        </w:r>
      </w:ins>
      <w:del w:id="1163" w:author="Ana Cecília Agua de Melo" w:date="2026-05-03T20:46:00Z">
        <w:r w:rsidDel="006B4EFF">
          <w:rPr>
            <w:rFonts w:ascii="Times New Roman" w:eastAsia="Times New Roman" w:hAnsi="Times New Roman" w:cs="Times New Roman"/>
            <w:sz w:val="24"/>
            <w:szCs w:val="24"/>
          </w:rPr>
          <w:delText>; então</w:delText>
        </w:r>
      </w:del>
      <w:r>
        <w:rPr>
          <w:rFonts w:ascii="Times New Roman" w:eastAsia="Times New Roman" w:hAnsi="Times New Roman" w:cs="Times New Roman"/>
          <w:sz w:val="24"/>
          <w:szCs w:val="24"/>
        </w:rPr>
        <w:t xml:space="preserve"> nenhum mundo pode nascer do “caos”, da homogeneidade e da relatividade do espaço profano. </w:t>
      </w:r>
    </w:p>
    <w:p w14:paraId="000000BE"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BF" w14:textId="776BB22F" w:rsidR="00BE2BCC" w:rsidRDefault="00F630C1">
      <w:pPr>
        <w:spacing w:after="200" w:line="360" w:lineRule="auto"/>
        <w:jc w:val="both"/>
      </w:pPr>
      <w:r>
        <w:rPr>
          <w:rFonts w:ascii="Times New Roman" w:eastAsia="Times New Roman" w:hAnsi="Times New Roman" w:cs="Times New Roman"/>
          <w:sz w:val="24"/>
          <w:szCs w:val="24"/>
        </w:rPr>
        <w:lastRenderedPageBreak/>
        <w:t>Fundar um mundo, orientar-se em meio ao “caos” – ao relativismo do espaço profano –, torná-lo sagrado, é sempre possível. Para isso pegue o primeiro texto que encontrar</w:t>
      </w:r>
      <w:ins w:id="1164" w:author="Ana Cecília Agua de Melo" w:date="2026-05-03T20:46:00Z">
        <w:r w:rsidR="006B4EFF">
          <w:rPr>
            <w:rFonts w:ascii="Times New Roman" w:eastAsia="Times New Roman" w:hAnsi="Times New Roman" w:cs="Times New Roman"/>
            <w:sz w:val="24"/>
            <w:szCs w:val="24"/>
          </w:rPr>
          <w:t>,</w:t>
        </w:r>
      </w:ins>
      <w:del w:id="1165" w:author="Ana Cecília Agua de Melo" w:date="2026-05-03T20:46:00Z">
        <w:r w:rsidDel="006B4EF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texto-memória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texto-qualquer</w:t>
      </w:r>
      <w:r>
        <w:rPr>
          <w:rFonts w:ascii="Times New Roman" w:eastAsia="Times New Roman" w:hAnsi="Times New Roman" w:cs="Times New Roman"/>
          <w:sz w:val="24"/>
          <w:szCs w:val="24"/>
        </w:rPr>
        <w:t xml:space="preserve">, um </w:t>
      </w:r>
      <w:r>
        <w:rPr>
          <w:rFonts w:ascii="Times New Roman" w:eastAsia="Times New Roman" w:hAnsi="Times New Roman" w:cs="Times New Roman"/>
          <w:i/>
          <w:iCs/>
          <w:sz w:val="24"/>
          <w:szCs w:val="24"/>
        </w:rPr>
        <w:t>texto-nenhum</w:t>
      </w:r>
      <w:r>
        <w:rPr>
          <w:rFonts w:ascii="Times New Roman" w:eastAsia="Times New Roman" w:hAnsi="Times New Roman" w:cs="Times New Roman"/>
          <w:sz w:val="24"/>
          <w:szCs w:val="24"/>
        </w:rPr>
        <w:t xml:space="preserve">. Ele sempre será um mapa. </w:t>
      </w:r>
    </w:p>
    <w:p w14:paraId="000000C0" w14:textId="6696C4A2" w:rsidR="00BE2BCC" w:rsidRDefault="00F630C1">
      <w:pPr>
        <w:spacing w:after="200" w:line="360" w:lineRule="auto"/>
        <w:jc w:val="both"/>
      </w:pPr>
      <w:r>
        <w:rPr>
          <w:rFonts w:ascii="Times New Roman" w:eastAsia="Times New Roman" w:hAnsi="Times New Roman" w:cs="Times New Roman"/>
          <w:sz w:val="24"/>
          <w:szCs w:val="24"/>
        </w:rPr>
        <w:tab/>
        <w:t xml:space="preserve">Estes monumentos móveis </w:t>
      </w:r>
      <w:ins w:id="1166" w:author="Ana Cecília Agua de Melo" w:date="2026-05-03T20:46:00Z">
        <w:r w:rsidR="006B4EFF">
          <w:rPr>
            <w:rFonts w:ascii="Times New Roman" w:eastAsia="Times New Roman" w:hAnsi="Times New Roman" w:cs="Times New Roman"/>
            <w:sz w:val="24"/>
            <w:szCs w:val="24"/>
          </w:rPr>
          <w:t>são</w:t>
        </w:r>
      </w:ins>
      <w:del w:id="1167" w:author="Ana Cecília Agua de Melo" w:date="2026-05-03T20:46:00Z">
        <w:r w:rsidDel="006B4EFF">
          <w:rPr>
            <w:rFonts w:ascii="Times New Roman" w:eastAsia="Times New Roman" w:hAnsi="Times New Roman" w:cs="Times New Roman"/>
            <w:sz w:val="24"/>
            <w:szCs w:val="24"/>
          </w:rPr>
          <w:delText>judaicos é</w:delText>
        </w:r>
      </w:del>
      <w:r>
        <w:rPr>
          <w:rFonts w:ascii="Times New Roman" w:eastAsia="Times New Roman" w:hAnsi="Times New Roman" w:cs="Times New Roman"/>
          <w:sz w:val="24"/>
          <w:szCs w:val="24"/>
        </w:rPr>
        <w:t xml:space="preserve"> Deus, que habita o texto e o livro. São faróis e dispositivos de direção que acompanham as comunidades</w:t>
      </w:r>
      <w:del w:id="1168" w:author="Ana Cecília Agua de Melo" w:date="2026-05-03T20:47:00Z">
        <w:r w:rsidDel="006B4EFF">
          <w:rPr>
            <w:rFonts w:ascii="Times New Roman" w:eastAsia="Times New Roman" w:hAnsi="Times New Roman" w:cs="Times New Roman"/>
            <w:sz w:val="24"/>
            <w:szCs w:val="24"/>
          </w:rPr>
          <w:delText xml:space="preserve"> (percorre junto e ao lado delas)</w:delText>
        </w:r>
      </w:del>
      <w:r>
        <w:rPr>
          <w:rFonts w:ascii="Times New Roman" w:eastAsia="Times New Roman" w:hAnsi="Times New Roman" w:cs="Times New Roman"/>
          <w:sz w:val="24"/>
          <w:szCs w:val="24"/>
        </w:rPr>
        <w:t xml:space="preserve"> nos constantes movimentos das diásporas – pousam e fixam-se em outras territorialidades; inventam e fundam outros, mas nunca novos, mundos.</w:t>
      </w:r>
    </w:p>
    <w:p w14:paraId="000000C1"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0C2" w14:textId="77777777" w:rsidR="00BE2BCC" w:rsidRDefault="00F630C1">
      <w:pPr>
        <w:spacing w:before="200" w:after="200" w:line="360" w:lineRule="auto"/>
        <w:jc w:val="both"/>
      </w:pPr>
      <w:r>
        <w:rPr>
          <w:rFonts w:ascii="Times New Roman" w:eastAsia="Times New Roman" w:hAnsi="Times New Roman" w:cs="Times New Roman"/>
          <w:b/>
          <w:bCs/>
          <w:sz w:val="24"/>
          <w:szCs w:val="24"/>
        </w:rPr>
        <w:t>GEOGRAFIAS</w:t>
      </w:r>
    </w:p>
    <w:p w14:paraId="000000C3" w14:textId="77777777" w:rsidR="00BE2BCC" w:rsidRDefault="00F630C1">
      <w:pPr>
        <w:spacing w:before="200" w:after="200" w:line="360" w:lineRule="auto"/>
        <w:jc w:val="both"/>
      </w:pPr>
      <w:r>
        <w:rPr>
          <w:rFonts w:ascii="Times New Roman" w:eastAsia="Times New Roman" w:hAnsi="Times New Roman" w:cs="Times New Roman"/>
          <w:i/>
          <w:iCs/>
          <w:sz w:val="24"/>
          <w:szCs w:val="24"/>
        </w:rPr>
        <w:t xml:space="preserve">“Um </w:t>
      </w:r>
      <w:proofErr w:type="spellStart"/>
      <w:r>
        <w:rPr>
          <w:rFonts w:ascii="Times New Roman" w:eastAsia="Times New Roman" w:hAnsi="Times New Roman" w:cs="Times New Roman"/>
          <w:i/>
          <w:iCs/>
          <w:sz w:val="24"/>
          <w:szCs w:val="24"/>
        </w:rPr>
        <w:t>hassid</w:t>
      </w:r>
      <w:proofErr w:type="spellEnd"/>
      <w:r>
        <w:rPr>
          <w:rFonts w:ascii="Times New Roman" w:eastAsia="Times New Roman" w:hAnsi="Times New Roman" w:cs="Times New Roman"/>
          <w:i/>
          <w:iCs/>
          <w:sz w:val="24"/>
          <w:szCs w:val="24"/>
        </w:rPr>
        <w:t xml:space="preserve"> perguntou ao </w:t>
      </w:r>
      <w:proofErr w:type="spellStart"/>
      <w:r>
        <w:rPr>
          <w:rFonts w:ascii="Times New Roman" w:eastAsia="Times New Roman" w:hAnsi="Times New Roman" w:cs="Times New Roman"/>
          <w:i/>
          <w:iCs/>
          <w:sz w:val="24"/>
          <w:szCs w:val="24"/>
        </w:rPr>
        <w:t>Maguid</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Zlotschov</w:t>
      </w:r>
      <w:proofErr w:type="spellEnd"/>
      <w:r>
        <w:rPr>
          <w:rFonts w:ascii="Times New Roman" w:eastAsia="Times New Roman" w:hAnsi="Times New Roman" w:cs="Times New Roman"/>
          <w:i/>
          <w:iCs/>
          <w:sz w:val="24"/>
          <w:szCs w:val="24"/>
        </w:rPr>
        <w:t xml:space="preserve">: Nosso mestre </w:t>
      </w:r>
      <w:proofErr w:type="spellStart"/>
      <w:r>
        <w:rPr>
          <w:rFonts w:ascii="Times New Roman" w:eastAsia="Times New Roman" w:hAnsi="Times New Roman" w:cs="Times New Roman"/>
          <w:i/>
          <w:iCs/>
          <w:sz w:val="24"/>
          <w:szCs w:val="24"/>
        </w:rPr>
        <w:t>Rashi</w:t>
      </w:r>
      <w:proofErr w:type="spellEnd"/>
      <w:r>
        <w:rPr>
          <w:rFonts w:ascii="Times New Roman" w:eastAsia="Times New Roman" w:hAnsi="Times New Roman" w:cs="Times New Roman"/>
          <w:i/>
          <w:iCs/>
          <w:sz w:val="24"/>
          <w:szCs w:val="24"/>
        </w:rPr>
        <w:t xml:space="preserve"> diz: ‘O que faltava ao mundo adormecido? Só o descanso. Veio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e, com ele, o descanso’. Por que não se diz simplesmente que ao mundo faltava o descanso, até que veio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Pois se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e descanso querem dizer a mesma coisa!</w:t>
      </w:r>
    </w:p>
    <w:p w14:paraId="000000C4" w14:textId="77777777"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b/>
        <w:t xml:space="preserv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 disse o Rabi – quer dizer a volta ao lar, porque neste dia todas as esferas voltam ao seu verdadeiro lugar. É para isto que aponta </w:t>
      </w:r>
      <w:proofErr w:type="spellStart"/>
      <w:r>
        <w:rPr>
          <w:rFonts w:ascii="Times New Roman" w:eastAsia="Times New Roman" w:hAnsi="Times New Roman" w:cs="Times New Roman"/>
          <w:i/>
          <w:iCs/>
          <w:sz w:val="24"/>
          <w:szCs w:val="24"/>
        </w:rPr>
        <w:t>Rashi</w:t>
      </w:r>
      <w:proofErr w:type="spellEnd"/>
      <w:r>
        <w:rPr>
          <w:rFonts w:ascii="Times New Roman" w:eastAsia="Times New Roman" w:hAnsi="Times New Roman" w:cs="Times New Roman"/>
          <w:i/>
          <w:iCs/>
          <w:sz w:val="24"/>
          <w:szCs w:val="24"/>
        </w:rPr>
        <w:t xml:space="preserve">: ‘inquietas estão as esferas durante a semana, porque foram descidas de seus lugares, e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encontram o descanso, porque podem voltar’”</w:t>
      </w:r>
      <w:r>
        <w:rPr>
          <w:rFonts w:ascii="Times New Roman" w:eastAsia="Times New Roman" w:hAnsi="Times New Roman" w:cs="Times New Roman"/>
          <w:sz w:val="24"/>
          <w:szCs w:val="24"/>
          <w:vertAlign w:val="superscript"/>
        </w:rPr>
        <w:footnoteReference w:id="166"/>
      </w:r>
      <w:r>
        <w:rPr>
          <w:rFonts w:ascii="Times New Roman" w:eastAsia="Times New Roman" w:hAnsi="Times New Roman" w:cs="Times New Roman"/>
          <w:sz w:val="24"/>
          <w:szCs w:val="24"/>
        </w:rPr>
        <w:t>.</w:t>
      </w:r>
    </w:p>
    <w:p w14:paraId="000000C5" w14:textId="4FC6D9A1" w:rsidR="00BE2BCC" w:rsidRDefault="00F630C1">
      <w:pPr>
        <w:spacing w:before="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Segundo a filosofia judaica,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o sétimo dia da criação divina, momento em que a divindade</w:t>
      </w:r>
      <w:ins w:id="1171" w:author="Ana Cecília Agua de Melo" w:date="2026-05-23T13:31:00Z">
        <w:r w:rsidR="007D01A9">
          <w:rPr>
            <w:rFonts w:ascii="Times New Roman" w:eastAsia="Times New Roman" w:hAnsi="Times New Roman" w:cs="Times New Roman"/>
            <w:sz w:val="24"/>
            <w:szCs w:val="24"/>
          </w:rPr>
          <w:t xml:space="preserve"> apenas contemplou</w:t>
        </w:r>
      </w:ins>
      <w:del w:id="1172" w:author="Ana Cecília Agua de Melo" w:date="2026-05-23T13:31:00Z">
        <w:r w:rsidDel="007D01A9">
          <w:rPr>
            <w:rFonts w:ascii="Times New Roman" w:eastAsia="Times New Roman" w:hAnsi="Times New Roman" w:cs="Times New Roman"/>
            <w:sz w:val="24"/>
            <w:szCs w:val="24"/>
          </w:rPr>
          <w:delText>, após seis dias de intensas criações, não criou mais nada, contemplando</w:delText>
        </w:r>
      </w:del>
      <w:r>
        <w:rPr>
          <w:rFonts w:ascii="Times New Roman" w:eastAsia="Times New Roman" w:hAnsi="Times New Roman" w:cs="Times New Roman"/>
          <w:sz w:val="24"/>
          <w:szCs w:val="24"/>
        </w:rPr>
        <w:t xml:space="preserve"> o mundo e suas coisas. Como recordação da criação do mundo por Deus,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considerado um período sagrado e dedicado exclusivamente ao repouso. </w:t>
      </w:r>
      <w:ins w:id="1173" w:author="Ana Cecília Agua de Melo" w:date="2026-05-23T13:31:00Z">
        <w:r w:rsidR="005B55EF">
          <w:rPr>
            <w:rFonts w:ascii="Times New Roman" w:eastAsia="Times New Roman" w:hAnsi="Times New Roman" w:cs="Times New Roman"/>
            <w:sz w:val="24"/>
            <w:szCs w:val="24"/>
          </w:rPr>
          <w:t>I</w:t>
        </w:r>
      </w:ins>
      <w:del w:id="1174" w:author="Ana Cecília Agua de Melo" w:date="2026-05-23T13:31:00Z">
        <w:r w:rsidDel="005B55EF">
          <w:rPr>
            <w:rFonts w:ascii="Times New Roman" w:eastAsia="Times New Roman" w:hAnsi="Times New Roman" w:cs="Times New Roman"/>
            <w:sz w:val="24"/>
            <w:szCs w:val="24"/>
          </w:rPr>
          <w:delText>Esse momento i</w:delText>
        </w:r>
      </w:del>
      <w:r>
        <w:rPr>
          <w:rFonts w:ascii="Times New Roman" w:eastAsia="Times New Roman" w:hAnsi="Times New Roman" w:cs="Times New Roman"/>
          <w:sz w:val="24"/>
          <w:szCs w:val="24"/>
        </w:rPr>
        <w:t>nicia-se no pôr</w:t>
      </w:r>
      <w:ins w:id="1175" w:author="Ana Cecília Agua de Melo" w:date="2026-05-03T20:48:00Z">
        <w:r w:rsidR="006B4EFF">
          <w:rPr>
            <w:rFonts w:ascii="Times New Roman" w:eastAsia="Times New Roman" w:hAnsi="Times New Roman" w:cs="Times New Roman"/>
            <w:sz w:val="24"/>
            <w:szCs w:val="24"/>
          </w:rPr>
          <w:t xml:space="preserve"> </w:t>
        </w:r>
      </w:ins>
      <w:del w:id="1176" w:author="Ana Cecília Agua de Melo" w:date="2026-05-03T20:48:00Z">
        <w:r w:rsidDel="006B4EF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do</w:t>
      </w:r>
      <w:ins w:id="1177" w:author="Ana Cecília Agua de Melo" w:date="2026-05-03T20:48:00Z">
        <w:r w:rsidR="006B4EFF">
          <w:rPr>
            <w:rFonts w:ascii="Times New Roman" w:eastAsia="Times New Roman" w:hAnsi="Times New Roman" w:cs="Times New Roman"/>
            <w:sz w:val="24"/>
            <w:szCs w:val="24"/>
          </w:rPr>
          <w:t xml:space="preserve"> </w:t>
        </w:r>
      </w:ins>
      <w:del w:id="1178" w:author="Ana Cecília Agua de Melo" w:date="2026-05-03T20:48:00Z">
        <w:r w:rsidDel="006B4EF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sol da sexta-feira e termina ao nascer das três primeiras estrelas do sábado, totalizando </w:t>
      </w:r>
      <w:ins w:id="1179" w:author="Ana Cecília Agua de Melo" w:date="2026-05-23T13:32:00Z">
        <w:r w:rsidR="005B55EF">
          <w:rPr>
            <w:rFonts w:ascii="Times New Roman" w:eastAsia="Times New Roman" w:hAnsi="Times New Roman" w:cs="Times New Roman"/>
            <w:sz w:val="24"/>
            <w:szCs w:val="24"/>
          </w:rPr>
          <w:t>25</w:t>
        </w:r>
      </w:ins>
      <w:del w:id="1180" w:author="Ana Cecília Agua de Melo" w:date="2026-05-23T13:32:00Z">
        <w:r w:rsidDel="005B55EF">
          <w:rPr>
            <w:rFonts w:ascii="Times New Roman" w:eastAsia="Times New Roman" w:hAnsi="Times New Roman" w:cs="Times New Roman"/>
            <w:sz w:val="24"/>
            <w:szCs w:val="24"/>
          </w:rPr>
          <w:delText>v</w:delText>
        </w:r>
      </w:del>
      <w:del w:id="1181" w:author="Ana Cecília Agua de Melo" w:date="2026-05-23T13:31:00Z">
        <w:r w:rsidDel="005B55EF">
          <w:rPr>
            <w:rFonts w:ascii="Times New Roman" w:eastAsia="Times New Roman" w:hAnsi="Times New Roman" w:cs="Times New Roman"/>
            <w:sz w:val="24"/>
            <w:szCs w:val="24"/>
          </w:rPr>
          <w:delText>inte e cinco</w:delText>
        </w:r>
      </w:del>
      <w:r>
        <w:rPr>
          <w:rFonts w:ascii="Times New Roman" w:eastAsia="Times New Roman" w:hAnsi="Times New Roman" w:cs="Times New Roman"/>
          <w:sz w:val="24"/>
          <w:szCs w:val="24"/>
        </w:rPr>
        <w:t xml:space="preserve"> horas de duração. </w:t>
      </w:r>
    </w:p>
    <w:p w14:paraId="000000C6" w14:textId="5FAC2B56" w:rsidR="00BE2BCC" w:rsidRDefault="00F630C1">
      <w:pPr>
        <w:spacing w:before="200" w:after="200" w:line="360" w:lineRule="auto"/>
        <w:ind w:firstLine="720"/>
        <w:jc w:val="both"/>
      </w:pPr>
      <w:r>
        <w:rPr>
          <w:rFonts w:ascii="Times New Roman" w:eastAsia="Times New Roman" w:hAnsi="Times New Roman" w:cs="Times New Roman"/>
          <w:sz w:val="24"/>
          <w:szCs w:val="24"/>
        </w:rPr>
        <w:t xml:space="preserve">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judeus e judias recordam o ato de criação divina do mundo – e de todas as coisas que </w:t>
      </w:r>
      <w:del w:id="1182" w:author="Ana Cecília Agua de Melo" w:date="2026-05-03T20:49:00Z">
        <w:r w:rsidDel="006B4EFF">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 xml:space="preserve">ele contém – por meio do descanso físico, mental e espiritual e da pausa do trabalho criativo. O momento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dessa forma, se mostra enquanto um espaço (e um tempo) em que</w:t>
      </w:r>
      <w:ins w:id="1183" w:author="Ana Cecília Agua de Melo" w:date="2026-05-03T20:49:00Z">
        <w:r w:rsidR="006B4EFF">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permite</w:t>
      </w:r>
      <w:del w:id="1184" w:author="Ana Cecília Agua de Melo" w:date="2026-05-03T20:49:00Z">
        <w:r w:rsidDel="006B4EFF">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o ócio</w:t>
      </w:r>
      <w:ins w:id="1185" w:author="Ana Cecília Agua de Melo" w:date="2026-05-03T20:49:00Z">
        <w:r w:rsidR="006B4EFF">
          <w:rPr>
            <w:rFonts w:ascii="Times New Roman" w:eastAsia="Times New Roman" w:hAnsi="Times New Roman" w:cs="Times New Roman"/>
            <w:sz w:val="24"/>
            <w:szCs w:val="24"/>
          </w:rPr>
          <w:t>, propício a</w:t>
        </w:r>
      </w:ins>
      <w:del w:id="1186" w:author="Ana Cecília Agua de Melo" w:date="2026-05-03T20:49:00Z">
        <w:r w:rsidDel="006B4EFF">
          <w:rPr>
            <w:rFonts w:ascii="Times New Roman" w:eastAsia="Times New Roman" w:hAnsi="Times New Roman" w:cs="Times New Roman"/>
            <w:sz w:val="24"/>
            <w:szCs w:val="24"/>
          </w:rPr>
          <w:delText>; facilitando</w:delText>
        </w:r>
      </w:del>
      <w:r>
        <w:rPr>
          <w:rFonts w:ascii="Times New Roman" w:eastAsia="Times New Roman" w:hAnsi="Times New Roman" w:cs="Times New Roman"/>
          <w:sz w:val="24"/>
          <w:szCs w:val="24"/>
        </w:rPr>
        <w:t xml:space="preserve"> reflexões</w:t>
      </w:r>
      <w:del w:id="1187" w:author="Ana Cecília Agua de Melo" w:date="2026-05-19T21:20:00Z">
        <w:r w:rsidDel="005375E9">
          <w:rPr>
            <w:rFonts w:ascii="Times New Roman" w:eastAsia="Times New Roman" w:hAnsi="Times New Roman" w:cs="Times New Roman"/>
            <w:sz w:val="24"/>
            <w:szCs w:val="24"/>
          </w:rPr>
          <w:delText xml:space="preserve"> a res</w:delText>
        </w:r>
      </w:del>
      <w:del w:id="1188" w:author="Ana Cecília Agua de Melo" w:date="2026-05-19T21:19:00Z">
        <w:r w:rsidDel="005375E9">
          <w:rPr>
            <w:rFonts w:ascii="Times New Roman" w:eastAsia="Times New Roman" w:hAnsi="Times New Roman" w:cs="Times New Roman"/>
            <w:sz w:val="24"/>
            <w:szCs w:val="24"/>
          </w:rPr>
          <w:delText>peito das ações até então realizadas</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“uma volta ao lar”</w:t>
      </w:r>
      <w:ins w:id="1189" w:author="Ana Cecília Agua de Melo" w:date="2026-05-03T20:49:00Z">
        <w:r w:rsidR="006B4EFF">
          <w:rPr>
            <w:rFonts w:ascii="Times New Roman" w:eastAsia="Times New Roman" w:hAnsi="Times New Roman" w:cs="Times New Roman"/>
            <w:iCs/>
            <w:sz w:val="24"/>
            <w:szCs w:val="24"/>
          </w:rPr>
          <w:t>,</w:t>
        </w:r>
      </w:ins>
      <w:r>
        <w:rPr>
          <w:rFonts w:ascii="Times New Roman" w:eastAsia="Times New Roman" w:hAnsi="Times New Roman" w:cs="Times New Roman"/>
          <w:sz w:val="24"/>
          <w:szCs w:val="24"/>
        </w:rPr>
        <w:t xml:space="preserve"> segundo o </w:t>
      </w:r>
      <w:proofErr w:type="spellStart"/>
      <w:r>
        <w:rPr>
          <w:rFonts w:ascii="Times New Roman" w:eastAsia="Times New Roman" w:hAnsi="Times New Roman" w:cs="Times New Roman"/>
          <w:sz w:val="24"/>
          <w:szCs w:val="24"/>
        </w:rPr>
        <w:t>Maguid</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Zlotschov</w:t>
      </w:r>
      <w:proofErr w:type="spellEnd"/>
      <w:r>
        <w:rPr>
          <w:rFonts w:ascii="Times New Roman" w:eastAsia="Times New Roman" w:hAnsi="Times New Roman" w:cs="Times New Roman"/>
          <w:sz w:val="24"/>
          <w:szCs w:val="24"/>
        </w:rPr>
        <w:t xml:space="preserve"> – e assim a conexão com a divindade e com a comunidade</w:t>
      </w:r>
      <w:r>
        <w:rPr>
          <w:rFonts w:ascii="Times New Roman" w:eastAsia="Times New Roman" w:hAnsi="Times New Roman" w:cs="Times New Roman"/>
          <w:sz w:val="24"/>
          <w:szCs w:val="24"/>
          <w:vertAlign w:val="superscript"/>
        </w:rPr>
        <w:footnoteReference w:id="167"/>
      </w:r>
      <w:r>
        <w:rPr>
          <w:rFonts w:ascii="Times New Roman" w:eastAsia="Times New Roman" w:hAnsi="Times New Roman" w:cs="Times New Roman"/>
          <w:sz w:val="24"/>
          <w:szCs w:val="24"/>
        </w:rPr>
        <w:t>. A</w:t>
      </w:r>
      <w:del w:id="1190" w:author="Ana Cecília Agua de Melo" w:date="2026-05-03T20:50:00Z">
        <w:r w:rsidDel="006B4EFF">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 xml:space="preserve">final, </w:t>
      </w:r>
      <w:r>
        <w:rPr>
          <w:rFonts w:ascii="Times New Roman" w:eastAsia="Times New Roman" w:hAnsi="Times New Roman" w:cs="Times New Roman"/>
          <w:i/>
          <w:iCs/>
          <w:sz w:val="24"/>
          <w:szCs w:val="24"/>
        </w:rPr>
        <w:t xml:space="preserve">“sem o ócio </w:t>
      </w:r>
      <w:r>
        <w:rPr>
          <w:rFonts w:ascii="Times New Roman" w:eastAsia="Times New Roman" w:hAnsi="Times New Roman" w:cs="Times New Roman"/>
          <w:i/>
          <w:iCs/>
          <w:sz w:val="24"/>
          <w:szCs w:val="24"/>
        </w:rPr>
        <w:lastRenderedPageBreak/>
        <w:t>não poderia haver criação, apenas repetição monótona do mesmo, submissão à esfera da necessidade”</w:t>
      </w:r>
      <w:r>
        <w:rPr>
          <w:rFonts w:ascii="Times New Roman" w:eastAsia="Times New Roman" w:hAnsi="Times New Roman" w:cs="Times New Roman"/>
          <w:sz w:val="24"/>
          <w:szCs w:val="24"/>
          <w:vertAlign w:val="superscript"/>
        </w:rPr>
        <w:footnoteReference w:id="168"/>
      </w:r>
      <w:r>
        <w:t>.</w:t>
      </w:r>
    </w:p>
    <w:p w14:paraId="000000C7" w14:textId="4BFCA691" w:rsidR="00BE2BCC" w:rsidRDefault="00F630C1">
      <w:pPr>
        <w:spacing w:before="200"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Nessa lógica, são ao todo </w:t>
      </w:r>
      <w:ins w:id="1193" w:author="Ana Cecília Agua de Melo" w:date="2026-05-23T13:33:00Z">
        <w:r w:rsidR="005B55EF">
          <w:rPr>
            <w:rFonts w:ascii="Times New Roman" w:eastAsia="Times New Roman" w:hAnsi="Times New Roman" w:cs="Times New Roman"/>
            <w:sz w:val="24"/>
            <w:szCs w:val="24"/>
          </w:rPr>
          <w:t>39</w:t>
        </w:r>
      </w:ins>
      <w:del w:id="1194" w:author="Ana Cecília Agua de Melo" w:date="2026-05-23T13:33:00Z">
        <w:r w:rsidDel="005B55EF">
          <w:rPr>
            <w:rFonts w:ascii="Times New Roman" w:eastAsia="Times New Roman" w:hAnsi="Times New Roman" w:cs="Times New Roman"/>
            <w:sz w:val="24"/>
            <w:szCs w:val="24"/>
          </w:rPr>
          <w:delText>trinta e nove</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melachot</w:t>
      </w:r>
      <w:proofErr w:type="spellEnd"/>
      <w:r>
        <w:rPr>
          <w:rFonts w:ascii="Times New Roman" w:eastAsia="Times New Roman" w:hAnsi="Times New Roman" w:cs="Times New Roman"/>
          <w:sz w:val="24"/>
          <w:szCs w:val="24"/>
          <w:vertAlign w:val="superscript"/>
        </w:rPr>
        <w:footnoteReference w:id="169"/>
      </w:r>
      <w:r>
        <w:rPr>
          <w:rFonts w:ascii="Times New Roman" w:eastAsia="Times New Roman" w:hAnsi="Times New Roman" w:cs="Times New Roman"/>
          <w:sz w:val="24"/>
          <w:szCs w:val="24"/>
        </w:rPr>
        <w:t xml:space="preserve"> proibidas</w:t>
      </w:r>
      <w:del w:id="1198" w:author="Ana Cecília Agua de Melo" w:date="2026-05-19T21:21:00Z">
        <w:r w:rsidDel="00F34170">
          <w:rPr>
            <w:rFonts w:ascii="Times New Roman" w:eastAsia="Times New Roman" w:hAnsi="Times New Roman" w:cs="Times New Roman"/>
            <w:sz w:val="24"/>
            <w:szCs w:val="24"/>
          </w:rPr>
          <w:delText xml:space="preserve"> de serem realizadas</w:delText>
        </w:r>
      </w:del>
      <w:r>
        <w:rPr>
          <w:rFonts w:ascii="Times New Roman" w:eastAsia="Times New Roman" w:hAnsi="Times New Roman" w:cs="Times New Roman"/>
          <w:sz w:val="24"/>
          <w:szCs w:val="24"/>
        </w:rPr>
        <w:t xml:space="preserve">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sendo elas: plantar, arar, cortar, juntar, debulhar, dispersar, separar, moer, peneirar, fazer massa, assar, tosquiar, lavar, desembaraçar, tingir, fiar, esticar, passar, tecer, desfazer nós e/ou fios, desatar, costurar, rasgar, caçar, abater, pelar o couro, curtir o couro, demarcar o couro, cortar, escrever, apagar, construir, destruir, apagar o fogo, acender o fogo, terminar a manufatura de um objeto, transportar de uma propriedade à outra ou carregar em um domínio público.</w:t>
      </w:r>
    </w:p>
    <w:p w14:paraId="000000C8" w14:textId="3FB83091"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carregar objetos ou corpos, entre domínios públicos</w:t>
      </w:r>
      <w:r>
        <w:rPr>
          <w:rFonts w:ascii="Times New Roman" w:eastAsia="Times New Roman" w:hAnsi="Times New Roman" w:cs="Times New Roman"/>
          <w:sz w:val="24"/>
          <w:szCs w:val="24"/>
          <w:vertAlign w:val="superscript"/>
        </w:rPr>
        <w:footnoteReference w:id="170"/>
      </w:r>
      <w:r>
        <w:rPr>
          <w:rFonts w:ascii="Times New Roman" w:eastAsia="Times New Roman" w:hAnsi="Times New Roman" w:cs="Times New Roman"/>
          <w:sz w:val="24"/>
          <w:szCs w:val="24"/>
        </w:rPr>
        <w:t xml:space="preserve"> e domínios privados</w:t>
      </w:r>
      <w:r>
        <w:rPr>
          <w:rFonts w:ascii="Times New Roman" w:eastAsia="Times New Roman" w:hAnsi="Times New Roman" w:cs="Times New Roman"/>
          <w:sz w:val="24"/>
          <w:szCs w:val="24"/>
          <w:vertAlign w:val="superscript"/>
        </w:rPr>
        <w:footnoteReference w:id="171"/>
      </w:r>
      <w:r>
        <w:rPr>
          <w:rFonts w:ascii="Times New Roman" w:eastAsia="Times New Roman" w:hAnsi="Times New Roman" w:cs="Times New Roman"/>
          <w:sz w:val="24"/>
          <w:szCs w:val="24"/>
        </w:rPr>
        <w:t xml:space="preserve"> (e vice-versa), é proibido </w:t>
      </w:r>
      <w:ins w:id="1206" w:author="Ana Cecília Agua de Melo" w:date="2026-05-12T21:49:00Z">
        <w:r w:rsidR="00C27505">
          <w:rPr>
            <w:rFonts w:ascii="Times New Roman" w:eastAsia="Times New Roman" w:hAnsi="Times New Roman" w:cs="Times New Roman"/>
            <w:sz w:val="24"/>
            <w:szCs w:val="24"/>
          </w:rPr>
          <w:t>segundo</w:t>
        </w:r>
      </w:ins>
      <w:del w:id="1207" w:author="Ana Cecília Agua de Melo" w:date="2026-05-12T21:49:00Z">
        <w:r w:rsidDel="00C27505">
          <w:rPr>
            <w:rFonts w:ascii="Times New Roman" w:eastAsia="Times New Roman" w:hAnsi="Times New Roman" w:cs="Times New Roman"/>
            <w:sz w:val="24"/>
            <w:szCs w:val="24"/>
          </w:rPr>
          <w:delText>sendo</w:delText>
        </w:r>
      </w:del>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i/>
          <w:iCs/>
          <w:sz w:val="24"/>
          <w:szCs w:val="24"/>
        </w:rPr>
        <w:t>Halachá</w:t>
      </w:r>
      <w:proofErr w:type="spellEnd"/>
      <w:r>
        <w:rPr>
          <w:rFonts w:ascii="Times New Roman" w:eastAsia="Times New Roman" w:hAnsi="Times New Roman" w:cs="Times New Roman"/>
          <w:sz w:val="24"/>
          <w:szCs w:val="24"/>
          <w:vertAlign w:val="superscript"/>
        </w:rPr>
        <w:footnoteReference w:id="172"/>
      </w:r>
      <w:r>
        <w:rPr>
          <w:rFonts w:ascii="Times New Roman" w:eastAsia="Times New Roman" w:hAnsi="Times New Roman" w:cs="Times New Roman"/>
          <w:sz w:val="24"/>
          <w:szCs w:val="24"/>
        </w:rPr>
        <w:t xml:space="preserve">. Assim, é dentro dessa perspectiva que surge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Um artifício que se estabelece enquanto um portal nas territorialidades em que as comunidades se agregam, ou seja</w:t>
      </w:r>
      <w:ins w:id="1210" w:author="Ana Cecília Agua de Melo" w:date="2026-05-03T20:52:00Z">
        <w:r w:rsidR="00BA2663">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uma linha que permite a junção de vários tempos e espaços, e que ali, neste ponto para o qual tudo converge, seria possível o trânsito entre</w:t>
      </w:r>
      <w:del w:id="1211" w:author="Ana Cecília Agua de Melo" w:date="2026-05-23T13:34:00Z">
        <w:r w:rsidDel="005B55EF">
          <w:rPr>
            <w:rFonts w:ascii="Times New Roman" w:eastAsia="Times New Roman" w:hAnsi="Times New Roman" w:cs="Times New Roman"/>
            <w:i/>
            <w:iCs/>
            <w:sz w:val="24"/>
            <w:szCs w:val="24"/>
          </w:rPr>
          <w:delText xml:space="preserve"> o</w:delText>
        </w:r>
      </w:del>
      <w:r>
        <w:rPr>
          <w:rFonts w:ascii="Times New Roman" w:eastAsia="Times New Roman" w:hAnsi="Times New Roman" w:cs="Times New Roman"/>
          <w:i/>
          <w:iCs/>
          <w:sz w:val="24"/>
          <w:szCs w:val="24"/>
        </w:rPr>
        <w:t xml:space="preserve"> passado e futuro, sonho e vigília, vida e morte”</w:t>
      </w:r>
      <w:r>
        <w:rPr>
          <w:rFonts w:ascii="Times New Roman" w:eastAsia="Times New Roman" w:hAnsi="Times New Roman" w:cs="Times New Roman"/>
          <w:sz w:val="24"/>
          <w:szCs w:val="24"/>
          <w:vertAlign w:val="superscript"/>
        </w:rPr>
        <w:footnoteReference w:id="173"/>
      </w:r>
      <w:r>
        <w:rPr>
          <w:rFonts w:ascii="Times New Roman" w:eastAsia="Times New Roman" w:hAnsi="Times New Roman" w:cs="Times New Roman"/>
          <w:sz w:val="24"/>
          <w:szCs w:val="24"/>
        </w:rPr>
        <w:t>.</w:t>
      </w:r>
    </w:p>
    <w:p w14:paraId="000000C9" w14:textId="77777777"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por assim dizer, é um enclausuramento ritualístico que permite a abertura dos espaços privados da morada ao domínio público – criando, desta forma, uma casa aberta com becos, vielas e pátios compartilhados entre a comunidade – permitindo a circulação e o transporte de objetos</w:t>
      </w:r>
      <w:del w:id="1212" w:author="Ana Cecília Agua de Melo" w:date="2026-05-23T13:36:00Z">
        <w:r w:rsidDel="005B55EF">
          <w:rPr>
            <w:rFonts w:ascii="Times New Roman" w:eastAsia="Times New Roman" w:hAnsi="Times New Roman" w:cs="Times New Roman"/>
            <w:sz w:val="24"/>
            <w:szCs w:val="24"/>
          </w:rPr>
          <w:delText xml:space="preserve"> entre estes locais</w:delText>
        </w:r>
      </w:del>
      <w:r>
        <w:rPr>
          <w:rFonts w:ascii="Times New Roman" w:eastAsia="Times New Roman" w:hAnsi="Times New Roman" w:cs="Times New Roman"/>
          <w:sz w:val="24"/>
          <w:szCs w:val="24"/>
        </w:rPr>
        <w:t xml:space="preserve">. </w:t>
      </w:r>
    </w:p>
    <w:p w14:paraId="000000CA" w14:textId="77777777" w:rsidR="00BE2BCC" w:rsidRDefault="00F630C1">
      <w:pPr>
        <w:spacing w:before="200"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fantasia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acontece às escondidas. Este território mágico surge nas frestas e nas brechas de uma proibição judaica religiosa – o carregamento de objetos durante o rito judaico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materializa o texto – e suas interpretações – no espaço</w:t>
      </w:r>
      <w:del w:id="1213" w:author="Ana Cecília Agua de Melo" w:date="2026-05-19T21:26:00Z">
        <w:r w:rsidDel="00F3417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se justifica a partir dos debates rabínicos sobre os livros sagrados.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estratégia que contesta as </w:t>
      </w:r>
      <w:r>
        <w:rPr>
          <w:rFonts w:ascii="Times New Roman" w:eastAsia="Times New Roman" w:hAnsi="Times New Roman" w:cs="Times New Roman"/>
          <w:sz w:val="24"/>
          <w:szCs w:val="24"/>
        </w:rPr>
        <w:lastRenderedPageBreak/>
        <w:t>restrições</w:t>
      </w:r>
      <w:r>
        <w:rPr>
          <w:rFonts w:ascii="Times New Roman" w:eastAsia="Times New Roman" w:hAnsi="Times New Roman" w:cs="Times New Roman"/>
          <w:sz w:val="24"/>
          <w:szCs w:val="24"/>
          <w:vertAlign w:val="superscript"/>
        </w:rPr>
        <w:footnoteReference w:id="174"/>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de carregamento, e mais que nada entende que, para além das práticas religiosas, as comunidades judaicas sobrevivem em diásporas a partir de suas agregações, seus </w:t>
      </w:r>
      <w:proofErr w:type="spellStart"/>
      <w:r>
        <w:rPr>
          <w:rFonts w:ascii="Times New Roman" w:eastAsia="Times New Roman" w:hAnsi="Times New Roman" w:cs="Times New Roman"/>
          <w:i/>
          <w:iCs/>
          <w:sz w:val="24"/>
          <w:szCs w:val="24"/>
        </w:rPr>
        <w:t>minianim</w:t>
      </w:r>
      <w:proofErr w:type="spellEnd"/>
      <w:r>
        <w:rPr>
          <w:rFonts w:ascii="Times New Roman" w:eastAsia="Times New Roman" w:hAnsi="Times New Roman" w:cs="Times New Roman"/>
          <w:sz w:val="24"/>
          <w:szCs w:val="24"/>
          <w:vertAlign w:val="superscript"/>
        </w:rPr>
        <w:footnoteReference w:id="175"/>
      </w:r>
      <w:r>
        <w:rPr>
          <w:rFonts w:ascii="Times New Roman" w:eastAsia="Times New Roman" w:hAnsi="Times New Roman" w:cs="Times New Roman"/>
          <w:sz w:val="24"/>
          <w:szCs w:val="24"/>
        </w:rPr>
        <w:t>, seus laços e traços de pertencimento e de sociabilidade</w:t>
      </w:r>
      <w:del w:id="1219" w:author="Ana Cecília Agua de Melo" w:date="2026-05-23T13:37:00Z">
        <w:r w:rsidDel="005B55EF">
          <w:rPr>
            <w:rFonts w:ascii="Times New Roman" w:eastAsia="Times New Roman" w:hAnsi="Times New Roman" w:cs="Times New Roman"/>
            <w:sz w:val="24"/>
            <w:szCs w:val="24"/>
          </w:rPr>
          <w:delText xml:space="preserve"> – ou seja, estar sempre em contato com indivíduos com os quais compartilha-se identidades</w:delText>
        </w:r>
      </w:del>
      <w:r>
        <w:rPr>
          <w:rFonts w:ascii="Times New Roman" w:eastAsia="Times New Roman" w:hAnsi="Times New Roman" w:cs="Times New Roman"/>
          <w:sz w:val="24"/>
          <w:szCs w:val="24"/>
        </w:rPr>
        <w:t>.</w:t>
      </w:r>
    </w:p>
    <w:p w14:paraId="000000CB" w14:textId="77777777"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Para a pesquisadora e arquiteta Miriam Levy,</w:t>
      </w:r>
      <w:r>
        <w:rPr>
          <w:rFonts w:ascii="Times New Roman" w:eastAsia="Times New Roman" w:hAnsi="Times New Roman" w:cs="Times New Roman"/>
          <w:i/>
          <w:iCs/>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uma forma de navegação nômade sobre a topografia de um espaço, em que a noção de pertencimento a uma comunidade é criada e construída em detrimento de um território em particular”</w:t>
      </w:r>
      <w:r>
        <w:rPr>
          <w:rFonts w:ascii="Times New Roman" w:eastAsia="Times New Roman" w:hAnsi="Times New Roman" w:cs="Times New Roman"/>
          <w:sz w:val="24"/>
          <w:szCs w:val="24"/>
          <w:vertAlign w:val="superscript"/>
        </w:rPr>
        <w:footnoteReference w:id="176"/>
      </w:r>
      <w:r>
        <w:rPr>
          <w:rFonts w:ascii="Times New Roman" w:eastAsia="Times New Roman" w:hAnsi="Times New Roman" w:cs="Times New Roman"/>
          <w:sz w:val="24"/>
          <w:szCs w:val="24"/>
        </w:rPr>
        <w:t xml:space="preserve">. Por fim, independentemente deste local,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pode ser acionado e construído em qualquer lugar e em qualquer tempo, desde que haja uma comunidade agregada.</w:t>
      </w:r>
    </w:p>
    <w:p w14:paraId="000000CC" w14:textId="77777777"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CD" w14:textId="44B1A675" w:rsidR="00BE2BCC" w:rsidRDefault="00F630C1">
      <w:pPr>
        <w:spacing w:before="200" w:after="200" w:line="360" w:lineRule="auto"/>
        <w:jc w:val="both"/>
      </w:pP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provém da palavra aramaica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que em português significa “mistura”. Ou seja,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artifício judaico que permite a combinação de espaços públicos e espaços privados, apropriando-se destas territorialidades para criar assim um outro local de pertencimento, de tr</w:t>
      </w:r>
      <w:ins w:id="1220" w:author="Ana Cecília Agua de Melo" w:date="2026-05-23T13:42:00Z">
        <w:r w:rsidR="0088224C">
          <w:rPr>
            <w:rFonts w:ascii="Times New Roman" w:eastAsia="Times New Roman" w:hAnsi="Times New Roman" w:cs="Times New Roman"/>
            <w:sz w:val="24"/>
            <w:szCs w:val="24"/>
          </w:rPr>
          <w:t>ânsito</w:t>
        </w:r>
      </w:ins>
      <w:del w:id="1221" w:author="Ana Cecília Agua de Melo" w:date="2026-05-23T13:42:00Z">
        <w:r w:rsidDel="0088224C">
          <w:rPr>
            <w:rFonts w:ascii="Times New Roman" w:eastAsia="Times New Roman" w:hAnsi="Times New Roman" w:cs="Times New Roman"/>
            <w:sz w:val="24"/>
            <w:szCs w:val="24"/>
          </w:rPr>
          <w:delText>ansitoriedade</w:delText>
        </w:r>
      </w:del>
      <w:r>
        <w:rPr>
          <w:rFonts w:ascii="Times New Roman" w:eastAsia="Times New Roman" w:hAnsi="Times New Roman" w:cs="Times New Roman"/>
          <w:sz w:val="24"/>
          <w:szCs w:val="24"/>
        </w:rPr>
        <w:t xml:space="preserve"> e de circulação.</w:t>
      </w:r>
      <w:r>
        <w:t xml:space="preserve"> </w:t>
      </w:r>
      <w:r>
        <w:rPr>
          <w:rFonts w:ascii="Times New Roman" w:eastAsia="Times New Roman" w:hAnsi="Times New Roman" w:cs="Times New Roman"/>
          <w:sz w:val="24"/>
          <w:szCs w:val="24"/>
        </w:rPr>
        <w:t>De forma prática, este artifício se estabelece no tecido urbano das cidades por meio de um</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tsurat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hapetach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(em português: “formas de portas”), dois postes verticais metálicos implementados paralelamente às calçadas, rentes às construções da cidade, e conectados em suas extremidades por um fio de nylon transparente</w:t>
      </w:r>
      <w:del w:id="1222" w:author="Ana Cecília Agua de Melo" w:date="2026-05-12T21:52:00Z">
        <w:r w:rsidDel="00C2750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ou por um barbante.</w:t>
      </w:r>
    </w:p>
    <w:p w14:paraId="000000CE" w14:textId="77777777" w:rsidR="00BE2BCC" w:rsidRDefault="00F630C1">
      <w:pPr>
        <w:spacing w:before="200" w:after="200" w:line="360" w:lineRule="auto"/>
        <w:jc w:val="both"/>
      </w:pPr>
      <w:r>
        <w:rPr>
          <w:rFonts w:ascii="Times New Roman" w:eastAsia="Times New Roman" w:hAnsi="Times New Roman" w:cs="Times New Roman"/>
          <w:sz w:val="24"/>
          <w:szCs w:val="24"/>
        </w:rPr>
        <w:tab/>
        <w:t>A marcação deste espaço físico</w:t>
      </w:r>
      <w:del w:id="1223" w:author="Ana Cecília Agua de Melo" w:date="2026-05-23T13:43:00Z">
        <w:r w:rsidDel="0088224C">
          <w:rPr>
            <w:rFonts w:ascii="Times New Roman" w:eastAsia="Times New Roman" w:hAnsi="Times New Roman" w:cs="Times New Roman"/>
            <w:sz w:val="24"/>
            <w:szCs w:val="24"/>
          </w:rPr>
          <w:delText>, delimitado pelas comunidades judaicas,</w:delText>
        </w:r>
      </w:del>
      <w:r>
        <w:rPr>
          <w:rFonts w:ascii="Times New Roman" w:eastAsia="Times New Roman" w:hAnsi="Times New Roman" w:cs="Times New Roman"/>
          <w:sz w:val="24"/>
          <w:szCs w:val="24"/>
        </w:rPr>
        <w:t xml:space="preserve"> surge enquanto resposta às restrições de carregamento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Assim,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nômade e construído por meio de conexões e interferências com os espaços urbanos e suas edificações pré-existentes. Em um contexto </w:t>
      </w:r>
      <w:proofErr w:type="spellStart"/>
      <w:r>
        <w:rPr>
          <w:rFonts w:ascii="Times New Roman" w:eastAsia="Times New Roman" w:hAnsi="Times New Roman" w:cs="Times New Roman"/>
          <w:sz w:val="24"/>
          <w:szCs w:val="24"/>
        </w:rPr>
        <w:t>diaspórico</w:t>
      </w:r>
      <w:proofErr w:type="spellEnd"/>
      <w:r>
        <w:rPr>
          <w:rFonts w:ascii="Times New Roman" w:eastAsia="Times New Roman" w:hAnsi="Times New Roman" w:cs="Times New Roman"/>
          <w:sz w:val="24"/>
          <w:szCs w:val="24"/>
        </w:rPr>
        <w:t xml:space="preserve"> há uma necessidade de criar e consolidar uma casa comum e compartilhada em um determinado território – apropriar-se dele, consagrá-lo desde dentro. Por meio desta estrutura física e simbólica permite-se a solidificação de espaços judaicos em que a comunidade se conecta com uma cultura pré-existente e, simultaneamente, também com a sua própria. E assim,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faz parte da topografia urbana da cidade e interage com ela”</w:t>
      </w:r>
      <w:r>
        <w:rPr>
          <w:rFonts w:ascii="Times New Roman" w:eastAsia="Times New Roman" w:hAnsi="Times New Roman" w:cs="Times New Roman"/>
          <w:sz w:val="24"/>
          <w:szCs w:val="24"/>
          <w:vertAlign w:val="superscript"/>
        </w:rPr>
        <w:footnoteReference w:id="177"/>
      </w:r>
      <w:r>
        <w:rPr>
          <w:rFonts w:ascii="Times New Roman" w:eastAsia="Times New Roman" w:hAnsi="Times New Roman" w:cs="Times New Roman"/>
          <w:sz w:val="24"/>
          <w:szCs w:val="24"/>
        </w:rPr>
        <w:t>.</w:t>
      </w:r>
    </w:p>
    <w:p w14:paraId="000000CF" w14:textId="0B5019DF"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possibilita o estreitamento de laços </w:t>
      </w:r>
      <w:ins w:id="1224" w:author="Ana Cecília Agua de Melo" w:date="2026-05-12T21:53:00Z">
        <w:r w:rsidR="00C27505">
          <w:rPr>
            <w:rFonts w:ascii="Times New Roman" w:eastAsia="Times New Roman" w:hAnsi="Times New Roman" w:cs="Times New Roman"/>
            <w:sz w:val="24"/>
            <w:szCs w:val="24"/>
          </w:rPr>
          <w:t>dentro da</w:t>
        </w:r>
      </w:ins>
      <w:del w:id="1225" w:author="Ana Cecília Agua de Melo" w:date="2026-05-12T21:53:00Z">
        <w:r w:rsidDel="00C27505">
          <w:rPr>
            <w:rFonts w:ascii="Times New Roman" w:eastAsia="Times New Roman" w:hAnsi="Times New Roman" w:cs="Times New Roman"/>
            <w:sz w:val="24"/>
            <w:szCs w:val="24"/>
          </w:rPr>
          <w:delText>entre a</w:delText>
        </w:r>
      </w:del>
      <w:r>
        <w:rPr>
          <w:rFonts w:ascii="Times New Roman" w:eastAsia="Times New Roman" w:hAnsi="Times New Roman" w:cs="Times New Roman"/>
          <w:sz w:val="24"/>
          <w:szCs w:val="24"/>
        </w:rPr>
        <w:t xml:space="preserve"> comunidade que está inserida em um determinado </w:t>
      </w:r>
      <w:r w:rsidRPr="00C27505">
        <w:rPr>
          <w:rFonts w:ascii="Times New Roman" w:eastAsia="Times New Roman" w:hAnsi="Times New Roman" w:cs="Times New Roman"/>
          <w:sz w:val="24"/>
          <w:szCs w:val="24"/>
        </w:rPr>
        <w:t>território</w:t>
      </w:r>
      <w:r>
        <w:rPr>
          <w:rFonts w:ascii="Times New Roman" w:eastAsia="Times New Roman" w:hAnsi="Times New Roman" w:cs="Times New Roman"/>
          <w:sz w:val="24"/>
          <w:szCs w:val="24"/>
        </w:rPr>
        <w:t xml:space="preserve"> </w:t>
      </w:r>
      <w:ins w:id="1226" w:author="Ana Cecília Agua de Melo" w:date="2026-05-12T21:53:00Z">
        <w:r w:rsidR="00C27505">
          <w:rPr>
            <w:rFonts w:ascii="Times New Roman" w:eastAsia="Times New Roman" w:hAnsi="Times New Roman" w:cs="Times New Roman"/>
            <w:iCs/>
            <w:sz w:val="24"/>
            <w:szCs w:val="24"/>
          </w:rPr>
          <w:t>por ele</w:t>
        </w:r>
      </w:ins>
      <w:del w:id="1227" w:author="Ana Cecília Agua de Melo" w:date="2026-05-12T21:53:00Z">
        <w:r w:rsidDel="00C27505">
          <w:rPr>
            <w:rFonts w:ascii="Times New Roman" w:eastAsia="Times New Roman" w:hAnsi="Times New Roman" w:cs="Times New Roman"/>
            <w:sz w:val="24"/>
            <w:szCs w:val="24"/>
          </w:rPr>
          <w:delText xml:space="preserve">ao qual o </w:delText>
        </w:r>
        <w:r w:rsidDel="00C27505">
          <w:rPr>
            <w:rFonts w:ascii="Times New Roman" w:eastAsia="Times New Roman" w:hAnsi="Times New Roman" w:cs="Times New Roman"/>
            <w:i/>
            <w:iCs/>
            <w:sz w:val="24"/>
            <w:szCs w:val="24"/>
          </w:rPr>
          <w:delText>eruv</w:delText>
        </w:r>
      </w:del>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delimita</w:t>
      </w:r>
      <w:ins w:id="1228" w:author="Ana Cecília Agua de Melo" w:date="2026-05-12T21:53:00Z">
        <w:r w:rsidR="00C27505">
          <w:rPr>
            <w:rFonts w:ascii="Times New Roman" w:eastAsia="Times New Roman" w:hAnsi="Times New Roman" w:cs="Times New Roman"/>
            <w:sz w:val="24"/>
            <w:szCs w:val="24"/>
          </w:rPr>
          <w:t>do</w:t>
        </w:r>
      </w:ins>
      <w:del w:id="1229" w:author="Ana Cecília Agua de Melo" w:date="2026-05-12T21:54:00Z">
        <w:r w:rsidDel="00C27505">
          <w:rPr>
            <w:rFonts w:ascii="Times New Roman" w:eastAsia="Times New Roman" w:hAnsi="Times New Roman" w:cs="Times New Roman"/>
            <w:sz w:val="24"/>
            <w:szCs w:val="24"/>
          </w:rPr>
          <w:delText>, o acarretando de significados</w:delText>
        </w:r>
      </w:del>
      <w:r>
        <w:rPr>
          <w:rFonts w:ascii="Times New Roman" w:eastAsia="Times New Roman" w:hAnsi="Times New Roman" w:cs="Times New Roman"/>
          <w:sz w:val="24"/>
          <w:szCs w:val="24"/>
        </w:rPr>
        <w:t xml:space="preserve">. A apropriação destes espaços molda as dinâmicas </w:t>
      </w:r>
      <w:r>
        <w:rPr>
          <w:rFonts w:ascii="Times New Roman" w:eastAsia="Times New Roman" w:hAnsi="Times New Roman" w:cs="Times New Roman"/>
          <w:sz w:val="24"/>
          <w:szCs w:val="24"/>
        </w:rPr>
        <w:lastRenderedPageBreak/>
        <w:t xml:space="preserve">sociais, religiosas, simbólicas e seus deslocamentos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Entende-se aqui que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artifício de pertencimento </w:t>
      </w:r>
      <w:ins w:id="1230" w:author="Ana Cecília Agua de Melo" w:date="2026-05-12T21:55:00Z">
        <w:r w:rsidR="00C27505">
          <w:rPr>
            <w:rFonts w:ascii="Times New Roman" w:eastAsia="Times New Roman" w:hAnsi="Times New Roman" w:cs="Times New Roman"/>
            <w:sz w:val="24"/>
            <w:szCs w:val="24"/>
          </w:rPr>
          <w:t>por meio do qual</w:t>
        </w:r>
      </w:ins>
      <w:del w:id="1231" w:author="Ana Cecília Agua de Melo" w:date="2026-05-12T21:55:00Z">
        <w:r w:rsidDel="00C27505">
          <w:rPr>
            <w:rFonts w:ascii="Times New Roman" w:eastAsia="Times New Roman" w:hAnsi="Times New Roman" w:cs="Times New Roman"/>
            <w:sz w:val="24"/>
            <w:szCs w:val="24"/>
          </w:rPr>
          <w:delText>que possibilita</w:delText>
        </w:r>
      </w:del>
      <w:del w:id="1232" w:author="Ana Cecília Agua de Melo" w:date="2026-05-12T21:54:00Z">
        <w:r w:rsidDel="00C27505">
          <w:rPr>
            <w:rFonts w:ascii="Times New Roman" w:eastAsia="Times New Roman" w:hAnsi="Times New Roman" w:cs="Times New Roman"/>
            <w:sz w:val="24"/>
            <w:szCs w:val="24"/>
          </w:rPr>
          <w:delText xml:space="preserve"> com </w:delText>
        </w:r>
      </w:del>
      <w:del w:id="1233" w:author="Ana Cecília Agua de Melo" w:date="2026-05-12T21:55:00Z">
        <w:r w:rsidDel="00C27505">
          <w:rPr>
            <w:rFonts w:ascii="Times New Roman" w:eastAsia="Times New Roman" w:hAnsi="Times New Roman" w:cs="Times New Roman"/>
            <w:sz w:val="24"/>
            <w:szCs w:val="24"/>
          </w:rPr>
          <w:delText>que</w:delText>
        </w:r>
      </w:del>
      <w:r>
        <w:rPr>
          <w:rFonts w:ascii="Times New Roman" w:eastAsia="Times New Roman" w:hAnsi="Times New Roman" w:cs="Times New Roman"/>
          <w:sz w:val="24"/>
          <w:szCs w:val="24"/>
        </w:rPr>
        <w:t xml:space="preserve"> indivíduos judeus se locomov</w:t>
      </w:r>
      <w:ins w:id="1234" w:author="Ana Cecília Agua de Melo" w:date="2026-05-19T21:29:00Z">
        <w:r w:rsidR="00F34170">
          <w:rPr>
            <w:rFonts w:ascii="Times New Roman" w:eastAsia="Times New Roman" w:hAnsi="Times New Roman" w:cs="Times New Roman"/>
            <w:sz w:val="24"/>
            <w:szCs w:val="24"/>
          </w:rPr>
          <w:t>e</w:t>
        </w:r>
      </w:ins>
      <w:del w:id="1235" w:author="Ana Cecília Agua de Melo" w:date="2026-05-19T21:29:00Z">
        <w:r w:rsidDel="00F34170">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m nos territórios em que se fixam.</w:t>
      </w:r>
    </w:p>
    <w:p w14:paraId="000000D0" w14:textId="699367CF" w:rsidR="00BE2BCC" w:rsidRDefault="00F630C1">
      <w:pPr>
        <w:spacing w:before="200" w:after="200" w:line="360" w:lineRule="auto"/>
        <w:jc w:val="both"/>
      </w:pPr>
      <w:r>
        <w:rPr>
          <w:rFonts w:ascii="Times New Roman" w:eastAsia="Times New Roman" w:hAnsi="Times New Roman" w:cs="Times New Roman"/>
          <w:sz w:val="24"/>
          <w:szCs w:val="24"/>
        </w:rPr>
        <w:tab/>
        <w:t>Estes deslocamentos</w:t>
      </w:r>
      <w:del w:id="1236" w:author="Ana Cecília Agua de Melo" w:date="2026-05-19T21:29:00Z">
        <w:r w:rsidDel="00F3417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entre espaços públicos e espaços privados</w:t>
      </w:r>
      <w:del w:id="1237" w:author="Ana Cecília Agua de Melo" w:date="2026-05-19T21:29:00Z">
        <w:r w:rsidDel="00F34170">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permitem uma identificação e uma agregação entre os membros da comunidade judaica; ao final, o contato visual nas ruas entre minorias</w:t>
      </w:r>
      <w:ins w:id="1238" w:author="Ana Cecília Agua de Melo" w:date="2026-05-23T13:46:00Z">
        <w:r w:rsidR="0088224C">
          <w:rPr>
            <w:rFonts w:ascii="Times New Roman" w:eastAsia="Times New Roman" w:hAnsi="Times New Roman" w:cs="Times New Roman"/>
            <w:sz w:val="24"/>
            <w:szCs w:val="24"/>
          </w:rPr>
          <w:t xml:space="preserve"> e</w:t>
        </w:r>
      </w:ins>
      <w:del w:id="1239" w:author="Ana Cecília Agua de Melo" w:date="2026-05-23T13:46:00Z">
        <w:r w:rsidDel="0088224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com uma cultura maior (sociedade)</w:t>
      </w:r>
      <w:del w:id="1240" w:author="Ana Cecília Agua de Melo" w:date="2026-05-23T13:46:00Z">
        <w:r w:rsidDel="0088224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estreita o senso de comunidade, de identificação, e ajuda</w:t>
      </w:r>
      <w:del w:id="1241" w:author="Ana Cecília Agua de Melo" w:date="2026-05-12T21:55:00Z">
        <w:r w:rsidDel="00C27505">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os indivíduos a formar laços políticos e alianças sociais de resistência nos territórios </w:t>
      </w:r>
      <w:proofErr w:type="spellStart"/>
      <w:r>
        <w:rPr>
          <w:rFonts w:ascii="Times New Roman" w:eastAsia="Times New Roman" w:hAnsi="Times New Roman" w:cs="Times New Roman"/>
          <w:sz w:val="24"/>
          <w:szCs w:val="24"/>
        </w:rPr>
        <w:t>diaspóricos</w:t>
      </w:r>
      <w:proofErr w:type="spellEnd"/>
      <w:del w:id="1242" w:author="Ana Cecília Agua de Melo" w:date="2026-05-23T13:47:00Z">
        <w:r w:rsidDel="0088224C">
          <w:rPr>
            <w:rFonts w:ascii="Times New Roman" w:eastAsia="Times New Roman" w:hAnsi="Times New Roman" w:cs="Times New Roman"/>
            <w:sz w:val="24"/>
            <w:szCs w:val="24"/>
          </w:rPr>
          <w:delText xml:space="preserve"> em que se inserem</w:delText>
        </w:r>
      </w:del>
      <w:del w:id="1243" w:author="Ana Cecília Agua de Melo" w:date="2026-05-12T21:56:00Z">
        <w:r w:rsidDel="00C27505">
          <w:rPr>
            <w:rFonts w:ascii="Times New Roman" w:eastAsia="Times New Roman" w:hAnsi="Times New Roman" w:cs="Times New Roman"/>
            <w:sz w:val="24"/>
            <w:szCs w:val="24"/>
          </w:rPr>
          <w:delText xml:space="preserve"> e se apropriam</w:delText>
        </w:r>
      </w:del>
      <w:r>
        <w:rPr>
          <w:rFonts w:ascii="Times New Roman" w:eastAsia="Times New Roman" w:hAnsi="Times New Roman" w:cs="Times New Roman"/>
          <w:sz w:val="24"/>
          <w:szCs w:val="24"/>
        </w:rPr>
        <w:t xml:space="preserve">. </w:t>
      </w:r>
    </w:p>
    <w:p w14:paraId="000000D1" w14:textId="51D7135A" w:rsidR="00BE2BCC" w:rsidRDefault="00F630C1">
      <w:pPr>
        <w:spacing w:before="200" w:after="200" w:line="360" w:lineRule="auto"/>
        <w:jc w:val="both"/>
      </w:pPr>
      <w:r>
        <w:rPr>
          <w:rFonts w:ascii="Times New Roman" w:eastAsia="Times New Roman" w:hAnsi="Times New Roman" w:cs="Times New Roman"/>
          <w:sz w:val="24"/>
          <w:szCs w:val="24"/>
        </w:rPr>
        <w:tab/>
        <w:t>Dessa forma,</w:t>
      </w:r>
      <w:ins w:id="1244" w:author="Ana Cecília Agua de Melo" w:date="2026-05-12T21:56:00Z">
        <w:r w:rsidR="00C27505">
          <w:rPr>
            <w:rFonts w:ascii="Times New Roman" w:eastAsia="Times New Roman" w:hAnsi="Times New Roman" w:cs="Times New Roman"/>
            <w:sz w:val="24"/>
            <w:szCs w:val="24"/>
          </w:rPr>
          <w:t xml:space="preserve"> ao sair às ruas,</w:t>
        </w:r>
      </w:ins>
      <w:del w:id="1245" w:author="Ana Cecília Agua de Melo" w:date="2026-05-12T21:56:00Z">
        <w:r w:rsidDel="00C27505">
          <w:rPr>
            <w:rFonts w:ascii="Times New Roman" w:eastAsia="Times New Roman" w:hAnsi="Times New Roman" w:cs="Times New Roman"/>
            <w:sz w:val="24"/>
            <w:szCs w:val="24"/>
          </w:rPr>
          <w:delText xml:space="preserve"> ao ver</w:delText>
        </w:r>
      </w:del>
      <w:r>
        <w:rPr>
          <w:rFonts w:ascii="Times New Roman" w:eastAsia="Times New Roman" w:hAnsi="Times New Roman" w:cs="Times New Roman"/>
          <w:sz w:val="24"/>
          <w:szCs w:val="24"/>
        </w:rPr>
        <w:t xml:space="preserve"> a comunidade </w:t>
      </w:r>
      <w:ins w:id="1246" w:author="Ana Cecília Agua de Melo" w:date="2026-05-12T21:56:00Z">
        <w:r w:rsidR="00C27505">
          <w:rPr>
            <w:rFonts w:ascii="Times New Roman" w:eastAsia="Times New Roman" w:hAnsi="Times New Roman" w:cs="Times New Roman"/>
            <w:sz w:val="24"/>
            <w:szCs w:val="24"/>
          </w:rPr>
          <w:t>torna</w:t>
        </w:r>
      </w:ins>
      <w:del w:id="1247" w:author="Ana Cecília Agua de Melo" w:date="2026-05-12T21:56:00Z">
        <w:r w:rsidDel="00C27505">
          <w:rPr>
            <w:rFonts w:ascii="Times New Roman" w:eastAsia="Times New Roman" w:hAnsi="Times New Roman" w:cs="Times New Roman"/>
            <w:sz w:val="24"/>
            <w:szCs w:val="24"/>
          </w:rPr>
          <w:delText>nas ruas,</w:delText>
        </w:r>
      </w:del>
      <w:r>
        <w:rPr>
          <w:rFonts w:ascii="Times New Roman" w:eastAsia="Times New Roman" w:hAnsi="Times New Roman" w:cs="Times New Roman"/>
          <w:sz w:val="24"/>
          <w:szCs w:val="24"/>
        </w:rPr>
        <w:t xml:space="preserve"> o ambiente externo</w:t>
      </w:r>
      <w:del w:id="1248" w:author="Ana Cecília Agua de Melo" w:date="2026-05-12T21:56:00Z">
        <w:r w:rsidDel="00C27505">
          <w:rPr>
            <w:rFonts w:ascii="Times New Roman" w:eastAsia="Times New Roman" w:hAnsi="Times New Roman" w:cs="Times New Roman"/>
            <w:sz w:val="24"/>
            <w:szCs w:val="24"/>
          </w:rPr>
          <w:delText xml:space="preserve"> se torna</w:delText>
        </w:r>
      </w:del>
      <w:r>
        <w:rPr>
          <w:rFonts w:ascii="Times New Roman" w:eastAsia="Times New Roman" w:hAnsi="Times New Roman" w:cs="Times New Roman"/>
          <w:sz w:val="24"/>
          <w:szCs w:val="24"/>
        </w:rPr>
        <w:t xml:space="preserve"> menos ameaçador</w:t>
      </w:r>
      <w:ins w:id="1249" w:author="Ana Cecília Agua de Melo" w:date="2026-05-12T21:57:00Z">
        <w:r w:rsidR="00C27505">
          <w:rPr>
            <w:rFonts w:ascii="Times New Roman" w:eastAsia="Times New Roman" w:hAnsi="Times New Roman" w:cs="Times New Roman"/>
            <w:sz w:val="24"/>
            <w:szCs w:val="24"/>
          </w:rPr>
          <w:t>, faz dele</w:t>
        </w:r>
      </w:ins>
      <w:del w:id="1250" w:author="Ana Cecília Agua de Melo" w:date="2026-05-12T21:57:00Z">
        <w:r w:rsidDel="00C27505">
          <w:rPr>
            <w:rFonts w:ascii="Times New Roman" w:eastAsia="Times New Roman" w:hAnsi="Times New Roman" w:cs="Times New Roman"/>
            <w:sz w:val="24"/>
            <w:szCs w:val="24"/>
          </w:rPr>
          <w:delText xml:space="preserve"> </w:delText>
        </w:r>
      </w:del>
      <w:del w:id="1251" w:author="Ana Cecília Agua de Melo" w:date="2026-05-12T21:56:00Z">
        <w:r w:rsidDel="00C27505">
          <w:rPr>
            <w:rFonts w:ascii="Times New Roman" w:eastAsia="Times New Roman" w:hAnsi="Times New Roman" w:cs="Times New Roman"/>
            <w:sz w:val="24"/>
            <w:szCs w:val="24"/>
          </w:rPr>
          <w:delText>e se transforma em</w:delText>
        </w:r>
      </w:del>
      <w:r>
        <w:rPr>
          <w:rFonts w:ascii="Times New Roman" w:eastAsia="Times New Roman" w:hAnsi="Times New Roman" w:cs="Times New Roman"/>
          <w:sz w:val="24"/>
          <w:szCs w:val="24"/>
        </w:rPr>
        <w:t xml:space="preserve"> uma localidade apropriada. Ao final, o senso de pertencimento e as agregações comunitárias são atos de resistência que demarcam e delimitam territórios, solidificam as relações interpessoais</w:t>
      </w:r>
      <w:del w:id="1252" w:author="Ana Cecília Agua de Melo" w:date="2026-05-12T21:57:00Z">
        <w:r w:rsidDel="00C2750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apresentam a comunidade enquanto um coletivo. </w:t>
      </w:r>
    </w:p>
    <w:p w14:paraId="000000D2" w14:textId="77777777" w:rsidR="00BE2BCC" w:rsidRDefault="00F630C1">
      <w:pPr>
        <w:spacing w:before="200" w:after="200" w:line="360" w:lineRule="auto"/>
        <w:jc w:val="both"/>
      </w:pPr>
      <w:r>
        <w:rPr>
          <w:rFonts w:ascii="Times New Roman" w:eastAsia="Times New Roman" w:hAnsi="Times New Roman" w:cs="Times New Roman"/>
          <w:sz w:val="24"/>
          <w:szCs w:val="24"/>
        </w:rPr>
        <w:t>*</w:t>
      </w:r>
    </w:p>
    <w:p w14:paraId="000000D3" w14:textId="2A4DEA7F"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área circunscrita por meio da união de construções pré-existentes e de fios – paredes físicas e paredes simbólicas, respectivamente – em que</w:t>
      </w:r>
      <w:ins w:id="1253" w:author="Ana Cecília Agua de Melo" w:date="2026-05-19T21:31:00Z">
        <w:r w:rsidR="000C74DF">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permite</w:t>
      </w:r>
      <w:del w:id="1254" w:author="Ana Cecília Agua de Melo" w:date="2026-05-19T21:31:00Z">
        <w:r w:rsidDel="000C74DF">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o enclausuramento e a apropriação destas territorialidades. É por meio da apropriação deste local que</w:t>
      </w:r>
      <w:ins w:id="1255" w:author="Ana Cecília Agua de Melo" w:date="2026-05-19T21:31:00Z">
        <w:r w:rsidR="000C74DF">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abre</w:t>
      </w:r>
      <w:del w:id="1256" w:author="Ana Cecília Agua de Melo" w:date="2026-05-19T21:31:00Z">
        <w:r w:rsidDel="000C74DF">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uma ruptura no espaço-tempo, possibilitando relações de sociabilidade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Assim, como forma de cumprir as restrições de carregamento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os espaços urbanos, supostamente laicizados, são alterados e ressignificados pelas ações e pelas interações e interpretações religiosas</w:t>
      </w:r>
      <w:del w:id="1257" w:author="Ana Cecília Agua de Melo" w:date="2026-05-23T13:47:00Z">
        <w:r w:rsidDel="0088224C">
          <w:rPr>
            <w:rFonts w:ascii="Times New Roman" w:eastAsia="Times New Roman" w:hAnsi="Times New Roman" w:cs="Times New Roman"/>
            <w:sz w:val="24"/>
            <w:szCs w:val="24"/>
          </w:rPr>
          <w:delText xml:space="preserve"> judaicas sobre estas localidades</w:delText>
        </w:r>
      </w:del>
      <w:r>
        <w:rPr>
          <w:rFonts w:ascii="Times New Roman" w:eastAsia="Times New Roman" w:hAnsi="Times New Roman" w:cs="Times New Roman"/>
          <w:sz w:val="24"/>
          <w:szCs w:val="24"/>
        </w:rPr>
        <w:t xml:space="preserve">. </w:t>
      </w:r>
    </w:p>
    <w:p w14:paraId="000000D4" w14:textId="0A29CEA0" w:rsidR="00BE2BCC" w:rsidRDefault="00F630C1">
      <w:pPr>
        <w:spacing w:before="200" w:after="200" w:line="360" w:lineRule="auto"/>
        <w:jc w:val="both"/>
      </w:pPr>
      <w:r>
        <w:rPr>
          <w:rFonts w:ascii="Times New Roman" w:eastAsia="Times New Roman" w:hAnsi="Times New Roman" w:cs="Times New Roman"/>
          <w:sz w:val="24"/>
          <w:szCs w:val="24"/>
        </w:rPr>
        <w:tab/>
        <w:t xml:space="preserve">Neste sentido,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se torna uma casa-território compartilhada pela comunidade judaica local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É uma territorialidade em que os espaços coexistem, porém</w:t>
      </w:r>
      <w:del w:id="1258" w:author="Ana Cecília Agua de Melo" w:date="2026-05-12T21:58:00Z">
        <w:r w:rsidDel="00C27505">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não</w:t>
      </w:r>
      <w:del w:id="1259" w:author="Ana Cecília Agua de Melo" w:date="2026-05-12T21:58:00Z">
        <w:r w:rsidDel="00C27505">
          <w:rPr>
            <w:rFonts w:ascii="Times New Roman" w:eastAsia="Times New Roman" w:hAnsi="Times New Roman" w:cs="Times New Roman"/>
            <w:sz w:val="24"/>
            <w:szCs w:val="24"/>
          </w:rPr>
          <w:delText xml:space="preserve"> são</w:delText>
        </w:r>
      </w:del>
      <w:r>
        <w:rPr>
          <w:rFonts w:ascii="Times New Roman" w:eastAsia="Times New Roman" w:hAnsi="Times New Roman" w:cs="Times New Roman"/>
          <w:sz w:val="24"/>
          <w:szCs w:val="24"/>
        </w:rPr>
        <w:t xml:space="preserve"> mais coordenados pelo binômio público-privado</w:t>
      </w:r>
      <w:r>
        <w:rPr>
          <w:rFonts w:ascii="Times New Roman" w:eastAsia="Times New Roman" w:hAnsi="Times New Roman" w:cs="Times New Roman"/>
          <w:sz w:val="24"/>
          <w:szCs w:val="24"/>
          <w:vertAlign w:val="superscript"/>
        </w:rPr>
        <w:footnoteReference w:id="178"/>
      </w:r>
      <w:r>
        <w:rPr>
          <w:rFonts w:ascii="Times New Roman" w:eastAsia="Times New Roman" w:hAnsi="Times New Roman" w:cs="Times New Roman"/>
          <w:sz w:val="24"/>
          <w:szCs w:val="24"/>
        </w:rPr>
        <w:t xml:space="preserve">. Segundo Miriam Levy, </w:t>
      </w:r>
      <w:r>
        <w:rPr>
          <w:rFonts w:ascii="Times New Roman" w:eastAsia="Times New Roman" w:hAnsi="Times New Roman" w:cs="Times New Roman"/>
          <w:i/>
          <w:iCs/>
          <w:sz w:val="24"/>
          <w:szCs w:val="24"/>
        </w:rPr>
        <w:t>“</w:t>
      </w:r>
      <w:ins w:id="1268" w:author="Ana Cecília Agua de Melo" w:date="2026-05-19T21:33:00Z">
        <w:r w:rsidR="000C74DF">
          <w:rPr>
            <w:rFonts w:ascii="Times New Roman" w:eastAsia="Times New Roman" w:hAnsi="Times New Roman" w:cs="Times New Roman"/>
            <w:i/>
            <w:iCs/>
            <w:sz w:val="24"/>
            <w:szCs w:val="24"/>
          </w:rPr>
          <w:t>é</w:t>
        </w:r>
      </w:ins>
      <w:del w:id="1269" w:author="Ana Cecília Agua de Melo" w:date="2026-05-19T21:33:00Z">
        <w:r w:rsidDel="000C74DF">
          <w:rPr>
            <w:rFonts w:ascii="Times New Roman" w:eastAsia="Times New Roman" w:hAnsi="Times New Roman" w:cs="Times New Roman"/>
            <w:i/>
            <w:iCs/>
            <w:sz w:val="24"/>
            <w:szCs w:val="24"/>
          </w:rPr>
          <w:delText>são</w:delText>
        </w:r>
      </w:del>
      <w:r>
        <w:rPr>
          <w:rFonts w:ascii="Times New Roman" w:eastAsia="Times New Roman" w:hAnsi="Times New Roman" w:cs="Times New Roman"/>
          <w:i/>
          <w:iCs/>
          <w:sz w:val="24"/>
          <w:szCs w:val="24"/>
        </w:rPr>
        <w:t xml:space="preserve"> nestes locais </w:t>
      </w:r>
      <w:del w:id="1270" w:author="Ana Cecília Agua de Melo" w:date="2026-05-19T21:33:00Z">
        <w:r w:rsidDel="000C74DF">
          <w:rPr>
            <w:rFonts w:ascii="Times New Roman" w:eastAsia="Times New Roman" w:hAnsi="Times New Roman" w:cs="Times New Roman"/>
            <w:i/>
            <w:iCs/>
            <w:sz w:val="24"/>
            <w:szCs w:val="24"/>
          </w:rPr>
          <w:delText xml:space="preserve">em </w:delText>
        </w:r>
      </w:del>
      <w:r>
        <w:rPr>
          <w:rFonts w:ascii="Times New Roman" w:eastAsia="Times New Roman" w:hAnsi="Times New Roman" w:cs="Times New Roman"/>
          <w:i/>
          <w:iCs/>
          <w:sz w:val="24"/>
          <w:szCs w:val="24"/>
        </w:rPr>
        <w:t>que</w:t>
      </w:r>
      <w:del w:id="1271" w:author="Ana Cecília Agua de Melo" w:date="2026-05-19T21:33:00Z">
        <w:r w:rsidDel="000C74DF">
          <w:rPr>
            <w:rFonts w:ascii="Times New Roman" w:eastAsia="Times New Roman" w:hAnsi="Times New Roman" w:cs="Times New Roman"/>
            <w:i/>
            <w:iCs/>
            <w:sz w:val="24"/>
            <w:szCs w:val="24"/>
          </w:rPr>
          <w:delText xml:space="preserve"> se</w:delText>
        </w:r>
      </w:del>
      <w:r>
        <w:rPr>
          <w:rFonts w:ascii="Times New Roman" w:eastAsia="Times New Roman" w:hAnsi="Times New Roman" w:cs="Times New Roman"/>
          <w:i/>
          <w:iCs/>
          <w:sz w:val="24"/>
          <w:szCs w:val="24"/>
        </w:rPr>
        <w:t xml:space="preserve"> é possível encontrar outros sinais de identidade e novos espaços de colaboração”</w:t>
      </w:r>
      <w:r>
        <w:rPr>
          <w:rFonts w:ascii="Times New Roman" w:eastAsia="Times New Roman" w:hAnsi="Times New Roman" w:cs="Times New Roman"/>
          <w:sz w:val="24"/>
          <w:szCs w:val="24"/>
          <w:vertAlign w:val="superscript"/>
        </w:rPr>
        <w:footnoteReference w:id="179"/>
      </w:r>
      <w:r>
        <w:rPr>
          <w:rFonts w:ascii="Times New Roman" w:eastAsia="Times New Roman" w:hAnsi="Times New Roman" w:cs="Times New Roman"/>
          <w:sz w:val="24"/>
          <w:szCs w:val="24"/>
        </w:rPr>
        <w:t>.</w:t>
      </w:r>
    </w:p>
    <w:p w14:paraId="000000D5" w14:textId="45A17B51"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mescla de pátios. Este encontro de domínios, espaços públicos e espaços privados apropriados</w:t>
      </w:r>
      <w:del w:id="1274" w:author="Ana Cecília Agua de Melo" w:date="2026-05-12T21:58:00Z">
        <w:r w:rsidDel="00FF49E2">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se dá por meio de uma refeição compartilhada entre a comunidade</w:t>
      </w:r>
      <w:del w:id="1275" w:author="Ana Cecília Agua de Melo" w:date="2026-05-19T21:34:00Z">
        <w:r w:rsidDel="000C74DF">
          <w:rPr>
            <w:rFonts w:ascii="Times New Roman" w:eastAsia="Times New Roman" w:hAnsi="Times New Roman" w:cs="Times New Roman"/>
            <w:sz w:val="24"/>
            <w:szCs w:val="24"/>
          </w:rPr>
          <w:delText xml:space="preserve"> </w:delText>
        </w:r>
      </w:del>
      <w:del w:id="1276" w:author="Ana Cecília Agua de Melo" w:date="2026-05-19T21:33:00Z">
        <w:r w:rsidDel="000C74DF">
          <w:rPr>
            <w:rFonts w:ascii="Times New Roman" w:eastAsia="Times New Roman" w:hAnsi="Times New Roman" w:cs="Times New Roman"/>
            <w:sz w:val="24"/>
            <w:szCs w:val="24"/>
          </w:rPr>
          <w:delText>que frequenta e circula por este local</w:delText>
        </w:r>
      </w:del>
      <w:r>
        <w:rPr>
          <w:rFonts w:ascii="Times New Roman" w:eastAsia="Times New Roman" w:hAnsi="Times New Roman" w:cs="Times New Roman"/>
          <w:sz w:val="24"/>
          <w:szCs w:val="24"/>
        </w:rPr>
        <w:t xml:space="preserve">. </w:t>
      </w:r>
      <w:ins w:id="1277" w:author="Ana Cecília Agua de Melo" w:date="2026-05-12T21:59:00Z">
        <w:r w:rsidR="00FF49E2">
          <w:rPr>
            <w:rFonts w:ascii="Times New Roman" w:eastAsia="Times New Roman" w:hAnsi="Times New Roman" w:cs="Times New Roman"/>
            <w:sz w:val="24"/>
            <w:szCs w:val="24"/>
          </w:rPr>
          <w:t>P</w:t>
        </w:r>
      </w:ins>
      <w:del w:id="1278" w:author="Ana Cecília Agua de Melo" w:date="2026-05-12T21:59:00Z">
        <w:r w:rsidDel="00FF49E2">
          <w:rPr>
            <w:rFonts w:ascii="Times New Roman" w:eastAsia="Times New Roman" w:hAnsi="Times New Roman" w:cs="Times New Roman"/>
            <w:sz w:val="24"/>
            <w:szCs w:val="24"/>
          </w:rPr>
          <w:delText>Isso, p</w:delText>
        </w:r>
      </w:del>
      <w:r>
        <w:rPr>
          <w:rFonts w:ascii="Times New Roman" w:eastAsia="Times New Roman" w:hAnsi="Times New Roman" w:cs="Times New Roman"/>
          <w:sz w:val="24"/>
          <w:szCs w:val="24"/>
        </w:rPr>
        <w:t>ois, no caso judaico, a comunidade é um marcador legal e social de pertencimento</w:t>
      </w:r>
      <w:ins w:id="1279" w:author="Ana Cecília Agua de Melo" w:date="2026-05-23T13:49:00Z">
        <w:r w:rsidR="0088224C">
          <w:rPr>
            <w:rFonts w:ascii="Times New Roman" w:eastAsia="Times New Roman" w:hAnsi="Times New Roman" w:cs="Times New Roman"/>
            <w:sz w:val="24"/>
            <w:szCs w:val="24"/>
          </w:rPr>
          <w:t>. T</w:t>
        </w:r>
      </w:ins>
      <w:del w:id="1280" w:author="Ana Cecília Agua de Melo" w:date="2026-05-23T13:49:00Z">
        <w:r w:rsidDel="0088224C">
          <w:rPr>
            <w:rFonts w:ascii="Times New Roman" w:eastAsia="Times New Roman" w:hAnsi="Times New Roman" w:cs="Times New Roman"/>
            <w:sz w:val="24"/>
            <w:szCs w:val="24"/>
          </w:rPr>
          <w:delText>, significa que t</w:delText>
        </w:r>
      </w:del>
      <w:r>
        <w:rPr>
          <w:rFonts w:ascii="Times New Roman" w:eastAsia="Times New Roman" w:hAnsi="Times New Roman" w:cs="Times New Roman"/>
          <w:sz w:val="24"/>
          <w:szCs w:val="24"/>
        </w:rPr>
        <w:t>odas as pessoas que ali se alimentam fazem parte de uma mesma comunidade</w:t>
      </w:r>
      <w:r>
        <w:rPr>
          <w:rFonts w:ascii="Times New Roman" w:eastAsia="Times New Roman" w:hAnsi="Times New Roman" w:cs="Times New Roman"/>
          <w:sz w:val="24"/>
          <w:szCs w:val="24"/>
          <w:vertAlign w:val="superscript"/>
        </w:rPr>
        <w:footnoteReference w:id="180"/>
      </w:r>
      <w:r>
        <w:rPr>
          <w:rFonts w:ascii="Times New Roman" w:eastAsia="Times New Roman" w:hAnsi="Times New Roman" w:cs="Times New Roman"/>
          <w:sz w:val="24"/>
          <w:szCs w:val="24"/>
        </w:rPr>
        <w:t xml:space="preserve">. Essa demarcação constrói uma casa simbólica no território da cidade, e é entoada por meio da bênção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w:t>
      </w:r>
    </w:p>
    <w:p w14:paraId="000000D6" w14:textId="77777777" w:rsidR="00BE2BCC" w:rsidRDefault="00F630C1">
      <w:pPr>
        <w:spacing w:before="200" w:after="200" w:line="360" w:lineRule="auto"/>
        <w:ind w:left="2267"/>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Este é o </w:t>
      </w:r>
      <w:proofErr w:type="spellStart"/>
      <w:r>
        <w:rPr>
          <w:rFonts w:ascii="Times New Roman" w:eastAsia="Times New Roman" w:hAnsi="Times New Roman" w:cs="Times New Roman"/>
          <w:sz w:val="20"/>
          <w:szCs w:val="20"/>
        </w:rPr>
        <w:t>eruv</w:t>
      </w:r>
      <w:proofErr w:type="spellEnd"/>
      <w:r>
        <w:rPr>
          <w:rFonts w:ascii="Times New Roman" w:eastAsia="Times New Roman" w:hAnsi="Times New Roman" w:cs="Times New Roman"/>
          <w:sz w:val="20"/>
          <w:szCs w:val="20"/>
        </w:rPr>
        <w:t xml:space="preserve"> que deve ser utilizado para permitir que nós possamos trazer coisas de dentro para fora. De nossas casas para os nossos quintais. De nossos quintais para nossas casas. De casa em casa, de quintal em quintal, de terraço em terraço. De nossas casas e nossos quintais para becos e vielas, e de becos e vielas para suas casas. Para nós, e para todas as pessoas que vivem aqui, e quem se juntar conosco durante o rito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 nas festividades</w:t>
      </w:r>
      <w:r>
        <w:rPr>
          <w:rFonts w:ascii="Times New Roman" w:eastAsia="Times New Roman" w:hAnsi="Times New Roman" w:cs="Times New Roman"/>
          <w:sz w:val="20"/>
          <w:szCs w:val="20"/>
          <w:vertAlign w:val="superscript"/>
        </w:rPr>
        <w:footnoteReference w:id="181"/>
      </w:r>
      <w:r>
        <w:rPr>
          <w:rFonts w:ascii="Times New Roman" w:eastAsia="Times New Roman" w:hAnsi="Times New Roman" w:cs="Times New Roman"/>
          <w:sz w:val="20"/>
          <w:szCs w:val="20"/>
        </w:rPr>
        <w:t>.</w:t>
      </w:r>
    </w:p>
    <w:p w14:paraId="000000D7" w14:textId="1BD2F510" w:rsidR="00BE2BCC" w:rsidRDefault="00F630C1">
      <w:pPr>
        <w:spacing w:before="200" w:after="200" w:line="360" w:lineRule="auto"/>
        <w:jc w:val="both"/>
      </w:pP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“A comida”</w:t>
      </w:r>
      <w:r>
        <w:rPr>
          <w:rFonts w:ascii="Times New Roman" w:eastAsia="Times New Roman" w:hAnsi="Times New Roman" w:cs="Times New Roman"/>
          <w:sz w:val="24"/>
          <w:szCs w:val="24"/>
        </w:rPr>
        <w:t>, como esclarece Levy,</w:t>
      </w:r>
      <w:r>
        <w:rPr>
          <w:rFonts w:ascii="Times New Roman" w:eastAsia="Times New Roman" w:hAnsi="Times New Roman" w:cs="Times New Roman"/>
          <w:i/>
          <w:iCs/>
          <w:sz w:val="24"/>
          <w:szCs w:val="24"/>
        </w:rPr>
        <w:t xml:space="preserve"> “é um símbolo de que não importa em que localidade estas pessoas estejam; porém, entende-se que esses indivíduos estão em um determinado espaço e tempo em que está também a comunidade, e assim, onde a comunidade se estabelece”</w:t>
      </w:r>
      <w:r>
        <w:rPr>
          <w:rFonts w:ascii="Times New Roman" w:eastAsia="Times New Roman" w:hAnsi="Times New Roman" w:cs="Times New Roman"/>
          <w:sz w:val="24"/>
          <w:szCs w:val="24"/>
          <w:vertAlign w:val="superscript"/>
        </w:rPr>
        <w:footnoteReference w:id="182"/>
      </w:r>
      <w:r>
        <w:rPr>
          <w:rFonts w:ascii="Times New Roman" w:eastAsia="Times New Roman" w:hAnsi="Times New Roman" w:cs="Times New Roman"/>
          <w:sz w:val="24"/>
          <w:szCs w:val="24"/>
        </w:rPr>
        <w:t xml:space="preserve">. Na maior parte dos casos, essa comida compartilhada em comunidade é uma </w:t>
      </w:r>
      <w:proofErr w:type="spellStart"/>
      <w:r>
        <w:rPr>
          <w:rFonts w:ascii="Times New Roman" w:eastAsia="Times New Roman" w:hAnsi="Times New Roman" w:cs="Times New Roman"/>
          <w:i/>
          <w:iCs/>
          <w:sz w:val="24"/>
          <w:szCs w:val="24"/>
        </w:rPr>
        <w:t>matzá</w:t>
      </w:r>
      <w:proofErr w:type="spellEnd"/>
      <w:ins w:id="1286" w:author="Ana Cecília Agua de Melo" w:date="2026-05-12T22:02:00Z">
        <w:r w:rsidR="00FF49E2">
          <w:rPr>
            <w:rFonts w:ascii="Times New Roman" w:eastAsia="Times New Roman" w:hAnsi="Times New Roman" w:cs="Times New Roman"/>
            <w:sz w:val="24"/>
            <w:szCs w:val="24"/>
          </w:rPr>
          <w:t>,</w:t>
        </w:r>
      </w:ins>
      <w:del w:id="1287" w:author="Ana Cecília Agua de Melo" w:date="2026-05-12T22:02:00Z">
        <w:r w:rsidDel="00FF49E2">
          <w:rPr>
            <w:rFonts w:ascii="Times New Roman" w:eastAsia="Times New Roman" w:hAnsi="Times New Roman" w:cs="Times New Roman"/>
            <w:sz w:val="24"/>
            <w:szCs w:val="24"/>
          </w:rPr>
          <w:delText xml:space="preserve">. Isso, pois, a </w:delText>
        </w:r>
        <w:r w:rsidDel="00FF49E2">
          <w:rPr>
            <w:rFonts w:ascii="Times New Roman" w:eastAsia="Times New Roman" w:hAnsi="Times New Roman" w:cs="Times New Roman"/>
            <w:i/>
            <w:iCs/>
            <w:sz w:val="24"/>
            <w:szCs w:val="24"/>
          </w:rPr>
          <w:delText xml:space="preserve">matzá </w:delText>
        </w:r>
        <w:r w:rsidDel="00FF49E2">
          <w:rPr>
            <w:rFonts w:ascii="Times New Roman" w:eastAsia="Times New Roman" w:hAnsi="Times New Roman" w:cs="Times New Roman"/>
            <w:sz w:val="24"/>
            <w:szCs w:val="24"/>
          </w:rPr>
          <w:delText>é</w:delText>
        </w:r>
      </w:del>
      <w:r>
        <w:rPr>
          <w:rFonts w:ascii="Times New Roman" w:eastAsia="Times New Roman" w:hAnsi="Times New Roman" w:cs="Times New Roman"/>
          <w:sz w:val="24"/>
          <w:szCs w:val="24"/>
        </w:rPr>
        <w:t xml:space="preserve"> um pão ázimo sem fermentação, como preparado originalmente durante a fuga bíblica da escravidão no Egito. Simboliza, ao mesmo tempo, a transitoriedade – o pão que não ficou pronto – e o pertencimento. </w:t>
      </w:r>
    </w:p>
    <w:p w14:paraId="000000D8" w14:textId="77777777" w:rsidR="00BE2BCC" w:rsidRDefault="00F630C1">
      <w:pPr>
        <w:spacing w:before="200" w:after="200" w:line="360" w:lineRule="auto"/>
        <w:ind w:firstLine="720"/>
        <w:jc w:val="both"/>
      </w:pPr>
      <w:r>
        <w:rPr>
          <w:rFonts w:ascii="Times New Roman" w:eastAsia="Times New Roman" w:hAnsi="Times New Roman" w:cs="Times New Roman"/>
          <w:sz w:val="24"/>
          <w:szCs w:val="24"/>
        </w:rPr>
        <w:t xml:space="preserve">É a </w:t>
      </w:r>
      <w:proofErr w:type="spellStart"/>
      <w:r>
        <w:rPr>
          <w:rFonts w:ascii="Times New Roman" w:eastAsia="Times New Roman" w:hAnsi="Times New Roman" w:cs="Times New Roman"/>
          <w:i/>
          <w:iCs/>
          <w:sz w:val="24"/>
          <w:szCs w:val="24"/>
        </w:rPr>
        <w:t>matzá</w:t>
      </w:r>
      <w:proofErr w:type="spellEnd"/>
      <w:r>
        <w:rPr>
          <w:rFonts w:ascii="Times New Roman" w:eastAsia="Times New Roman" w:hAnsi="Times New Roman" w:cs="Times New Roman"/>
          <w:sz w:val="24"/>
          <w:szCs w:val="24"/>
        </w:rPr>
        <w:t xml:space="preserve"> – essa refeição – que é expandida simbolicamente no território físico e urbano da cidade, sendo ela também o próprio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 possibilitando</w:t>
      </w:r>
      <w:del w:id="1288" w:author="Ana Cecília Agua de Melo" w:date="2026-05-19T21:35:00Z">
        <w:r w:rsidDel="000C74DF">
          <w:rPr>
            <w:rFonts w:ascii="Times New Roman" w:eastAsia="Times New Roman" w:hAnsi="Times New Roman" w:cs="Times New Roman"/>
            <w:sz w:val="24"/>
            <w:szCs w:val="24"/>
          </w:rPr>
          <w:delText xml:space="preserve"> com</w:delText>
        </w:r>
      </w:del>
      <w:r>
        <w:rPr>
          <w:rFonts w:ascii="Times New Roman" w:eastAsia="Times New Roman" w:hAnsi="Times New Roman" w:cs="Times New Roman"/>
          <w:sz w:val="24"/>
          <w:szCs w:val="24"/>
        </w:rPr>
        <w:t xml:space="preserve"> que toda a comunidade </w:t>
      </w:r>
      <w:del w:id="1289" w:author="Ana Cecília Agua de Melo" w:date="2026-05-23T13:50:00Z">
        <w:r w:rsidDel="0088224C">
          <w:rPr>
            <w:rFonts w:ascii="Times New Roman" w:eastAsia="Times New Roman" w:hAnsi="Times New Roman" w:cs="Times New Roman"/>
            <w:sz w:val="24"/>
            <w:szCs w:val="24"/>
          </w:rPr>
          <w:delText xml:space="preserve">tenha acesso e </w:delText>
        </w:r>
      </w:del>
      <w:r>
        <w:rPr>
          <w:rFonts w:ascii="Times New Roman" w:eastAsia="Times New Roman" w:hAnsi="Times New Roman" w:cs="Times New Roman"/>
          <w:sz w:val="24"/>
          <w:szCs w:val="24"/>
        </w:rPr>
        <w:t xml:space="preserve">compartilhe este alimento. Os fios e postes, ao final, são delimitadores físicos (pouco visíveis, se não invisíveis para muitos) no território urbano – a partir deles entende-se quais ruas estão englobadas e quais ruas estão descartadas dentro da marcação do “Distrito de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83"/>
      </w:r>
      <w:r>
        <w:rPr>
          <w:rFonts w:ascii="Times New Roman" w:eastAsia="Times New Roman" w:hAnsi="Times New Roman" w:cs="Times New Roman"/>
          <w:sz w:val="24"/>
          <w:szCs w:val="24"/>
        </w:rPr>
        <w:t>.</w:t>
      </w:r>
    </w:p>
    <w:p w14:paraId="000000D9" w14:textId="77777777" w:rsidR="00BE2BCC" w:rsidRDefault="00F630C1">
      <w:pPr>
        <w:spacing w:before="200" w:after="200" w:line="360" w:lineRule="auto"/>
        <w:jc w:val="both"/>
      </w:pPr>
      <w:r>
        <w:rPr>
          <w:rFonts w:ascii="Times New Roman" w:eastAsia="Times New Roman" w:hAnsi="Times New Roman" w:cs="Times New Roman"/>
          <w:sz w:val="24"/>
          <w:szCs w:val="24"/>
        </w:rPr>
        <w:lastRenderedPageBreak/>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marcador legal e social de pertencimento comunitário. Estar dentro desta territorialidade, uma construção fictícia de bairro – inventado e apropriado pelas comunidades judaicas –, permite uma simbolização. Um estabelecimento </w:t>
      </w:r>
      <w:proofErr w:type="spellStart"/>
      <w:r>
        <w:rPr>
          <w:rFonts w:ascii="Times New Roman" w:eastAsia="Times New Roman" w:hAnsi="Times New Roman" w:cs="Times New Roman"/>
          <w:i/>
          <w:iCs/>
          <w:sz w:val="24"/>
          <w:szCs w:val="24"/>
        </w:rPr>
        <w:t>kosher</w:t>
      </w:r>
      <w:proofErr w:type="spellEnd"/>
      <w:r>
        <w:rPr>
          <w:rFonts w:ascii="Times New Roman" w:eastAsia="Times New Roman" w:hAnsi="Times New Roman" w:cs="Times New Roman"/>
          <w:sz w:val="24"/>
          <w:szCs w:val="24"/>
          <w:vertAlign w:val="superscript"/>
        </w:rPr>
        <w:footnoteReference w:id="184"/>
      </w:r>
      <w:r>
        <w:rPr>
          <w:rFonts w:ascii="Times New Roman" w:eastAsia="Times New Roman" w:hAnsi="Times New Roman" w:cs="Times New Roman"/>
          <w:sz w:val="24"/>
          <w:szCs w:val="24"/>
        </w:rPr>
        <w:t xml:space="preserve">, apesar de não funcionar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necessita estar dentro das delimitações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Assim como estão as sinagogas, os centros comunitários, as escolas e as casas judaicas</w:t>
      </w:r>
      <w:del w:id="1301" w:author="Ana Cecília Agua de Melo" w:date="2026-05-23T13:53:00Z">
        <w:r w:rsidDel="000E5884">
          <w:rPr>
            <w:rFonts w:ascii="Times New Roman" w:eastAsia="Times New Roman" w:hAnsi="Times New Roman" w:cs="Times New Roman"/>
            <w:sz w:val="24"/>
            <w:szCs w:val="24"/>
          </w:rPr>
          <w:delText xml:space="preserve"> – ou seja, onde está a comunidade e onde ela se estabelece</w:delText>
        </w:r>
      </w:del>
      <w:r>
        <w:rPr>
          <w:rFonts w:ascii="Times New Roman" w:eastAsia="Times New Roman" w:hAnsi="Times New Roman" w:cs="Times New Roman"/>
          <w:sz w:val="24"/>
          <w:szCs w:val="24"/>
        </w:rPr>
        <w:t>.</w:t>
      </w:r>
    </w:p>
    <w:p w14:paraId="000000DA" w14:textId="1DABCAD0"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neste sentido, é um assunto comunitário. </w:t>
      </w:r>
      <w:ins w:id="1302" w:author="Ana Cecília Agua de Melo" w:date="2026-05-12T22:06:00Z">
        <w:r w:rsidR="00FF49E2">
          <w:rPr>
            <w:rFonts w:ascii="Times New Roman" w:eastAsia="Times New Roman" w:hAnsi="Times New Roman" w:cs="Times New Roman"/>
            <w:sz w:val="24"/>
            <w:szCs w:val="24"/>
          </w:rPr>
          <w:t>D</w:t>
        </w:r>
      </w:ins>
      <w:del w:id="1303" w:author="Ana Cecília Agua de Melo" w:date="2026-05-12T22:06:00Z">
        <w:r w:rsidDel="00FF49E2">
          <w:rPr>
            <w:rFonts w:ascii="Times New Roman" w:eastAsia="Times New Roman" w:hAnsi="Times New Roman" w:cs="Times New Roman"/>
            <w:sz w:val="24"/>
            <w:szCs w:val="24"/>
          </w:rPr>
          <w:delText>Isso, pois, d</w:delText>
        </w:r>
      </w:del>
      <w:r>
        <w:rPr>
          <w:rFonts w:ascii="Times New Roman" w:eastAsia="Times New Roman" w:hAnsi="Times New Roman" w:cs="Times New Roman"/>
          <w:sz w:val="24"/>
          <w:szCs w:val="24"/>
        </w:rPr>
        <w:t xml:space="preserve">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há a obrigação religiosa da ida à sinagoga. Este espaço, mais do que uma casa de orações, é um centro comunitário, de convívio, de estudos – e assim, de socialização.</w:t>
      </w:r>
      <w:r>
        <w:rPr>
          <w:rFonts w:ascii="Times New Roman" w:eastAsia="Times New Roman" w:hAnsi="Times New Roman" w:cs="Times New Roman"/>
          <w:i/>
          <w:iCs/>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sobre a movimentação de pessoas que estão em suas casas para as ruas”</w:t>
      </w:r>
      <w:r>
        <w:rPr>
          <w:rFonts w:ascii="Times New Roman" w:eastAsia="Times New Roman" w:hAnsi="Times New Roman" w:cs="Times New Roman"/>
          <w:sz w:val="24"/>
          <w:szCs w:val="24"/>
          <w:vertAlign w:val="superscript"/>
        </w:rPr>
        <w:footnoteReference w:id="185"/>
      </w:r>
      <w:r>
        <w:rPr>
          <w:rFonts w:ascii="Times New Roman" w:eastAsia="Times New Roman" w:hAnsi="Times New Roman" w:cs="Times New Roman"/>
          <w:sz w:val="24"/>
          <w:szCs w:val="24"/>
        </w:rPr>
        <w:t xml:space="preserve">. Se, por conta das leis restritivas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w:t>
      </w:r>
      <w:ins w:id="1306" w:author="Ana Cecília Agua de Melo" w:date="2026-05-23T13:54:00Z">
        <w:r w:rsidR="000E5884">
          <w:rPr>
            <w:rFonts w:ascii="Times New Roman" w:eastAsia="Times New Roman" w:hAnsi="Times New Roman" w:cs="Times New Roman"/>
            <w:sz w:val="24"/>
            <w:szCs w:val="24"/>
          </w:rPr>
          <w:t>pessoas com necessidades especiais não pudessem sair de</w:t>
        </w:r>
      </w:ins>
      <w:del w:id="1307" w:author="Ana Cecília Agua de Melo" w:date="2026-05-23T13:54:00Z">
        <w:r w:rsidDel="000E5884">
          <w:rPr>
            <w:rFonts w:ascii="Times New Roman" w:eastAsia="Times New Roman" w:hAnsi="Times New Roman" w:cs="Times New Roman"/>
            <w:sz w:val="24"/>
            <w:szCs w:val="24"/>
          </w:rPr>
          <w:delText>uma pessoa que necessite um objeto para sair de sua</w:delText>
        </w:r>
      </w:del>
      <w:r>
        <w:rPr>
          <w:rFonts w:ascii="Times New Roman" w:eastAsia="Times New Roman" w:hAnsi="Times New Roman" w:cs="Times New Roman"/>
          <w:sz w:val="24"/>
          <w:szCs w:val="24"/>
        </w:rPr>
        <w:t xml:space="preserve"> casa</w:t>
      </w:r>
      <w:ins w:id="1308" w:author="Ana Cecília Agua de Melo" w:date="2026-05-23T13:55:00Z">
        <w:r w:rsidR="000E5884">
          <w:rPr>
            <w:rFonts w:ascii="Times New Roman" w:eastAsia="Times New Roman" w:hAnsi="Times New Roman" w:cs="Times New Roman"/>
            <w:sz w:val="24"/>
            <w:szCs w:val="24"/>
          </w:rPr>
          <w:t>,</w:t>
        </w:r>
      </w:ins>
      <w:del w:id="1309" w:author="Ana Cecília Agua de Melo" w:date="2026-05-23T13:55:00Z">
        <w:r w:rsidDel="000E5884">
          <w:rPr>
            <w:rFonts w:ascii="Times New Roman" w:eastAsia="Times New Roman" w:hAnsi="Times New Roman" w:cs="Times New Roman"/>
            <w:sz w:val="24"/>
            <w:szCs w:val="24"/>
          </w:rPr>
          <w:delText xml:space="preserve"> não possa realizar este deslocamento sem a existência do </w:delText>
        </w:r>
        <w:r w:rsidDel="000E5884">
          <w:rPr>
            <w:rFonts w:ascii="Times New Roman" w:eastAsia="Times New Roman" w:hAnsi="Times New Roman" w:cs="Times New Roman"/>
            <w:i/>
            <w:iCs/>
            <w:sz w:val="24"/>
            <w:szCs w:val="24"/>
          </w:rPr>
          <w:delText>eruv</w:delText>
        </w:r>
        <w:r w:rsidDel="000E5884">
          <w:rPr>
            <w:rFonts w:ascii="Times New Roman" w:eastAsia="Times New Roman" w:hAnsi="Times New Roman" w:cs="Times New Roman"/>
            <w:sz w:val="24"/>
            <w:szCs w:val="24"/>
          </w:rPr>
          <w:delText>, e</w:delText>
        </w:r>
      </w:del>
      <w:del w:id="1310" w:author="Ana Cecília Agua de Melo" w:date="2026-05-23T13:54:00Z">
        <w:r w:rsidDel="000E5884">
          <w:rPr>
            <w:rFonts w:ascii="Times New Roman" w:eastAsia="Times New Roman" w:hAnsi="Times New Roman" w:cs="Times New Roman"/>
            <w:sz w:val="24"/>
            <w:szCs w:val="24"/>
          </w:rPr>
          <w:delText>ntão</w:delText>
        </w:r>
      </w:del>
      <w:r>
        <w:rPr>
          <w:rFonts w:ascii="Times New Roman" w:eastAsia="Times New Roman" w:hAnsi="Times New Roman" w:cs="Times New Roman"/>
          <w:sz w:val="24"/>
          <w:szCs w:val="24"/>
        </w:rPr>
        <w:t xml:space="preserve"> a comunidade estaria inviabilizando uma vida judaica coletiva.</w:t>
      </w:r>
      <w:ins w:id="1311" w:author="Ana Cecília Agua de Melo" w:date="2026-05-23T13:55:00Z">
        <w:r w:rsidR="000E5884">
          <w:rPr>
            <w:rFonts w:ascii="Times New Roman" w:eastAsia="Times New Roman" w:hAnsi="Times New Roman" w:cs="Times New Roman"/>
            <w:sz w:val="24"/>
            <w:szCs w:val="24"/>
          </w:rPr>
          <w:t xml:space="preserve"> Sem o </w:t>
        </w:r>
        <w:proofErr w:type="spellStart"/>
        <w:r w:rsidR="000E5884" w:rsidRPr="000E5884">
          <w:rPr>
            <w:rFonts w:ascii="Times New Roman" w:eastAsia="Times New Roman" w:hAnsi="Times New Roman" w:cs="Times New Roman"/>
            <w:i/>
            <w:sz w:val="24"/>
            <w:szCs w:val="24"/>
            <w:rPrChange w:id="1312" w:author="Ana Cecília Agua de Melo" w:date="2026-05-23T13:55:00Z">
              <w:rPr>
                <w:rFonts w:ascii="Times New Roman" w:eastAsia="Times New Roman" w:hAnsi="Times New Roman" w:cs="Times New Roman"/>
                <w:sz w:val="24"/>
                <w:szCs w:val="24"/>
              </w:rPr>
            </w:rPrChange>
          </w:rPr>
          <w:t>eruv</w:t>
        </w:r>
        <w:proofErr w:type="spellEnd"/>
        <w:r w:rsidR="000E588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ins w:id="1313" w:author="Ana Cecília Agua de Melo" w:date="2026-05-23T13:55:00Z">
        <w:r w:rsidR="000E5884">
          <w:rPr>
            <w:rFonts w:ascii="Times New Roman" w:eastAsia="Times New Roman" w:hAnsi="Times New Roman" w:cs="Times New Roman"/>
            <w:sz w:val="24"/>
            <w:szCs w:val="24"/>
          </w:rPr>
          <w:t>i</w:t>
        </w:r>
      </w:ins>
      <w:del w:id="1314" w:author="Ana Cecília Agua de Melo" w:date="2026-05-23T13:55:00Z">
        <w:r w:rsidDel="000E5884">
          <w:rPr>
            <w:rFonts w:ascii="Times New Roman" w:eastAsia="Times New Roman" w:hAnsi="Times New Roman" w:cs="Times New Roman"/>
            <w:sz w:val="24"/>
            <w:szCs w:val="24"/>
          </w:rPr>
          <w:delText>I</w:delText>
        </w:r>
      </w:del>
      <w:r>
        <w:rPr>
          <w:rFonts w:ascii="Times New Roman" w:eastAsia="Times New Roman" w:hAnsi="Times New Roman" w:cs="Times New Roman"/>
          <w:sz w:val="24"/>
          <w:szCs w:val="24"/>
        </w:rPr>
        <w:t>ndivíduos que utilizam bengalas, cadeiras de rodas, pessoas com mobilidade reduzida, portadores de deficiências físicas, adultos com crianças de colo que necessitam do auxílio de carrinhos de bebês não</w:t>
      </w:r>
      <w:ins w:id="1315" w:author="Ana Cecília Agua de Melo" w:date="2026-05-12T22:07:00Z">
        <w:r w:rsidR="00FF49E2">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deslocariam de suas casas para a confraternização com a comunidade</w:t>
      </w:r>
      <w:ins w:id="1316" w:author="Ana Cecília Agua de Melo" w:date="2026-05-12T22:07:00Z">
        <w:r w:rsidR="00FF49E2">
          <w:rPr>
            <w:rFonts w:ascii="Times New Roman" w:eastAsia="Times New Roman" w:hAnsi="Times New Roman" w:cs="Times New Roman"/>
            <w:sz w:val="24"/>
            <w:szCs w:val="24"/>
          </w:rPr>
          <w:t xml:space="preserve"> </w:t>
        </w:r>
      </w:ins>
      <w:del w:id="1317" w:author="Ana Cecília Agua de Melo" w:date="2026-05-12T22:07:00Z">
        <w:r w:rsidDel="00FF49E2">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e</w:t>
      </w:r>
      <w:ins w:id="1318" w:author="Ana Cecília Agua de Melo" w:date="2026-05-12T22:07:00Z">
        <w:r w:rsidR="00FF49E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assim, </w:t>
      </w:r>
      <w:ins w:id="1319" w:author="Ana Cecília Agua de Melo" w:date="2026-05-12T22:07:00Z">
        <w:r w:rsidR="00FF49E2">
          <w:rPr>
            <w:rFonts w:ascii="Times New Roman" w:eastAsia="Times New Roman" w:hAnsi="Times New Roman" w:cs="Times New Roman"/>
            <w:sz w:val="24"/>
            <w:szCs w:val="24"/>
          </w:rPr>
          <w:t xml:space="preserve">ficariam </w:t>
        </w:r>
      </w:ins>
      <w:r>
        <w:rPr>
          <w:rFonts w:ascii="Times New Roman" w:eastAsia="Times New Roman" w:hAnsi="Times New Roman" w:cs="Times New Roman"/>
          <w:sz w:val="24"/>
          <w:szCs w:val="24"/>
        </w:rPr>
        <w:t>privad</w:t>
      </w:r>
      <w:ins w:id="1320" w:author="Ana Cecília Agua de Melo" w:date="2026-05-19T21:38:00Z">
        <w:r w:rsidR="000C74DF">
          <w:rPr>
            <w:rFonts w:ascii="Times New Roman" w:eastAsia="Times New Roman" w:hAnsi="Times New Roman" w:cs="Times New Roman"/>
            <w:sz w:val="24"/>
            <w:szCs w:val="24"/>
          </w:rPr>
          <w:t>o</w:t>
        </w:r>
      </w:ins>
      <w:del w:id="1321" w:author="Ana Cecília Agua de Melo" w:date="2026-05-19T21:38:00Z">
        <w:r w:rsidDel="000C74DF">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s de viver um judaísmo em coletivo.</w:t>
      </w:r>
    </w:p>
    <w:p w14:paraId="000000DB" w14:textId="77777777" w:rsidR="00BE2BCC" w:rsidRDefault="00F630C1">
      <w:pPr>
        <w:spacing w:before="200" w:after="200" w:line="360" w:lineRule="auto"/>
        <w:jc w:val="both"/>
      </w:pPr>
      <w:r>
        <w:rPr>
          <w:rFonts w:ascii="Times New Roman" w:eastAsia="Times New Roman" w:hAnsi="Times New Roman" w:cs="Times New Roman"/>
          <w:sz w:val="24"/>
          <w:szCs w:val="24"/>
        </w:rPr>
        <w:tab/>
        <w:t xml:space="preserve">Nesta perspectiva,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se sustenta enquanto um fortificador </w:t>
      </w:r>
      <w:proofErr w:type="spellStart"/>
      <w:r>
        <w:rPr>
          <w:rFonts w:ascii="Times New Roman" w:eastAsia="Times New Roman" w:hAnsi="Times New Roman" w:cs="Times New Roman"/>
          <w:sz w:val="24"/>
          <w:szCs w:val="24"/>
        </w:rPr>
        <w:t>diaspórico</w:t>
      </w:r>
      <w:proofErr w:type="spellEnd"/>
      <w:r>
        <w:rPr>
          <w:rFonts w:ascii="Times New Roman" w:eastAsia="Times New Roman" w:hAnsi="Times New Roman" w:cs="Times New Roman"/>
          <w:sz w:val="24"/>
          <w:szCs w:val="24"/>
        </w:rPr>
        <w:t xml:space="preserve"> de comunidade, no sentido mais amplo desta palavra. A</w:t>
      </w:r>
      <w:del w:id="1322" w:author="Ana Cecília Agua de Melo" w:date="2026-05-12T22:07:00Z">
        <w:r w:rsidDel="00FF49E2">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 xml:space="preserve">final, viver em comunidade, segundo o escritor e pesquisador Luiz Antônio </w:t>
      </w:r>
      <w:proofErr w:type="spellStart"/>
      <w:r>
        <w:rPr>
          <w:rFonts w:ascii="Times New Roman" w:eastAsia="Times New Roman" w:hAnsi="Times New Roman" w:cs="Times New Roman"/>
          <w:sz w:val="24"/>
          <w:szCs w:val="24"/>
        </w:rPr>
        <w:t>Simas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“representa a agregação de diversos indivíduos em busca de objetivos comuns”</w:t>
      </w:r>
      <w:r>
        <w:rPr>
          <w:rFonts w:ascii="Times New Roman" w:eastAsia="Times New Roman" w:hAnsi="Times New Roman" w:cs="Times New Roman"/>
          <w:sz w:val="24"/>
          <w:szCs w:val="24"/>
          <w:vertAlign w:val="superscript"/>
        </w:rPr>
        <w:footnoteReference w:id="186"/>
      </w:r>
      <w:r>
        <w:rPr>
          <w:rFonts w:ascii="Times New Roman" w:eastAsia="Times New Roman" w:hAnsi="Times New Roman" w:cs="Times New Roman"/>
          <w:sz w:val="24"/>
          <w:szCs w:val="24"/>
        </w:rPr>
        <w:t>, ou seja, criar e manter conexões – mais que nada, entende-se aqui que pessoas com dores, e com sonhos, criam comunidades.</w:t>
      </w:r>
    </w:p>
    <w:p w14:paraId="000000DC" w14:textId="77777777" w:rsidR="00BE2BCC" w:rsidRDefault="00F630C1">
      <w:pPr>
        <w:spacing w:before="200" w:after="200" w:line="360" w:lineRule="auto"/>
        <w:jc w:val="both"/>
      </w:pPr>
      <w:r>
        <w:rPr>
          <w:rFonts w:ascii="Times New Roman" w:eastAsia="Times New Roman" w:hAnsi="Times New Roman" w:cs="Times New Roman"/>
          <w:sz w:val="24"/>
          <w:szCs w:val="24"/>
        </w:rPr>
        <w:t>*</w:t>
      </w:r>
    </w:p>
    <w:p w14:paraId="000000DD" w14:textId="77777777" w:rsidR="00BE2BCC" w:rsidRDefault="00F630C1">
      <w:pPr>
        <w:spacing w:before="200" w:after="200" w:line="360" w:lineRule="auto"/>
        <w:jc w:val="both"/>
      </w:pP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a construção de um único espaço privado/domesticado ao redor de um bairro/comunidade, em que carregar objetos torna-se permitido”</w:t>
      </w:r>
      <w:r>
        <w:rPr>
          <w:rFonts w:ascii="Times New Roman" w:eastAsia="Times New Roman" w:hAnsi="Times New Roman" w:cs="Times New Roman"/>
          <w:sz w:val="24"/>
          <w:szCs w:val="24"/>
          <w:vertAlign w:val="superscript"/>
        </w:rPr>
        <w:footnoteReference w:id="187"/>
      </w:r>
      <w:r>
        <w:rPr>
          <w:rFonts w:ascii="Times New Roman" w:eastAsia="Times New Roman" w:hAnsi="Times New Roman" w:cs="Times New Roman"/>
          <w:sz w:val="24"/>
          <w:szCs w:val="24"/>
        </w:rPr>
        <w:t>. Assim, a partir de leis</w:t>
      </w:r>
      <w:del w:id="1328" w:author="Ana Cecília Agua de Melo" w:date="2026-05-23T13:57:00Z">
        <w:r w:rsidDel="000E5884">
          <w:rPr>
            <w:rFonts w:ascii="Times New Roman" w:eastAsia="Times New Roman" w:hAnsi="Times New Roman" w:cs="Times New Roman"/>
            <w:sz w:val="24"/>
            <w:szCs w:val="24"/>
          </w:rPr>
          <w:delText xml:space="preserve"> judaicas</w:delText>
        </w:r>
      </w:del>
      <w:r>
        <w:rPr>
          <w:rFonts w:ascii="Times New Roman" w:eastAsia="Times New Roman" w:hAnsi="Times New Roman" w:cs="Times New Roman"/>
          <w:sz w:val="24"/>
          <w:szCs w:val="24"/>
        </w:rPr>
        <w:t xml:space="preserve"> religiosas, a estratégia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cria uma série de ressignificações nos espaços físicos e urbanos </w:t>
      </w:r>
      <w:r>
        <w:rPr>
          <w:rFonts w:ascii="Times New Roman" w:eastAsia="Times New Roman" w:hAnsi="Times New Roman" w:cs="Times New Roman"/>
          <w:sz w:val="24"/>
          <w:szCs w:val="24"/>
        </w:rPr>
        <w:lastRenderedPageBreak/>
        <w:t>das cidades</w:t>
      </w:r>
      <w:del w:id="1329" w:author="Ana Cecília Agua de Melo" w:date="2026-05-23T13:57:00Z">
        <w:r w:rsidDel="000E588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w:t>
      </w:r>
      <w:del w:id="1330" w:author="Ana Cecília Agua de Melo" w:date="2026-05-23T13:58:00Z">
        <w:r w:rsidDel="000E5884">
          <w:rPr>
            <w:rFonts w:ascii="Times New Roman" w:eastAsia="Times New Roman" w:hAnsi="Times New Roman" w:cs="Times New Roman"/>
            <w:sz w:val="24"/>
            <w:szCs w:val="24"/>
          </w:rPr>
          <w:delText>, por sua ve</w:delText>
        </w:r>
      </w:del>
      <w:del w:id="1331" w:author="Ana Cecília Agua de Melo" w:date="2026-05-23T13:57:00Z">
        <w:r w:rsidDel="000E5884">
          <w:rPr>
            <w:rFonts w:ascii="Times New Roman" w:eastAsia="Times New Roman" w:hAnsi="Times New Roman" w:cs="Times New Roman"/>
            <w:sz w:val="24"/>
            <w:szCs w:val="24"/>
          </w:rPr>
          <w:delText xml:space="preserve">z, </w:delText>
        </w:r>
      </w:del>
      <w:r>
        <w:rPr>
          <w:rFonts w:ascii="Times New Roman" w:eastAsia="Times New Roman" w:hAnsi="Times New Roman" w:cs="Times New Roman"/>
          <w:i/>
          <w:iCs/>
          <w:sz w:val="24"/>
          <w:szCs w:val="24"/>
        </w:rPr>
        <w:t>“apaga</w:t>
      </w:r>
      <w:proofErr w:type="spellEnd"/>
      <w:r>
        <w:rPr>
          <w:rFonts w:ascii="Times New Roman" w:eastAsia="Times New Roman" w:hAnsi="Times New Roman" w:cs="Times New Roman"/>
          <w:i/>
          <w:iCs/>
          <w:sz w:val="24"/>
          <w:szCs w:val="24"/>
        </w:rPr>
        <w:t xml:space="preserve"> as divisões legais entre os espaços, cria um grande espaço privado, domesticado”</w:t>
      </w:r>
      <w:r>
        <w:rPr>
          <w:rFonts w:ascii="Times New Roman" w:eastAsia="Times New Roman" w:hAnsi="Times New Roman" w:cs="Times New Roman"/>
          <w:sz w:val="24"/>
          <w:szCs w:val="24"/>
          <w:vertAlign w:val="superscript"/>
        </w:rPr>
        <w:footnoteReference w:id="188"/>
      </w:r>
      <w:r>
        <w:rPr>
          <w:rFonts w:ascii="Times New Roman" w:eastAsia="Times New Roman" w:hAnsi="Times New Roman" w:cs="Times New Roman"/>
          <w:sz w:val="24"/>
          <w:szCs w:val="24"/>
        </w:rPr>
        <w:t xml:space="preserve">. </w:t>
      </w:r>
    </w:p>
    <w:p w14:paraId="000000DE" w14:textId="6B6E127C" w:rsidR="00BE2BCC" w:rsidRDefault="000E5884">
      <w:pPr>
        <w:spacing w:before="200" w:after="200" w:line="360" w:lineRule="auto"/>
        <w:jc w:val="both"/>
      </w:pPr>
      <w:ins w:id="1332" w:author="Ana Cecília Agua de Melo" w:date="2026-05-23T14:00:00Z">
        <w:r>
          <w:rPr>
            <w:rFonts w:ascii="Times New Roman" w:eastAsia="Times New Roman" w:hAnsi="Times New Roman" w:cs="Times New Roman"/>
            <w:sz w:val="24"/>
            <w:szCs w:val="24"/>
          </w:rPr>
          <w:tab/>
          <w:t>As</w:t>
        </w:r>
      </w:ins>
      <w:del w:id="1333" w:author="Ana Cecília Agua de Melo" w:date="2026-05-23T14:00:00Z">
        <w:r w:rsidR="00F630C1" w:rsidDel="000E5884">
          <w:rPr>
            <w:rFonts w:ascii="Times New Roman" w:eastAsia="Times New Roman" w:hAnsi="Times New Roman" w:cs="Times New Roman"/>
            <w:sz w:val="24"/>
            <w:szCs w:val="24"/>
          </w:rPr>
          <w:tab/>
        </w:r>
      </w:del>
      <w:del w:id="1334" w:author="Ana Cecília Agua de Melo" w:date="2026-05-19T21:42:00Z">
        <w:r w:rsidR="00F630C1" w:rsidDel="00C80BE9">
          <w:rPr>
            <w:rFonts w:ascii="Times New Roman" w:eastAsia="Times New Roman" w:hAnsi="Times New Roman" w:cs="Times New Roman"/>
            <w:sz w:val="24"/>
            <w:szCs w:val="24"/>
          </w:rPr>
          <w:delText>Isso ocorre pois, m</w:delText>
        </w:r>
      </w:del>
      <w:del w:id="1335" w:author="Ana Cecília Agua de Melo" w:date="2026-05-23T14:00:00Z">
        <w:r w:rsidR="00F630C1" w:rsidDel="000E5884">
          <w:rPr>
            <w:rFonts w:ascii="Times New Roman" w:eastAsia="Times New Roman" w:hAnsi="Times New Roman" w:cs="Times New Roman"/>
            <w:sz w:val="24"/>
            <w:szCs w:val="24"/>
          </w:rPr>
          <w:delText>esmo com a proibição d</w:delText>
        </w:r>
      </w:del>
      <w:del w:id="1336" w:author="Ana Cecília Agua de Melo" w:date="2026-05-23T13:59:00Z">
        <w:r w:rsidR="00F630C1" w:rsidDel="000E5884">
          <w:rPr>
            <w:rFonts w:ascii="Times New Roman" w:eastAsia="Times New Roman" w:hAnsi="Times New Roman" w:cs="Times New Roman"/>
            <w:sz w:val="24"/>
            <w:szCs w:val="24"/>
          </w:rPr>
          <w:delText>o carregamento de objetos entre espaços públicos e espaços privados, a</w:delText>
        </w:r>
      </w:del>
      <w:del w:id="1337" w:author="Ana Cecília Agua de Melo" w:date="2026-05-23T14:00:00Z">
        <w:r w:rsidR="00F630C1" w:rsidDel="000E5884">
          <w:rPr>
            <w:rFonts w:ascii="Times New Roman" w:eastAsia="Times New Roman" w:hAnsi="Times New Roman" w:cs="Times New Roman"/>
            <w:sz w:val="24"/>
            <w:szCs w:val="24"/>
          </w:rPr>
          <w:delText>s</w:delText>
        </w:r>
      </w:del>
      <w:r w:rsidR="00F630C1">
        <w:rPr>
          <w:rFonts w:ascii="Times New Roman" w:eastAsia="Times New Roman" w:hAnsi="Times New Roman" w:cs="Times New Roman"/>
          <w:sz w:val="24"/>
          <w:szCs w:val="24"/>
        </w:rPr>
        <w:t xml:space="preserve"> leis judaicas religiosas do </w:t>
      </w:r>
      <w:proofErr w:type="spellStart"/>
      <w:r w:rsidR="00F630C1">
        <w:rPr>
          <w:rFonts w:ascii="Times New Roman" w:eastAsia="Times New Roman" w:hAnsi="Times New Roman" w:cs="Times New Roman"/>
          <w:i/>
          <w:iCs/>
          <w:sz w:val="24"/>
          <w:szCs w:val="24"/>
        </w:rPr>
        <w:t>shabat</w:t>
      </w:r>
      <w:proofErr w:type="spellEnd"/>
      <w:r w:rsidR="00F630C1">
        <w:rPr>
          <w:rFonts w:ascii="Times New Roman" w:eastAsia="Times New Roman" w:hAnsi="Times New Roman" w:cs="Times New Roman"/>
          <w:i/>
          <w:iCs/>
          <w:sz w:val="24"/>
          <w:szCs w:val="24"/>
        </w:rPr>
        <w:t xml:space="preserve"> </w:t>
      </w:r>
      <w:r w:rsidR="00F630C1">
        <w:rPr>
          <w:rFonts w:ascii="Times New Roman" w:eastAsia="Times New Roman" w:hAnsi="Times New Roman" w:cs="Times New Roman"/>
          <w:sz w:val="24"/>
          <w:szCs w:val="24"/>
        </w:rPr>
        <w:t>permitem o transporte de objetos e utensílios nos espaços privados</w:t>
      </w:r>
      <w:ins w:id="1338" w:author="Ana Cecília Agua de Melo" w:date="2026-05-23T14:00:00Z">
        <w:r>
          <w:rPr>
            <w:rFonts w:ascii="Times New Roman" w:eastAsia="Times New Roman" w:hAnsi="Times New Roman" w:cs="Times New Roman"/>
            <w:sz w:val="24"/>
            <w:szCs w:val="24"/>
          </w:rPr>
          <w:t>, mas não entre um espaço privado e outro público</w:t>
        </w:r>
      </w:ins>
      <w:r w:rsidR="00F630C1">
        <w:rPr>
          <w:rFonts w:ascii="Times New Roman" w:eastAsia="Times New Roman" w:hAnsi="Times New Roman" w:cs="Times New Roman"/>
          <w:sz w:val="24"/>
          <w:szCs w:val="24"/>
        </w:rPr>
        <w:t xml:space="preserve">. </w:t>
      </w:r>
      <w:ins w:id="1339" w:author="Ana Cecília Agua de Melo" w:date="2026-05-19T21:43:00Z">
        <w:r w:rsidR="00C80BE9">
          <w:rPr>
            <w:rFonts w:ascii="Times New Roman" w:eastAsia="Times New Roman" w:hAnsi="Times New Roman" w:cs="Times New Roman"/>
            <w:sz w:val="24"/>
            <w:szCs w:val="24"/>
          </w:rPr>
          <w:t>Tal interdição</w:t>
        </w:r>
      </w:ins>
      <w:ins w:id="1340" w:author="Ana Cecília Agua de Melo" w:date="2026-05-19T21:44:00Z">
        <w:r w:rsidR="00C80BE9">
          <w:rPr>
            <w:rFonts w:ascii="Times New Roman" w:eastAsia="Times New Roman" w:hAnsi="Times New Roman" w:cs="Times New Roman"/>
            <w:sz w:val="24"/>
            <w:szCs w:val="24"/>
          </w:rPr>
          <w:t xml:space="preserve"> </w:t>
        </w:r>
      </w:ins>
      <w:del w:id="1341" w:author="Ana Cecília Agua de Melo" w:date="2026-05-19T21:42:00Z">
        <w:r w:rsidR="00F630C1" w:rsidDel="00C80BE9">
          <w:rPr>
            <w:rFonts w:ascii="Times New Roman" w:eastAsia="Times New Roman" w:hAnsi="Times New Roman" w:cs="Times New Roman"/>
            <w:sz w:val="24"/>
            <w:szCs w:val="24"/>
          </w:rPr>
          <w:delText>Segundo as leis judaicas, a</w:delText>
        </w:r>
      </w:del>
      <w:del w:id="1342" w:author="Ana Cecília Agua de Melo" w:date="2026-05-19T21:43:00Z">
        <w:r w:rsidR="00F630C1" w:rsidDel="00C80BE9">
          <w:rPr>
            <w:rFonts w:ascii="Times New Roman" w:eastAsia="Times New Roman" w:hAnsi="Times New Roman" w:cs="Times New Roman"/>
            <w:sz w:val="24"/>
            <w:szCs w:val="24"/>
          </w:rPr>
          <w:delText xml:space="preserve"> proibição de carregamento de objetos</w:delText>
        </w:r>
      </w:del>
      <w:del w:id="1343" w:author="Ana Cecília Agua de Melo" w:date="2026-05-12T22:39:00Z">
        <w:r w:rsidR="00F630C1" w:rsidDel="002C4F46">
          <w:rPr>
            <w:rFonts w:ascii="Times New Roman" w:eastAsia="Times New Roman" w:hAnsi="Times New Roman" w:cs="Times New Roman"/>
            <w:sz w:val="24"/>
            <w:szCs w:val="24"/>
          </w:rPr>
          <w:delText>,</w:delText>
        </w:r>
      </w:del>
      <w:del w:id="1344" w:author="Ana Cecília Agua de Melo" w:date="2026-05-19T21:44:00Z">
        <w:r w:rsidR="00F630C1" w:rsidDel="00C80BE9">
          <w:rPr>
            <w:rFonts w:ascii="Times New Roman" w:eastAsia="Times New Roman" w:hAnsi="Times New Roman" w:cs="Times New Roman"/>
            <w:sz w:val="24"/>
            <w:szCs w:val="24"/>
          </w:rPr>
          <w:delText xml:space="preserve"> entre e</w:delText>
        </w:r>
      </w:del>
      <w:del w:id="1345" w:author="Ana Cecília Agua de Melo" w:date="2026-05-19T21:43:00Z">
        <w:r w:rsidR="00F630C1" w:rsidDel="00C80BE9">
          <w:rPr>
            <w:rFonts w:ascii="Times New Roman" w:eastAsia="Times New Roman" w:hAnsi="Times New Roman" w:cs="Times New Roman"/>
            <w:sz w:val="24"/>
            <w:szCs w:val="24"/>
          </w:rPr>
          <w:delText>spaços públicos e espaços privados</w:delText>
        </w:r>
      </w:del>
      <w:del w:id="1346" w:author="Ana Cecília Agua de Melo" w:date="2026-05-12T22:39:00Z">
        <w:r w:rsidR="00F630C1" w:rsidDel="002C4F46">
          <w:rPr>
            <w:rFonts w:ascii="Times New Roman" w:eastAsia="Times New Roman" w:hAnsi="Times New Roman" w:cs="Times New Roman"/>
            <w:sz w:val="24"/>
            <w:szCs w:val="24"/>
          </w:rPr>
          <w:delText>,</w:delText>
        </w:r>
      </w:del>
      <w:del w:id="1347" w:author="Ana Cecília Agua de Melo" w:date="2026-05-19T21:43:00Z">
        <w:r w:rsidR="00F630C1" w:rsidDel="00C80BE9">
          <w:rPr>
            <w:rFonts w:ascii="Times New Roman" w:eastAsia="Times New Roman" w:hAnsi="Times New Roman" w:cs="Times New Roman"/>
            <w:sz w:val="24"/>
            <w:szCs w:val="24"/>
          </w:rPr>
          <w:delText xml:space="preserve"> </w:delText>
        </w:r>
      </w:del>
      <w:r w:rsidR="00F630C1">
        <w:rPr>
          <w:rFonts w:ascii="Times New Roman" w:eastAsia="Times New Roman" w:hAnsi="Times New Roman" w:cs="Times New Roman"/>
          <w:sz w:val="24"/>
          <w:szCs w:val="24"/>
        </w:rPr>
        <w:t>justifica-se</w:t>
      </w:r>
      <w:ins w:id="1348" w:author="Ana Cecília Agua de Melo" w:date="2026-05-19T21:42:00Z">
        <w:r w:rsidR="00C80BE9">
          <w:rPr>
            <w:rFonts w:ascii="Times New Roman" w:eastAsia="Times New Roman" w:hAnsi="Times New Roman" w:cs="Times New Roman"/>
            <w:sz w:val="24"/>
            <w:szCs w:val="24"/>
          </w:rPr>
          <w:t xml:space="preserve"> porque</w:t>
        </w:r>
      </w:ins>
      <w:del w:id="1349" w:author="Ana Cecília Agua de Melo" w:date="2026-05-19T21:42:00Z">
        <w:r w:rsidR="00F630C1" w:rsidDel="00C80BE9">
          <w:rPr>
            <w:rFonts w:ascii="Times New Roman" w:eastAsia="Times New Roman" w:hAnsi="Times New Roman" w:cs="Times New Roman"/>
            <w:sz w:val="24"/>
            <w:szCs w:val="24"/>
          </w:rPr>
          <w:delText xml:space="preserve"> pois</w:delText>
        </w:r>
      </w:del>
      <w:r w:rsidR="00F630C1">
        <w:rPr>
          <w:rFonts w:ascii="Times New Roman" w:eastAsia="Times New Roman" w:hAnsi="Times New Roman" w:cs="Times New Roman"/>
          <w:sz w:val="24"/>
          <w:szCs w:val="24"/>
        </w:rPr>
        <w:t xml:space="preserve"> os objetos – bolsas, celulares, carteiras, livros</w:t>
      </w:r>
      <w:del w:id="1350" w:author="Ana Cecília Agua de Melo" w:date="2026-05-12T22:39:00Z">
        <w:r w:rsidR="00F630C1" w:rsidDel="006C2D2E">
          <w:rPr>
            <w:rFonts w:ascii="Times New Roman" w:eastAsia="Times New Roman" w:hAnsi="Times New Roman" w:cs="Times New Roman"/>
            <w:sz w:val="24"/>
            <w:szCs w:val="24"/>
          </w:rPr>
          <w:delText>,</w:delText>
        </w:r>
      </w:del>
      <w:r w:rsidR="00F630C1">
        <w:rPr>
          <w:rFonts w:ascii="Times New Roman" w:eastAsia="Times New Roman" w:hAnsi="Times New Roman" w:cs="Times New Roman"/>
          <w:sz w:val="24"/>
          <w:szCs w:val="24"/>
        </w:rPr>
        <w:t xml:space="preserve"> etc. –</w:t>
      </w:r>
      <w:ins w:id="1351" w:author="Ana Cecília Agua de Melo" w:date="2026-05-23T14:01:00Z">
        <w:r w:rsidR="00803F4F">
          <w:rPr>
            <w:rFonts w:ascii="Times New Roman" w:eastAsia="Times New Roman" w:hAnsi="Times New Roman" w:cs="Times New Roman"/>
            <w:sz w:val="24"/>
            <w:szCs w:val="24"/>
          </w:rPr>
          <w:t xml:space="preserve"> podem</w:t>
        </w:r>
      </w:ins>
      <w:ins w:id="1352" w:author="Ana Cecília Agua de Melo" w:date="2026-05-23T14:02:00Z">
        <w:r w:rsidR="00803F4F">
          <w:rPr>
            <w:rFonts w:ascii="Times New Roman" w:eastAsia="Times New Roman" w:hAnsi="Times New Roman" w:cs="Times New Roman"/>
            <w:sz w:val="24"/>
            <w:szCs w:val="24"/>
          </w:rPr>
          <w:t xml:space="preserve"> ser obstáculos a</w:t>
        </w:r>
      </w:ins>
      <w:del w:id="1353" w:author="Ana Cecília Agua de Melo" w:date="2026-05-23T14:01:00Z">
        <w:r w:rsidR="00F630C1" w:rsidDel="00803F4F">
          <w:rPr>
            <w:rFonts w:ascii="Times New Roman" w:eastAsia="Times New Roman" w:hAnsi="Times New Roman" w:cs="Times New Roman"/>
            <w:sz w:val="24"/>
            <w:szCs w:val="24"/>
          </w:rPr>
          <w:delText xml:space="preserve"> são</w:delText>
        </w:r>
        <w:r w:rsidR="00F630C1" w:rsidDel="000E5884">
          <w:rPr>
            <w:rFonts w:ascii="Times New Roman" w:eastAsia="Times New Roman" w:hAnsi="Times New Roman" w:cs="Times New Roman"/>
            <w:sz w:val="24"/>
            <w:szCs w:val="24"/>
          </w:rPr>
          <w:delText xml:space="preserve"> artifícios</w:delText>
        </w:r>
        <w:r w:rsidR="00F630C1" w:rsidDel="00803F4F">
          <w:rPr>
            <w:rFonts w:ascii="Times New Roman" w:eastAsia="Times New Roman" w:hAnsi="Times New Roman" w:cs="Times New Roman"/>
            <w:sz w:val="24"/>
            <w:szCs w:val="24"/>
          </w:rPr>
          <w:delText xml:space="preserve"> distanciadores de</w:delText>
        </w:r>
      </w:del>
      <w:r w:rsidR="00F630C1">
        <w:rPr>
          <w:rFonts w:ascii="Times New Roman" w:eastAsia="Times New Roman" w:hAnsi="Times New Roman" w:cs="Times New Roman"/>
          <w:sz w:val="24"/>
          <w:szCs w:val="24"/>
        </w:rPr>
        <w:t xml:space="preserve"> relações humanas mais aprofundadas</w:t>
      </w:r>
      <w:del w:id="1354" w:author="Ana Cecília Agua de Melo" w:date="2026-05-19T21:44:00Z">
        <w:r w:rsidR="00F630C1" w:rsidDel="00C80BE9">
          <w:rPr>
            <w:rFonts w:ascii="Times New Roman" w:eastAsia="Times New Roman" w:hAnsi="Times New Roman" w:cs="Times New Roman"/>
            <w:sz w:val="24"/>
            <w:szCs w:val="24"/>
          </w:rPr>
          <w:delText xml:space="preserve">; e o momento do </w:delText>
        </w:r>
        <w:r w:rsidR="00F630C1" w:rsidDel="00C80BE9">
          <w:rPr>
            <w:rFonts w:ascii="Times New Roman" w:eastAsia="Times New Roman" w:hAnsi="Times New Roman" w:cs="Times New Roman"/>
            <w:i/>
            <w:iCs/>
            <w:sz w:val="24"/>
            <w:szCs w:val="24"/>
          </w:rPr>
          <w:delText xml:space="preserve">shabat </w:delText>
        </w:r>
        <w:r w:rsidR="00F630C1" w:rsidDel="00C80BE9">
          <w:rPr>
            <w:rFonts w:ascii="Times New Roman" w:eastAsia="Times New Roman" w:hAnsi="Times New Roman" w:cs="Times New Roman"/>
            <w:sz w:val="24"/>
            <w:szCs w:val="24"/>
          </w:rPr>
          <w:delText>procura justamente o contrário</w:delText>
        </w:r>
      </w:del>
      <w:r w:rsidR="00F630C1">
        <w:rPr>
          <w:rFonts w:ascii="Times New Roman" w:eastAsia="Times New Roman" w:hAnsi="Times New Roman" w:cs="Times New Roman"/>
          <w:sz w:val="24"/>
          <w:szCs w:val="24"/>
        </w:rPr>
        <w:t xml:space="preserve">. Como nos lembra o </w:t>
      </w:r>
      <w:proofErr w:type="spellStart"/>
      <w:r w:rsidR="00F630C1">
        <w:rPr>
          <w:rFonts w:ascii="Times New Roman" w:eastAsia="Times New Roman" w:hAnsi="Times New Roman" w:cs="Times New Roman"/>
          <w:sz w:val="24"/>
          <w:szCs w:val="24"/>
        </w:rPr>
        <w:t>Maguid</w:t>
      </w:r>
      <w:proofErr w:type="spellEnd"/>
      <w:r w:rsidR="00F630C1">
        <w:rPr>
          <w:rFonts w:ascii="Times New Roman" w:eastAsia="Times New Roman" w:hAnsi="Times New Roman" w:cs="Times New Roman"/>
          <w:sz w:val="24"/>
          <w:szCs w:val="24"/>
        </w:rPr>
        <w:t xml:space="preserve"> de </w:t>
      </w:r>
      <w:proofErr w:type="spellStart"/>
      <w:r w:rsidR="00F630C1">
        <w:rPr>
          <w:rFonts w:ascii="Times New Roman" w:eastAsia="Times New Roman" w:hAnsi="Times New Roman" w:cs="Times New Roman"/>
          <w:sz w:val="24"/>
          <w:szCs w:val="24"/>
        </w:rPr>
        <w:t>Zlotschov</w:t>
      </w:r>
      <w:proofErr w:type="spellEnd"/>
      <w:r w:rsidR="00F630C1">
        <w:rPr>
          <w:rFonts w:ascii="Times New Roman" w:eastAsia="Times New Roman" w:hAnsi="Times New Roman" w:cs="Times New Roman"/>
          <w:sz w:val="24"/>
          <w:szCs w:val="24"/>
        </w:rPr>
        <w:t xml:space="preserve">, </w:t>
      </w:r>
      <w:r w:rsidR="00F630C1">
        <w:rPr>
          <w:rFonts w:ascii="Times New Roman" w:eastAsia="Times New Roman" w:hAnsi="Times New Roman" w:cs="Times New Roman"/>
          <w:i/>
          <w:iCs/>
          <w:sz w:val="24"/>
          <w:szCs w:val="24"/>
        </w:rPr>
        <w:t xml:space="preserve">“o </w:t>
      </w:r>
      <w:proofErr w:type="spellStart"/>
      <w:r w:rsidR="00F630C1">
        <w:rPr>
          <w:rFonts w:ascii="Times New Roman" w:eastAsia="Times New Roman" w:hAnsi="Times New Roman" w:cs="Times New Roman"/>
          <w:i/>
          <w:iCs/>
          <w:sz w:val="24"/>
          <w:szCs w:val="24"/>
        </w:rPr>
        <w:t>shabat</w:t>
      </w:r>
      <w:proofErr w:type="spellEnd"/>
      <w:r w:rsidR="00F630C1">
        <w:rPr>
          <w:rFonts w:ascii="Times New Roman" w:eastAsia="Times New Roman" w:hAnsi="Times New Roman" w:cs="Times New Roman"/>
          <w:i/>
          <w:iCs/>
          <w:sz w:val="24"/>
          <w:szCs w:val="24"/>
        </w:rPr>
        <w:t xml:space="preserve"> é uma volta ao lar”</w:t>
      </w:r>
      <w:r w:rsidR="00F630C1">
        <w:rPr>
          <w:rFonts w:ascii="Times New Roman" w:eastAsia="Times New Roman" w:hAnsi="Times New Roman" w:cs="Times New Roman"/>
          <w:sz w:val="24"/>
          <w:szCs w:val="24"/>
          <w:vertAlign w:val="superscript"/>
        </w:rPr>
        <w:footnoteReference w:id="189"/>
      </w:r>
      <w:r w:rsidR="00F630C1">
        <w:rPr>
          <w:rFonts w:ascii="Times New Roman" w:eastAsia="Times New Roman" w:hAnsi="Times New Roman" w:cs="Times New Roman"/>
          <w:sz w:val="24"/>
          <w:szCs w:val="24"/>
        </w:rPr>
        <w:t xml:space="preserve"> em que as relações interpessoais</w:t>
      </w:r>
      <w:del w:id="1357" w:author="Ana Cecília Agua de Melo" w:date="2026-05-12T22:40:00Z">
        <w:r w:rsidR="00F630C1" w:rsidDel="006C2D2E">
          <w:rPr>
            <w:rFonts w:ascii="Times New Roman" w:eastAsia="Times New Roman" w:hAnsi="Times New Roman" w:cs="Times New Roman"/>
            <w:sz w:val="24"/>
            <w:szCs w:val="24"/>
          </w:rPr>
          <w:delText>, entre os diversos indivíduos que participam de uma determinada comunidade,</w:delText>
        </w:r>
      </w:del>
      <w:r w:rsidR="00F630C1">
        <w:rPr>
          <w:rFonts w:ascii="Times New Roman" w:eastAsia="Times New Roman" w:hAnsi="Times New Roman" w:cs="Times New Roman"/>
          <w:sz w:val="24"/>
          <w:szCs w:val="24"/>
        </w:rPr>
        <w:t xml:space="preserve"> são intensificadas.</w:t>
      </w:r>
    </w:p>
    <w:p w14:paraId="000000DF" w14:textId="5E6990B5"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convite para olhar, para refletir e para se encontrar com o outro dentro de si mesmo. Tudo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está voltado e vinculado ao descanso mental e espiritual. </w:t>
      </w:r>
      <w:ins w:id="1358" w:author="Ana Cecília Agua de Melo" w:date="2026-05-12T22:41:00Z">
        <w:r w:rsidR="006C2D2E">
          <w:rPr>
            <w:rFonts w:ascii="Times New Roman" w:eastAsia="Times New Roman" w:hAnsi="Times New Roman" w:cs="Times New Roman"/>
            <w:sz w:val="24"/>
            <w:szCs w:val="24"/>
          </w:rPr>
          <w:t>Nesse período, todos</w:t>
        </w:r>
      </w:ins>
      <w:del w:id="1359" w:author="Ana Cecília Agua de Melo" w:date="2026-05-12T22:41:00Z">
        <w:r w:rsidDel="006C2D2E">
          <w:rPr>
            <w:rFonts w:ascii="Times New Roman" w:eastAsia="Times New Roman" w:hAnsi="Times New Roman" w:cs="Times New Roman"/>
            <w:sz w:val="24"/>
            <w:szCs w:val="24"/>
          </w:rPr>
          <w:delText>Todos</w:delText>
        </w:r>
      </w:del>
      <w:r>
        <w:rPr>
          <w:rFonts w:ascii="Times New Roman" w:eastAsia="Times New Roman" w:hAnsi="Times New Roman" w:cs="Times New Roman"/>
          <w:sz w:val="24"/>
          <w:szCs w:val="24"/>
        </w:rPr>
        <w:t xml:space="preserve"> os atos,</w:t>
      </w:r>
      <w:del w:id="1360" w:author="Ana Cecília Agua de Melo" w:date="2026-05-12T22:40:00Z">
        <w:r w:rsidDel="006C2D2E">
          <w:rPr>
            <w:rFonts w:ascii="Times New Roman" w:eastAsia="Times New Roman" w:hAnsi="Times New Roman" w:cs="Times New Roman"/>
            <w:sz w:val="24"/>
            <w:szCs w:val="24"/>
          </w:rPr>
          <w:delText xml:space="preserve"> suas ações,</w:delText>
        </w:r>
      </w:del>
      <w:r>
        <w:rPr>
          <w:rFonts w:ascii="Times New Roman" w:eastAsia="Times New Roman" w:hAnsi="Times New Roman" w:cs="Times New Roman"/>
          <w:sz w:val="24"/>
          <w:szCs w:val="24"/>
        </w:rPr>
        <w:t xml:space="preserve"> ritos e práticas judaicas</w:t>
      </w:r>
      <w:del w:id="1361" w:author="Ana Cecília Agua de Melo" w:date="2026-05-12T22:41:00Z">
        <w:r w:rsidDel="006C2D2E">
          <w:rPr>
            <w:rFonts w:ascii="Times New Roman" w:eastAsia="Times New Roman" w:hAnsi="Times New Roman" w:cs="Times New Roman"/>
            <w:sz w:val="24"/>
            <w:szCs w:val="24"/>
          </w:rPr>
          <w:delText xml:space="preserve">, realizadas durante o rito do </w:delText>
        </w:r>
        <w:r w:rsidDel="006C2D2E">
          <w:rPr>
            <w:rFonts w:ascii="Times New Roman" w:eastAsia="Times New Roman" w:hAnsi="Times New Roman" w:cs="Times New Roman"/>
            <w:i/>
            <w:iCs/>
            <w:sz w:val="24"/>
            <w:szCs w:val="24"/>
          </w:rPr>
          <w:delText>shabat</w:delText>
        </w:r>
        <w:r w:rsidDel="006C2D2E">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se relacionam ao conceito de </w:t>
      </w:r>
      <w:del w:id="1362" w:author="Ana Cecília Agua de Melo" w:date="2026-05-12T22:41:00Z">
        <w:r w:rsidDel="006C2D2E">
          <w:rPr>
            <w:rFonts w:ascii="Times New Roman" w:eastAsia="Times New Roman" w:hAnsi="Times New Roman" w:cs="Times New Roman"/>
            <w:i/>
            <w:iCs/>
            <w:sz w:val="24"/>
            <w:szCs w:val="24"/>
          </w:rPr>
          <w:delText>‘</w:delText>
        </w:r>
      </w:del>
      <w:proofErr w:type="spellStart"/>
      <w:r>
        <w:rPr>
          <w:rFonts w:ascii="Times New Roman" w:eastAsia="Times New Roman" w:hAnsi="Times New Roman" w:cs="Times New Roman"/>
          <w:i/>
          <w:iCs/>
          <w:sz w:val="24"/>
          <w:szCs w:val="24"/>
        </w:rPr>
        <w:t>shalom</w:t>
      </w:r>
      <w:proofErr w:type="spellEnd"/>
      <w:del w:id="1363" w:author="Ana Cecília Agua de Melo" w:date="2026-05-12T22:41:00Z">
        <w:r w:rsidDel="006C2D2E">
          <w:rPr>
            <w:rFonts w:ascii="Times New Roman" w:eastAsia="Times New Roman" w:hAnsi="Times New Roman" w:cs="Times New Roman"/>
            <w:i/>
            <w:iCs/>
            <w:sz w:val="24"/>
            <w:szCs w:val="24"/>
          </w:rPr>
          <w:delText>’</w:delText>
        </w:r>
      </w:del>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(paz)</w:t>
      </w:r>
      <w:ins w:id="1364" w:author="Ana Cecília Agua de Melo" w:date="2026-05-12T22:42:00Z">
        <w:r w:rsidR="006C2D2E">
          <w:rPr>
            <w:rFonts w:ascii="Times New Roman" w:eastAsia="Times New Roman" w:hAnsi="Times New Roman" w:cs="Times New Roman"/>
            <w:sz w:val="24"/>
            <w:szCs w:val="24"/>
          </w:rPr>
          <w:t>.</w:t>
        </w:r>
      </w:ins>
      <w:r>
        <w:rPr>
          <w:rFonts w:ascii="Times New Roman" w:eastAsia="Times New Roman" w:hAnsi="Times New Roman" w:cs="Times New Roman"/>
          <w:sz w:val="24"/>
          <w:szCs w:val="24"/>
          <w:vertAlign w:val="superscript"/>
        </w:rPr>
        <w:footnoteReference w:id="190"/>
      </w:r>
      <w:del w:id="1367" w:author="Ana Cecília Agua de Melo" w:date="2026-05-12T22:41:00Z">
        <w:r w:rsidDel="006C2D2E">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Este encontro com a paz parte do convívio comunitário, no entrelaçamento entre a comunidade, o descanso, a religiosidade e a divindade. A</w:t>
      </w:r>
      <w:del w:id="1368" w:author="Ana Cecília Agua de Melo" w:date="2026-05-12T22:42:00Z">
        <w:r w:rsidDel="006C2D2E">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final, os seres humanos foram criados para terem prazer com a conexão divina.</w:t>
      </w:r>
    </w:p>
    <w:p w14:paraId="000000E0" w14:textId="12E1506A" w:rsidR="00BE2BCC" w:rsidRDefault="00F630C1">
      <w:pPr>
        <w:spacing w:before="200" w:after="200" w:line="360" w:lineRule="auto"/>
        <w:jc w:val="both"/>
      </w:pPr>
      <w:r>
        <w:rPr>
          <w:rFonts w:ascii="Times New Roman" w:eastAsia="Times New Roman" w:hAnsi="Times New Roman" w:cs="Times New Roman"/>
          <w:sz w:val="24"/>
          <w:szCs w:val="24"/>
        </w:rPr>
        <w:tab/>
        <w:t xml:space="preserve">A crença central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procura desenvolver um espírito de paz.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começa com a imagem de uma noiva e de um noivo caminhando em direção à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sz w:val="24"/>
          <w:szCs w:val="24"/>
          <w:vertAlign w:val="superscript"/>
        </w:rPr>
        <w:footnoteReference w:id="191"/>
      </w:r>
      <w:del w:id="1369" w:author="Ana Cecília Agua de Melo" w:date="2026-05-23T14:03:00Z">
        <w:r w:rsidDel="00803F4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termina com a presença do profeta </w:t>
      </w:r>
      <w:proofErr w:type="spellStart"/>
      <w:r>
        <w:rPr>
          <w:rFonts w:ascii="Times New Roman" w:eastAsia="Times New Roman" w:hAnsi="Times New Roman" w:cs="Times New Roman"/>
          <w:sz w:val="24"/>
          <w:szCs w:val="24"/>
        </w:rPr>
        <w:t>Eliahu</w:t>
      </w:r>
      <w:proofErr w:type="spellEnd"/>
      <w:r>
        <w:rPr>
          <w:rFonts w:ascii="Times New Roman" w:eastAsia="Times New Roman" w:hAnsi="Times New Roman" w:cs="Times New Roman"/>
          <w:sz w:val="24"/>
          <w:szCs w:val="24"/>
        </w:rPr>
        <w:t>, anunciador da era messiânica e da vinda do terceiro Templo Sagrado de Jerusalém. A união dos noivos é expandida de forma a incluir a esperança da redenção do mundo, por completo</w:t>
      </w:r>
      <w:r>
        <w:rPr>
          <w:rFonts w:ascii="Times New Roman" w:eastAsia="Times New Roman" w:hAnsi="Times New Roman" w:cs="Times New Roman"/>
          <w:sz w:val="24"/>
          <w:szCs w:val="24"/>
          <w:vertAlign w:val="superscript"/>
        </w:rPr>
        <w:footnoteReference w:id="192"/>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começa e termina com acendimento de fogo. Em um primeiro momento, ao pôr do sol da sexta-feira, utiliza-se duas velas independentes – dois castiçais acendidos separadamente. E, ao final do período, ao nascer das três primeiras estrelas ao sábado, utiliza-se uma única vela de </w:t>
      </w:r>
      <w:proofErr w:type="spellStart"/>
      <w:r>
        <w:rPr>
          <w:rFonts w:ascii="Times New Roman" w:eastAsia="Times New Roman" w:hAnsi="Times New Roman" w:cs="Times New Roman"/>
          <w:i/>
          <w:iCs/>
          <w:sz w:val="24"/>
          <w:szCs w:val="24"/>
        </w:rPr>
        <w:t>havdalá</w:t>
      </w:r>
      <w:proofErr w:type="spellEnd"/>
      <w:ins w:id="1370" w:author="Ana Cecília Agua de Melo" w:date="2026-05-12T22:43:00Z">
        <w:r w:rsidR="006C2D2E">
          <w:rPr>
            <w:rFonts w:ascii="Times New Roman" w:eastAsia="Times New Roman" w:hAnsi="Times New Roman" w:cs="Times New Roman"/>
            <w:iCs/>
            <w:sz w:val="24"/>
            <w:szCs w:val="24"/>
          </w:rPr>
          <w:t>,</w:t>
        </w:r>
      </w:ins>
      <w:r>
        <w:rPr>
          <w:rFonts w:ascii="Times New Roman" w:eastAsia="Times New Roman" w:hAnsi="Times New Roman" w:cs="Times New Roman"/>
          <w:sz w:val="24"/>
          <w:szCs w:val="24"/>
          <w:vertAlign w:val="superscript"/>
        </w:rPr>
        <w:footnoteReference w:id="193"/>
      </w:r>
      <w:del w:id="1373" w:author="Ana Cecília Agua de Melo" w:date="2026-05-12T22:43:00Z">
        <w:r w:rsidDel="006C2D2E">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em formato de trança que se enrosca.</w:t>
      </w:r>
    </w:p>
    <w:p w14:paraId="000000E1" w14:textId="68D6B21F" w:rsidR="00BE2BCC" w:rsidRDefault="00F630C1">
      <w:pPr>
        <w:spacing w:before="200" w:after="200" w:line="360" w:lineRule="auto"/>
        <w:ind w:left="2267"/>
        <w:jc w:val="both"/>
      </w:pPr>
      <w:r>
        <w:rPr>
          <w:rFonts w:ascii="Times New Roman" w:eastAsia="Times New Roman" w:hAnsi="Times New Roman" w:cs="Times New Roman"/>
          <w:sz w:val="20"/>
          <w:szCs w:val="20"/>
        </w:rPr>
        <w:lastRenderedPageBreak/>
        <w:t xml:space="preserve">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começa com a oração que descreve o primeiro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no </w:t>
      </w:r>
      <w:r>
        <w:rPr>
          <w:rFonts w:ascii="Times New Roman" w:eastAsia="Times New Roman" w:hAnsi="Times New Roman" w:cs="Times New Roman"/>
          <w:i/>
          <w:iCs/>
          <w:sz w:val="20"/>
          <w:szCs w:val="20"/>
        </w:rPr>
        <w:t>Éden</w:t>
      </w:r>
      <w:r>
        <w:rPr>
          <w:rFonts w:ascii="Times New Roman" w:eastAsia="Times New Roman" w:hAnsi="Times New Roman" w:cs="Times New Roman"/>
          <w:sz w:val="20"/>
          <w:szCs w:val="20"/>
        </w:rPr>
        <w:t>, onde existiam apenas Adão e Eva, e termina com a esperança e a oração de que a unicidade de Deus se reflita na unicidade do povo</w:t>
      </w:r>
      <w:ins w:id="1374" w:author="Ana Cecília Agua de Melo" w:date="2026-05-12T22:43:00Z">
        <w:r w:rsidR="006C2D2E">
          <w:rPr>
            <w:rFonts w:ascii="Times New Roman" w:eastAsia="Times New Roman" w:hAnsi="Times New Roman" w:cs="Times New Roman"/>
            <w:sz w:val="20"/>
            <w:szCs w:val="20"/>
          </w:rPr>
          <w:t>.</w:t>
        </w:r>
      </w:ins>
      <w:r>
        <w:rPr>
          <w:rFonts w:ascii="Times New Roman" w:eastAsia="Times New Roman" w:hAnsi="Times New Roman" w:cs="Times New Roman"/>
          <w:sz w:val="20"/>
          <w:szCs w:val="20"/>
          <w:vertAlign w:val="superscript"/>
        </w:rPr>
        <w:footnoteReference w:id="194"/>
      </w:r>
      <w:del w:id="1375" w:author="Ana Cecília Agua de Melo" w:date="2026-05-12T22:43:00Z">
        <w:r w:rsidDel="006C2D2E">
          <w:rPr>
            <w:rFonts w:ascii="Times New Roman" w:eastAsia="Times New Roman" w:hAnsi="Times New Roman" w:cs="Times New Roman"/>
            <w:sz w:val="20"/>
            <w:szCs w:val="20"/>
          </w:rPr>
          <w:delText>.</w:delText>
        </w:r>
      </w:del>
    </w:p>
    <w:p w14:paraId="000000E2" w14:textId="10C0B01F" w:rsidR="00BE2BCC" w:rsidRDefault="00F630C1">
      <w:pPr>
        <w:spacing w:before="200" w:after="200" w:line="360" w:lineRule="auto"/>
        <w:jc w:val="both"/>
      </w:pPr>
      <w:r>
        <w:rPr>
          <w:rFonts w:ascii="Times New Roman" w:eastAsia="Times New Roman" w:hAnsi="Times New Roman" w:cs="Times New Roman"/>
          <w:sz w:val="24"/>
          <w:szCs w:val="24"/>
        </w:rPr>
        <w:tab/>
        <w:t xml:space="preserve">Se a unicidade de Deus está refletida na unicidade do povo, então a filosofia judaica parte do pressuposto de que já há uma familiaridade e unicidade (um sentido de paz) entre os diversos indivíduos que compartilham um determinado espaço de convivência; e assim, faz-se permitido o transporte de objetos dentro dos espaços privados e/ou domesticados – a casa. Ao final, a casa, a morada, </w:t>
      </w:r>
      <w:ins w:id="1376" w:author="Ana Cecília Agua de Melo" w:date="2026-05-12T22:46:00Z">
        <w:r w:rsidR="006C2D2E">
          <w:rPr>
            <w:rFonts w:ascii="Times New Roman" w:eastAsia="Times New Roman" w:hAnsi="Times New Roman" w:cs="Times New Roman"/>
            <w:sz w:val="24"/>
            <w:szCs w:val="24"/>
          </w:rPr>
          <w:t>por si só</w:t>
        </w:r>
      </w:ins>
      <w:del w:id="1377" w:author="Ana Cecília Agua de Melo" w:date="2026-05-12T22:46:00Z">
        <w:r w:rsidDel="006C2D2E">
          <w:rPr>
            <w:rFonts w:ascii="Times New Roman" w:eastAsia="Times New Roman" w:hAnsi="Times New Roman" w:cs="Times New Roman"/>
            <w:sz w:val="24"/>
            <w:szCs w:val="24"/>
          </w:rPr>
          <w:delText xml:space="preserve">o lugar </w:delText>
        </w:r>
      </w:del>
      <w:del w:id="1378" w:author="Ana Cecília Agua de Melo" w:date="2026-05-12T22:45:00Z">
        <w:r w:rsidDel="006C2D2E">
          <w:rPr>
            <w:rFonts w:ascii="Times New Roman" w:eastAsia="Times New Roman" w:hAnsi="Times New Roman" w:cs="Times New Roman"/>
            <w:sz w:val="24"/>
            <w:szCs w:val="24"/>
          </w:rPr>
          <w:delText>que</w:delText>
        </w:r>
      </w:del>
      <w:del w:id="1379" w:author="Ana Cecília Agua de Melo" w:date="2026-05-12T22:46:00Z">
        <w:r w:rsidDel="006C2D2E">
          <w:rPr>
            <w:rFonts w:ascii="Times New Roman" w:eastAsia="Times New Roman" w:hAnsi="Times New Roman" w:cs="Times New Roman"/>
            <w:sz w:val="24"/>
            <w:szCs w:val="24"/>
          </w:rPr>
          <w:delText xml:space="preserve"> se vive, se dorme, se alimenta e que se compartilha por si só</w:delText>
        </w:r>
      </w:del>
      <w:r>
        <w:rPr>
          <w:rFonts w:ascii="Times New Roman" w:eastAsia="Times New Roman" w:hAnsi="Times New Roman" w:cs="Times New Roman"/>
          <w:sz w:val="24"/>
          <w:szCs w:val="24"/>
        </w:rPr>
        <w:t xml:space="preserve"> estabelece uma pequena comunidade, </w:t>
      </w:r>
      <w:ins w:id="1380" w:author="Ana Cecília Agua de Melo" w:date="2026-05-12T22:46:00Z">
        <w:r w:rsidR="006C2D2E">
          <w:rPr>
            <w:rFonts w:ascii="Times New Roman" w:eastAsia="Times New Roman" w:hAnsi="Times New Roman" w:cs="Times New Roman"/>
            <w:sz w:val="24"/>
            <w:szCs w:val="24"/>
          </w:rPr>
          <w:t>desde</w:t>
        </w:r>
      </w:ins>
      <w:del w:id="1381" w:author="Ana Cecília Agua de Melo" w:date="2026-05-12T22:46:00Z">
        <w:r w:rsidDel="006C2D2E">
          <w:rPr>
            <w:rFonts w:ascii="Times New Roman" w:eastAsia="Times New Roman" w:hAnsi="Times New Roman" w:cs="Times New Roman"/>
            <w:sz w:val="24"/>
            <w:szCs w:val="24"/>
          </w:rPr>
          <w:delText>pressupondo</w:delText>
        </w:r>
      </w:del>
      <w:r>
        <w:rPr>
          <w:rFonts w:ascii="Times New Roman" w:eastAsia="Times New Roman" w:hAnsi="Times New Roman" w:cs="Times New Roman"/>
          <w:sz w:val="24"/>
          <w:szCs w:val="24"/>
        </w:rPr>
        <w:t xml:space="preserve"> que haja uma certa intimidade entre os indivíduos</w:t>
      </w:r>
      <w:ins w:id="1382" w:author="Ana Cecília Agua de Melo" w:date="2026-05-12T22:46:00Z">
        <w:r w:rsidR="006C2D2E">
          <w:rPr>
            <w:rFonts w:ascii="Times New Roman" w:eastAsia="Times New Roman" w:hAnsi="Times New Roman" w:cs="Times New Roman"/>
            <w:sz w:val="24"/>
            <w:szCs w:val="24"/>
          </w:rPr>
          <w:t xml:space="preserve"> que nela habitam</w:t>
        </w:r>
      </w:ins>
      <w:r>
        <w:rPr>
          <w:rFonts w:ascii="Times New Roman" w:eastAsia="Times New Roman" w:hAnsi="Times New Roman" w:cs="Times New Roman"/>
          <w:sz w:val="24"/>
          <w:szCs w:val="24"/>
        </w:rPr>
        <w:t>.</w:t>
      </w:r>
    </w:p>
    <w:p w14:paraId="000000E3" w14:textId="03659525" w:rsidR="00BE2BCC" w:rsidRDefault="00F630C1">
      <w:pPr>
        <w:spacing w:before="200" w:after="200" w:line="360" w:lineRule="auto"/>
        <w:jc w:val="both"/>
      </w:pPr>
      <w:r>
        <w:rPr>
          <w:rFonts w:ascii="Times New Roman" w:eastAsia="Times New Roman" w:hAnsi="Times New Roman" w:cs="Times New Roman"/>
          <w:sz w:val="24"/>
          <w:szCs w:val="24"/>
        </w:rPr>
        <w:tab/>
        <w:t xml:space="preserve">Assim, ao cercar uma determinada territorialidade da cidade,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incide diretamente em espaços públicos como os conhecemos.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cerca e delimita espaços urbanos considerados, segundo as interpretações rabínicas, espaços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são as ruas de bairro, pequenas vilas de casas, ruas com comércios menos movimentados.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ao circunscrever-se nos espaços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uma territorialidade de pouco trânsito –</w:t>
      </w:r>
      <w:ins w:id="1383" w:author="Ana Cecília Agua de Melo" w:date="2026-05-12T22:47:00Z">
        <w:r w:rsidR="006C2D2E">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ins w:id="1384" w:author="Ana Cecília Agua de Melo" w:date="2026-05-23T14:57:00Z">
        <w:r w:rsidR="00643076">
          <w:rPr>
            <w:rFonts w:ascii="Times New Roman" w:eastAsia="Times New Roman" w:hAnsi="Times New Roman" w:cs="Times New Roman"/>
            <w:sz w:val="24"/>
            <w:szCs w:val="24"/>
          </w:rPr>
          <w:t>pressupõe</w:t>
        </w:r>
      </w:ins>
      <w:del w:id="1385" w:author="Ana Cecília Agua de Melo" w:date="2026-05-23T14:57:00Z">
        <w:r w:rsidDel="00643076">
          <w:rPr>
            <w:rFonts w:ascii="Times New Roman" w:eastAsia="Times New Roman" w:hAnsi="Times New Roman" w:cs="Times New Roman"/>
            <w:sz w:val="24"/>
            <w:szCs w:val="24"/>
          </w:rPr>
          <w:delText>compreende</w:delText>
        </w:r>
      </w:del>
      <w:r>
        <w:rPr>
          <w:rFonts w:ascii="Times New Roman" w:eastAsia="Times New Roman" w:hAnsi="Times New Roman" w:cs="Times New Roman"/>
          <w:sz w:val="24"/>
          <w:szCs w:val="24"/>
        </w:rPr>
        <w:t xml:space="preserve"> que os indivíduos que</w:t>
      </w:r>
      <w:del w:id="1386" w:author="Ana Cecília Agua de Melo" w:date="2026-05-12T22:47:00Z">
        <w:r w:rsidDel="006C2D2E">
          <w:rPr>
            <w:rFonts w:ascii="Times New Roman" w:eastAsia="Times New Roman" w:hAnsi="Times New Roman" w:cs="Times New Roman"/>
            <w:sz w:val="24"/>
            <w:szCs w:val="24"/>
          </w:rPr>
          <w:delText xml:space="preserve"> pertencem, percorrem e</w:delText>
        </w:r>
      </w:del>
      <w:r>
        <w:rPr>
          <w:rFonts w:ascii="Times New Roman" w:eastAsia="Times New Roman" w:hAnsi="Times New Roman" w:cs="Times New Roman"/>
          <w:sz w:val="24"/>
          <w:szCs w:val="24"/>
        </w:rPr>
        <w:t xml:space="preserve"> transitam por estas zonas já fazem parte de um microcosmo – uma ideia de casa, de intimidade –, a comunidade em si já existe</w:t>
      </w:r>
      <w:r>
        <w:rPr>
          <w:rFonts w:ascii="Times New Roman" w:eastAsia="Times New Roman" w:hAnsi="Times New Roman" w:cs="Times New Roman"/>
          <w:sz w:val="24"/>
          <w:szCs w:val="24"/>
          <w:vertAlign w:val="superscript"/>
        </w:rPr>
        <w:footnoteReference w:id="195"/>
      </w:r>
      <w:r>
        <w:rPr>
          <w:rFonts w:ascii="Times New Roman" w:eastAsia="Times New Roman" w:hAnsi="Times New Roman" w:cs="Times New Roman"/>
          <w:sz w:val="24"/>
          <w:szCs w:val="24"/>
        </w:rPr>
        <w:t xml:space="preserve">. </w:t>
      </w:r>
    </w:p>
    <w:p w14:paraId="000000E4" w14:textId="5242523C" w:rsidR="00BE2BCC" w:rsidRDefault="00F630C1">
      <w:pPr>
        <w:spacing w:before="200" w:after="200" w:line="360" w:lineRule="auto"/>
        <w:jc w:val="both"/>
      </w:pPr>
      <w:r>
        <w:rPr>
          <w:rFonts w:ascii="Times New Roman" w:eastAsia="Times New Roman" w:hAnsi="Times New Roman" w:cs="Times New Roman"/>
          <w:sz w:val="24"/>
          <w:szCs w:val="24"/>
        </w:rPr>
        <w:tab/>
        <w:t xml:space="preserve">Se partirmos do pressuposto </w:t>
      </w:r>
      <w:ins w:id="1412" w:author="Ana Cecília Agua de Melo" w:date="2026-05-12T22:47:00Z">
        <w:r w:rsidR="006C2D2E">
          <w:rPr>
            <w:rFonts w:ascii="Times New Roman" w:eastAsia="Times New Roman" w:hAnsi="Times New Roman" w:cs="Times New Roman"/>
            <w:sz w:val="24"/>
            <w:szCs w:val="24"/>
          </w:rPr>
          <w:t xml:space="preserve">de </w:t>
        </w:r>
      </w:ins>
      <w:r>
        <w:rPr>
          <w:rFonts w:ascii="Times New Roman" w:eastAsia="Times New Roman" w:hAnsi="Times New Roman" w:cs="Times New Roman"/>
          <w:sz w:val="24"/>
          <w:szCs w:val="24"/>
        </w:rPr>
        <w:t xml:space="preserve">que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combina a arquitetura local com uma arquitetura judaica religiosa – um espaço (e um tempo) físico e imaginário, real e ficcional, concreto e abstrato –, </w:t>
      </w:r>
      <w:r w:rsidRPr="00F00CAF">
        <w:rPr>
          <w:rFonts w:ascii="Times New Roman" w:eastAsia="Times New Roman" w:hAnsi="Times New Roman" w:cs="Times New Roman"/>
          <w:sz w:val="24"/>
          <w:szCs w:val="24"/>
        </w:rPr>
        <w:t>então</w:t>
      </w:r>
      <w:r>
        <w:rPr>
          <w:rFonts w:ascii="Times New Roman" w:eastAsia="Times New Roman" w:hAnsi="Times New Roman" w:cs="Times New Roman"/>
          <w:sz w:val="24"/>
          <w:szCs w:val="24"/>
        </w:rPr>
        <w:t xml:space="preserve"> </w:t>
      </w:r>
      <w:ins w:id="1413" w:author="Ana Cecília Agua de Melo" w:date="2026-05-23T15:00:00Z">
        <w:r w:rsidR="00F00CAF">
          <w:rPr>
            <w:rFonts w:ascii="Times New Roman" w:eastAsia="Times New Roman" w:hAnsi="Times New Roman" w:cs="Times New Roman"/>
            <w:iCs/>
            <w:sz w:val="24"/>
            <w:szCs w:val="24"/>
          </w:rPr>
          <w:t>ele</w:t>
        </w:r>
      </w:ins>
      <w:del w:id="1414" w:author="Ana Cecília Agua de Melo" w:date="2026-05-23T15:00:00Z">
        <w:r w:rsidDel="00F00CAF">
          <w:rPr>
            <w:rFonts w:ascii="Times New Roman" w:eastAsia="Times New Roman" w:hAnsi="Times New Roman" w:cs="Times New Roman"/>
            <w:sz w:val="24"/>
            <w:szCs w:val="24"/>
          </w:rPr>
          <w:delText xml:space="preserve">o </w:delText>
        </w:r>
        <w:r w:rsidDel="00F00CAF">
          <w:rPr>
            <w:rFonts w:ascii="Times New Roman" w:eastAsia="Times New Roman" w:hAnsi="Times New Roman" w:cs="Times New Roman"/>
            <w:i/>
            <w:iCs/>
            <w:sz w:val="24"/>
            <w:szCs w:val="24"/>
          </w:rPr>
          <w:delText>eruv</w:delText>
        </w:r>
      </w:del>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constrói para si um </w:t>
      </w:r>
      <w:r>
        <w:rPr>
          <w:rFonts w:ascii="Times New Roman" w:eastAsia="Times New Roman" w:hAnsi="Times New Roman" w:cs="Times New Roman"/>
          <w:i/>
          <w:iCs/>
          <w:sz w:val="24"/>
          <w:szCs w:val="24"/>
        </w:rPr>
        <w:t>“espaço de pertencimento que é nômade em sua forma de construção, mas estacionário em suas conotações metafóricas”</w:t>
      </w:r>
      <w:r>
        <w:rPr>
          <w:rFonts w:ascii="Times New Roman" w:eastAsia="Times New Roman" w:hAnsi="Times New Roman" w:cs="Times New Roman"/>
          <w:sz w:val="24"/>
          <w:szCs w:val="24"/>
          <w:vertAlign w:val="superscript"/>
        </w:rPr>
        <w:footnoteReference w:id="196"/>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paradoxalmente, cria um espaço em que há um sentimento comunitário de pertencimento sedentário</w:t>
      </w:r>
      <w:del w:id="1418" w:author="Ana Cecília Agua de Melo" w:date="2026-05-23T15:00:00Z">
        <w:r w:rsidDel="00F00CAF">
          <w:rPr>
            <w:rFonts w:ascii="Times New Roman" w:eastAsia="Times New Roman" w:hAnsi="Times New Roman" w:cs="Times New Roman"/>
            <w:sz w:val="24"/>
            <w:szCs w:val="24"/>
          </w:rPr>
          <w:delText xml:space="preserve"> (em qualquer localidade em que o </w:delText>
        </w:r>
        <w:r w:rsidDel="00F00CAF">
          <w:rPr>
            <w:rFonts w:ascii="Times New Roman" w:eastAsia="Times New Roman" w:hAnsi="Times New Roman" w:cs="Times New Roman"/>
            <w:i/>
            <w:iCs/>
            <w:sz w:val="24"/>
            <w:szCs w:val="24"/>
          </w:rPr>
          <w:delText xml:space="preserve">eruv </w:delText>
        </w:r>
        <w:r w:rsidDel="00F00CAF">
          <w:rPr>
            <w:rFonts w:ascii="Times New Roman" w:eastAsia="Times New Roman" w:hAnsi="Times New Roman" w:cs="Times New Roman"/>
            <w:sz w:val="24"/>
            <w:szCs w:val="24"/>
          </w:rPr>
          <w:delText>se estabelece)</w:delText>
        </w:r>
      </w:del>
      <w:r>
        <w:rPr>
          <w:rFonts w:ascii="Times New Roman" w:eastAsia="Times New Roman" w:hAnsi="Times New Roman" w:cs="Times New Roman"/>
          <w:sz w:val="24"/>
          <w:szCs w:val="24"/>
        </w:rPr>
        <w:t xml:space="preserve">, até que ele se desmanche – </w:t>
      </w:r>
      <w:r>
        <w:rPr>
          <w:rFonts w:ascii="Times New Roman" w:eastAsia="Times New Roman" w:hAnsi="Times New Roman" w:cs="Times New Roman"/>
          <w:i/>
          <w:iCs/>
          <w:sz w:val="24"/>
          <w:szCs w:val="24"/>
        </w:rPr>
        <w:t>“este local de pertencimento se move com a comunidade, quando necessário”</w:t>
      </w:r>
      <w:r>
        <w:rPr>
          <w:rFonts w:ascii="Times New Roman" w:eastAsia="Times New Roman" w:hAnsi="Times New Roman" w:cs="Times New Roman"/>
          <w:sz w:val="24"/>
          <w:szCs w:val="24"/>
          <w:vertAlign w:val="superscript"/>
        </w:rPr>
        <w:footnoteReference w:id="197"/>
      </w:r>
      <w:r>
        <w:rPr>
          <w:rFonts w:ascii="Times New Roman" w:eastAsia="Times New Roman" w:hAnsi="Times New Roman" w:cs="Times New Roman"/>
          <w:sz w:val="24"/>
          <w:szCs w:val="24"/>
        </w:rPr>
        <w:t xml:space="preserve"> – e seja construído em outro território.</w:t>
      </w:r>
    </w:p>
    <w:p w14:paraId="000000E5" w14:textId="77777777" w:rsidR="00BE2BCC" w:rsidRDefault="00F630C1">
      <w:pPr>
        <w:spacing w:before="200" w:after="200" w:line="360" w:lineRule="auto"/>
        <w:jc w:val="both"/>
      </w:pPr>
      <w:r>
        <w:rPr>
          <w:rFonts w:ascii="Times New Roman" w:eastAsia="Times New Roman" w:hAnsi="Times New Roman" w:cs="Times New Roman"/>
          <w:sz w:val="24"/>
          <w:szCs w:val="24"/>
        </w:rPr>
        <w:lastRenderedPageBreak/>
        <w:t>*</w:t>
      </w:r>
    </w:p>
    <w:p w14:paraId="000000E6" w14:textId="4DE39783"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fronteira, um limite e um limiar em torno de toda uma comunidade e se estabelece enquanto uma multiplicidade de espaços e de tempos sagrados e multifacetados. Este espaço sagrado (e apropriado) engloba pessoas, objetos, animais, textos, livros e atividades ritualísticas, religiosas, cotidianas, coletivas e comuns, bem como as suas arquiteturas.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a comunidade judaica é unificada em um espaço de pertencimento e de identificação</w:t>
      </w:r>
      <w:ins w:id="1419" w:author="Ana Cecília Agua de Melo" w:date="2026-05-12T22:51:00Z">
        <w:r w:rsidR="00B64F35">
          <w:rPr>
            <w:rFonts w:ascii="Times New Roman" w:eastAsia="Times New Roman" w:hAnsi="Times New Roman" w:cs="Times New Roman"/>
            <w:sz w:val="24"/>
            <w:szCs w:val="24"/>
          </w:rPr>
          <w:t>,</w:t>
        </w:r>
      </w:ins>
      <w:del w:id="1420" w:author="Ana Cecília Agua de Melo" w:date="2026-05-12T22:51:00Z">
        <w:r w:rsidDel="00B64F3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torna</w:t>
      </w:r>
      <w:ins w:id="1421" w:author="Ana Cecília Agua de Melo" w:date="2026-05-12T22:51:00Z">
        <w:r w:rsidR="00B64F35">
          <w:rPr>
            <w:rFonts w:ascii="Times New Roman" w:eastAsia="Times New Roman" w:hAnsi="Times New Roman" w:cs="Times New Roman"/>
            <w:sz w:val="24"/>
            <w:szCs w:val="24"/>
          </w:rPr>
          <w:t>ndo</w:t>
        </w:r>
      </w:ins>
      <w:r>
        <w:rPr>
          <w:rFonts w:ascii="Times New Roman" w:eastAsia="Times New Roman" w:hAnsi="Times New Roman" w:cs="Times New Roman"/>
          <w:sz w:val="24"/>
          <w:szCs w:val="24"/>
        </w:rPr>
        <w:t xml:space="preserve"> esta territorialidade um espaço sagrado, </w:t>
      </w:r>
      <w:r>
        <w:rPr>
          <w:rFonts w:ascii="Times New Roman" w:eastAsia="Times New Roman" w:hAnsi="Times New Roman" w:cs="Times New Roman"/>
          <w:i/>
          <w:iCs/>
          <w:sz w:val="24"/>
          <w:szCs w:val="24"/>
        </w:rPr>
        <w:t>“Seu Mundo”</w:t>
      </w:r>
      <w:r>
        <w:rPr>
          <w:rFonts w:ascii="Times New Roman" w:eastAsia="Times New Roman" w:hAnsi="Times New Roman" w:cs="Times New Roman"/>
          <w:sz w:val="24"/>
          <w:szCs w:val="24"/>
        </w:rPr>
        <w:t xml:space="preserve">, um local que permite o descanso (e o encontro com a paz) e uma territorialidade de presença e de devoção divina. Como menciona a escritora </w:t>
      </w:r>
      <w:proofErr w:type="spellStart"/>
      <w:r>
        <w:rPr>
          <w:rFonts w:ascii="Times New Roman" w:eastAsia="Times New Roman" w:hAnsi="Times New Roman" w:cs="Times New Roman"/>
          <w:sz w:val="24"/>
          <w:szCs w:val="24"/>
        </w:rPr>
        <w:t>bell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hooks</w:t>
      </w:r>
      <w:proofErr w:type="spellEnd"/>
      <w:r>
        <w:rPr>
          <w:rFonts w:ascii="Times New Roman" w:eastAsia="Times New Roman" w:hAnsi="Times New Roman" w:cs="Times New Roman"/>
          <w:sz w:val="24"/>
          <w:szCs w:val="24"/>
        </w:rPr>
        <w:t>:</w:t>
      </w:r>
    </w:p>
    <w:p w14:paraId="000000E7" w14:textId="77777777" w:rsidR="00BE2BCC" w:rsidRDefault="00F630C1">
      <w:pPr>
        <w:spacing w:before="200" w:after="200" w:line="360" w:lineRule="auto"/>
        <w:ind w:left="2267"/>
        <w:jc w:val="both"/>
      </w:pPr>
      <w:r>
        <w:rPr>
          <w:rFonts w:ascii="Times New Roman" w:eastAsia="Times New Roman" w:hAnsi="Times New Roman" w:cs="Times New Roman"/>
          <w:sz w:val="20"/>
          <w:szCs w:val="20"/>
        </w:rPr>
        <w:t>Os espaços podem ser reais e imaginários. Os espaços podem contar histórias e desdobrar relatos históricos. Os espaços podem ser interrompidos, apropriados e transformados pela prática artística e literária</w:t>
      </w:r>
      <w:r>
        <w:rPr>
          <w:rFonts w:ascii="Times New Roman" w:eastAsia="Times New Roman" w:hAnsi="Times New Roman" w:cs="Times New Roman"/>
          <w:sz w:val="20"/>
          <w:szCs w:val="20"/>
          <w:vertAlign w:val="superscript"/>
        </w:rPr>
        <w:footnoteReference w:id="198"/>
      </w:r>
      <w:r>
        <w:rPr>
          <w:rFonts w:ascii="Times New Roman" w:eastAsia="Times New Roman" w:hAnsi="Times New Roman" w:cs="Times New Roman"/>
          <w:sz w:val="20"/>
          <w:szCs w:val="20"/>
        </w:rPr>
        <w:t xml:space="preserve">. </w:t>
      </w:r>
    </w:p>
    <w:p w14:paraId="000000E8" w14:textId="77777777" w:rsidR="00BE2BCC" w:rsidRDefault="00F630C1">
      <w:pPr>
        <w:spacing w:before="200" w:after="200" w:line="360" w:lineRule="auto"/>
        <w:jc w:val="both"/>
      </w:pPr>
      <w:r>
        <w:rPr>
          <w:rFonts w:ascii="Times New Roman" w:eastAsia="Times New Roman" w:hAnsi="Times New Roman" w:cs="Times New Roman"/>
          <w:sz w:val="24"/>
          <w:szCs w:val="24"/>
        </w:rPr>
        <w:tab/>
        <w:t xml:space="preserve">Enquanto um artifício, um objeto e um território temporário, e assim, </w:t>
      </w:r>
      <w:proofErr w:type="spellStart"/>
      <w:r>
        <w:rPr>
          <w:rFonts w:ascii="Times New Roman" w:eastAsia="Times New Roman" w:hAnsi="Times New Roman" w:cs="Times New Roman"/>
          <w:sz w:val="24"/>
          <w:szCs w:val="24"/>
        </w:rPr>
        <w:t>diaspórico</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acontece, nem mesmo pertence, a um determinado espaço, já que </w:t>
      </w:r>
      <w:r>
        <w:rPr>
          <w:rFonts w:ascii="Times New Roman" w:eastAsia="Times New Roman" w:hAnsi="Times New Roman" w:cs="Times New Roman"/>
          <w:i/>
          <w:iCs/>
          <w:sz w:val="24"/>
          <w:szCs w:val="24"/>
        </w:rPr>
        <w:t>“um espaço se torna um lugar quando se coloca uma série de objetos nele”</w:t>
      </w:r>
      <w:r>
        <w:rPr>
          <w:rFonts w:ascii="Times New Roman" w:eastAsia="Times New Roman" w:hAnsi="Times New Roman" w:cs="Times New Roman"/>
          <w:sz w:val="24"/>
          <w:szCs w:val="24"/>
          <w:vertAlign w:val="superscript"/>
        </w:rPr>
        <w:footnoteReference w:id="199"/>
      </w:r>
      <w:r>
        <w:rPr>
          <w:rFonts w:ascii="Times New Roman" w:eastAsia="Times New Roman" w:hAnsi="Times New Roman" w:cs="Times New Roman"/>
          <w:sz w:val="24"/>
          <w:szCs w:val="24"/>
        </w:rPr>
        <w:t xml:space="preserve">.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parte de seu agenciamento, e a “agência dos objetos”</w:t>
      </w:r>
      <w:del w:id="1424" w:author="Ana Cecília Agua de Melo" w:date="2026-05-12T22:52:00Z">
        <w:r w:rsidDel="00B64F3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permite </w:t>
      </w:r>
      <w:del w:id="1425" w:author="Ana Cecília Agua de Melo" w:date="2026-05-12T22:52:00Z">
        <w:r w:rsidDel="00B64F35">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 estes artifícios se tornem suporte para algo invisível.</w:t>
      </w:r>
    </w:p>
    <w:p w14:paraId="000000E9" w14:textId="1E246DC1"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não é um não</w:t>
      </w:r>
      <w:ins w:id="1426" w:author="Ana Cecília Agua de Melo" w:date="2026-05-12T22:52:00Z">
        <w:r w:rsidR="00B64F35">
          <w:rPr>
            <w:rFonts w:ascii="Times New Roman" w:eastAsia="Times New Roman" w:hAnsi="Times New Roman" w:cs="Times New Roman"/>
            <w:sz w:val="24"/>
            <w:szCs w:val="24"/>
          </w:rPr>
          <w:t xml:space="preserve"> </w:t>
        </w:r>
      </w:ins>
      <w:del w:id="1427" w:author="Ana Cecília Agua de Melo" w:date="2026-05-12T22:52:00Z">
        <w:r w:rsidDel="00B64F3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lugar, ou melhor,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se estabelece enquanto uma utopia.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território real e físico – um espaço-tempo apropriado pelas comunidades judaicas ortodoxas –, em que outros tempos, outras frequências e outras relações de sociabilidade se fixam, se concretizam, manifestam-se para que, então, desmanchem-se</w:t>
      </w:r>
      <w:r>
        <w:rPr>
          <w:rFonts w:ascii="Times New Roman" w:eastAsia="Times New Roman" w:hAnsi="Times New Roman" w:cs="Times New Roman"/>
          <w:sz w:val="24"/>
          <w:szCs w:val="24"/>
          <w:vertAlign w:val="superscript"/>
        </w:rPr>
        <w:footnoteReference w:id="200"/>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w:t>
      </w:r>
      <w:proofErr w:type="spellStart"/>
      <w:r>
        <w:rPr>
          <w:rFonts w:ascii="Times New Roman" w:eastAsia="Times New Roman" w:hAnsi="Times New Roman" w:cs="Times New Roman"/>
          <w:sz w:val="24"/>
          <w:szCs w:val="24"/>
        </w:rPr>
        <w:t>heterotopia</w:t>
      </w:r>
      <w:proofErr w:type="spellEnd"/>
      <w:r>
        <w:rPr>
          <w:rFonts w:ascii="Times New Roman" w:eastAsia="Times New Roman" w:hAnsi="Times New Roman" w:cs="Times New Roman"/>
          <w:sz w:val="24"/>
          <w:szCs w:val="24"/>
        </w:rPr>
        <w:t xml:space="preserve"> territorial</w:t>
      </w:r>
      <w:r>
        <w:rPr>
          <w:rFonts w:ascii="Times New Roman" w:eastAsia="Times New Roman" w:hAnsi="Times New Roman" w:cs="Times New Roman"/>
          <w:sz w:val="24"/>
          <w:szCs w:val="24"/>
          <w:vertAlign w:val="superscript"/>
        </w:rPr>
        <w:footnoteReference w:id="201"/>
      </w:r>
      <w:r>
        <w:rPr>
          <w:rFonts w:ascii="Times New Roman" w:eastAsia="Times New Roman" w:hAnsi="Times New Roman" w:cs="Times New Roman"/>
          <w:sz w:val="24"/>
          <w:szCs w:val="24"/>
        </w:rPr>
        <w:t xml:space="preserve"> que permite pensar os espaços (e os tempos) como multiforme</w:t>
      </w:r>
      <w:ins w:id="1440" w:author="Ana Cecília Agua de Melo" w:date="2026-05-12T23:08:00Z">
        <w:r w:rsidR="006F2BEB">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 um interminável e simultâneo cruzamento de localidade</w:t>
      </w:r>
      <w:ins w:id="1441" w:author="Ana Cecília Agua de Melo" w:date="2026-05-19T21:54:00Z">
        <w:r w:rsidR="00A77302">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de tempos e de situações. </w:t>
      </w:r>
    </w:p>
    <w:p w14:paraId="000000EA" w14:textId="3ED32957" w:rsidR="00BE2BCC" w:rsidRDefault="00F630C1">
      <w:pPr>
        <w:spacing w:before="200" w:after="200" w:line="360" w:lineRule="auto"/>
        <w:jc w:val="both"/>
      </w:pPr>
      <w:r>
        <w:rPr>
          <w:rFonts w:ascii="Times New Roman" w:eastAsia="Times New Roman" w:hAnsi="Times New Roman" w:cs="Times New Roman"/>
          <w:sz w:val="24"/>
          <w:szCs w:val="24"/>
        </w:rPr>
        <w:lastRenderedPageBreak/>
        <w:tab/>
        <w:t xml:space="preserve">Assim,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pode ser analisado enquanto um signo da diáspora, já que se estabelece enquanto uma construção real e fictícia situada em um determinado espaço urbano em que a comunidade decide fixar-se</w:t>
      </w:r>
      <w:del w:id="1442" w:author="Ana Cecília Agua de Melo" w:date="2026-05-12T23:10:00Z">
        <w:r w:rsidDel="005C0EFB">
          <w:rPr>
            <w:rFonts w:ascii="Times New Roman" w:eastAsia="Times New Roman" w:hAnsi="Times New Roman" w:cs="Times New Roman"/>
            <w:sz w:val="24"/>
            <w:szCs w:val="24"/>
          </w:rPr>
          <w:delText xml:space="preserve"> e apropriar-se</w:delText>
        </w:r>
      </w:del>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são fios e postes móveis</w:t>
      </w:r>
      <w:ins w:id="1443" w:author="Ana Cecília Agua de Melo" w:date="2026-05-23T15:03:00Z">
        <w:r w:rsidR="00F00CAF">
          <w:rPr>
            <w:rFonts w:ascii="Times New Roman" w:eastAsia="Times New Roman" w:hAnsi="Times New Roman" w:cs="Times New Roman"/>
            <w:sz w:val="24"/>
            <w:szCs w:val="24"/>
          </w:rPr>
          <w:t>, que se</w:t>
        </w:r>
      </w:ins>
      <w:del w:id="1444" w:author="Ana Cecília Agua de Melo" w:date="2026-05-23T15:03:00Z">
        <w:r w:rsidDel="00F00CAF">
          <w:rPr>
            <w:rFonts w:ascii="Times New Roman" w:eastAsia="Times New Roman" w:hAnsi="Times New Roman" w:cs="Times New Roman"/>
            <w:sz w:val="24"/>
            <w:szCs w:val="24"/>
          </w:rPr>
          <w:delText>. Se</w:delText>
        </w:r>
      </w:del>
      <w:r>
        <w:rPr>
          <w:rFonts w:ascii="Times New Roman" w:eastAsia="Times New Roman" w:hAnsi="Times New Roman" w:cs="Times New Roman"/>
          <w:sz w:val="24"/>
          <w:szCs w:val="24"/>
        </w:rPr>
        <w:t xml:space="preserve"> expandem ou</w:t>
      </w:r>
      <w:ins w:id="1445" w:author="Ana Cecília Agua de Melo" w:date="2026-05-23T15:03:00Z">
        <w:r w:rsidR="00F00CAF">
          <w:rPr>
            <w:rFonts w:ascii="Times New Roman" w:eastAsia="Times New Roman" w:hAnsi="Times New Roman" w:cs="Times New Roman"/>
            <w:sz w:val="24"/>
            <w:szCs w:val="24"/>
          </w:rPr>
          <w:t xml:space="preserve"> se</w:t>
        </w:r>
      </w:ins>
      <w:r>
        <w:rPr>
          <w:rFonts w:ascii="Times New Roman" w:eastAsia="Times New Roman" w:hAnsi="Times New Roman" w:cs="Times New Roman"/>
          <w:sz w:val="24"/>
          <w:szCs w:val="24"/>
        </w:rPr>
        <w:t xml:space="preserve"> encolhem</w:t>
      </w:r>
      <w:del w:id="1446" w:author="Ana Cecília Agua de Melo" w:date="2026-05-23T15:03:00Z">
        <w:r w:rsidDel="00F00CAF">
          <w:rPr>
            <w:rFonts w:ascii="Times New Roman" w:eastAsia="Times New Roman" w:hAnsi="Times New Roman" w:cs="Times New Roman"/>
            <w:sz w:val="24"/>
            <w:szCs w:val="24"/>
          </w:rPr>
          <w:delText>-se</w:delText>
        </w:r>
      </w:del>
      <w:r>
        <w:rPr>
          <w:rFonts w:ascii="Times New Roman" w:eastAsia="Times New Roman" w:hAnsi="Times New Roman" w:cs="Times New Roman"/>
          <w:sz w:val="24"/>
          <w:szCs w:val="24"/>
        </w:rPr>
        <w:t xml:space="preserve"> a depender das necessidades, dos laços e dos traços de sociabilidade.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fronteira fluida, uma territorialidade elástica de apropriação e de pertencimento – um limite e um limiar em si.</w:t>
      </w:r>
    </w:p>
    <w:p w14:paraId="000000EB" w14:textId="77777777" w:rsidR="00BE2BCC" w:rsidRDefault="00F630C1">
      <w:pPr>
        <w:spacing w:before="200" w:after="200" w:line="360" w:lineRule="auto"/>
        <w:jc w:val="both"/>
      </w:pPr>
      <w:r>
        <w:rPr>
          <w:rFonts w:ascii="Times New Roman" w:eastAsia="Times New Roman" w:hAnsi="Times New Roman" w:cs="Times New Roman"/>
          <w:sz w:val="24"/>
          <w:szCs w:val="24"/>
        </w:rPr>
        <w:t>*</w:t>
      </w:r>
    </w:p>
    <w:p w14:paraId="000000EC" w14:textId="77777777"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fio de diâmetro milimétrico, transparente. Uma demarcação e uma delimitação espacial judaica real e imaginária, concreta e abstrata, visível e invisível, física e ficcional, literária e literal, legal e comunitária.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geografia de identidade temporária e apropriada. São como ilhas em meio ao oceano que, antes mesmo de se mostrarem, desaparecem – para que então possam nascer em outras localidades e em outros tempos.</w:t>
      </w:r>
    </w:p>
    <w:p w14:paraId="000000ED" w14:textId="298634D7" w:rsidR="00BE2BCC" w:rsidRDefault="00F630C1">
      <w:pPr>
        <w:spacing w:before="200" w:after="200" w:line="360" w:lineRule="auto"/>
        <w:jc w:val="both"/>
      </w:pPr>
      <w:r>
        <w:rPr>
          <w:rFonts w:ascii="Times New Roman" w:eastAsia="Times New Roman" w:hAnsi="Times New Roman" w:cs="Times New Roman"/>
          <w:sz w:val="24"/>
          <w:szCs w:val="24"/>
        </w:rPr>
        <w:tab/>
        <w:t xml:space="preserve">Em momentos de diáspora estamos todos nós em busca de um refúgio. Como menciona o filósofo </w:t>
      </w:r>
      <w:proofErr w:type="spellStart"/>
      <w:r>
        <w:rPr>
          <w:rFonts w:ascii="Times New Roman" w:eastAsia="Times New Roman" w:hAnsi="Times New Roman" w:cs="Times New Roman"/>
          <w:sz w:val="24"/>
          <w:szCs w:val="24"/>
        </w:rPr>
        <w:t>Denètém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w:t>
      </w:r>
      <w:r>
        <w:rPr>
          <w:rFonts w:ascii="Times New Roman" w:eastAsia="Times New Roman" w:hAnsi="Times New Roman" w:cs="Times New Roman"/>
          <w:sz w:val="24"/>
          <w:szCs w:val="24"/>
          <w:vertAlign w:val="superscript"/>
        </w:rPr>
        <w:footnoteReference w:id="202"/>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“destinados a nos tornar refugiados em nossas próprias terras, todos estamos em busca de um solo, um ar, uma água que não tenha</w:t>
      </w:r>
      <w:ins w:id="1449" w:author="Ana Cecília Agua de Melo" w:date="2026-05-12T23:11:00Z">
        <w:r w:rsidR="005C0EFB">
          <w:rPr>
            <w:rFonts w:ascii="Times New Roman" w:eastAsia="Times New Roman" w:hAnsi="Times New Roman" w:cs="Times New Roman"/>
            <w:i/>
            <w:iCs/>
            <w:sz w:val="24"/>
            <w:szCs w:val="24"/>
          </w:rPr>
          <w:t>m</w:t>
        </w:r>
      </w:ins>
      <w:r>
        <w:rPr>
          <w:rFonts w:ascii="Times New Roman" w:eastAsia="Times New Roman" w:hAnsi="Times New Roman" w:cs="Times New Roman"/>
          <w:i/>
          <w:iCs/>
          <w:sz w:val="24"/>
          <w:szCs w:val="24"/>
        </w:rPr>
        <w:t xml:space="preserve"> sido corrompidos, estamos todos em busca de um fora”</w:t>
      </w:r>
      <w:r>
        <w:rPr>
          <w:rFonts w:ascii="Times New Roman" w:eastAsia="Times New Roman" w:hAnsi="Times New Roman" w:cs="Times New Roman"/>
          <w:sz w:val="24"/>
          <w:szCs w:val="24"/>
          <w:vertAlign w:val="superscript"/>
        </w:rPr>
        <w:footnoteReference w:id="203"/>
      </w:r>
      <w:r>
        <w:rPr>
          <w:rFonts w:ascii="Times New Roman" w:eastAsia="Times New Roman" w:hAnsi="Times New Roman" w:cs="Times New Roman"/>
          <w:sz w:val="24"/>
          <w:szCs w:val="24"/>
        </w:rPr>
        <w:t xml:space="preserve">. Em uma perspectiva </w:t>
      </w:r>
      <w:proofErr w:type="spellStart"/>
      <w:r>
        <w:rPr>
          <w:rFonts w:ascii="Times New Roman" w:eastAsia="Times New Roman" w:hAnsi="Times New Roman" w:cs="Times New Roman"/>
          <w:sz w:val="24"/>
          <w:szCs w:val="24"/>
        </w:rPr>
        <w:t>diaspórica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espécie de fora, de outras temporalidades e territorialidades de agregação e de apropriação que surgem para além de um espaço (e de um tempo) físico homogêneo e hegemônico </w:t>
      </w:r>
      <w:del w:id="1455" w:author="Ana Cecília Agua de Melo" w:date="2026-05-12T23:11:00Z">
        <w:r w:rsidDel="005C0EFB">
          <w:rPr>
            <w:rFonts w:ascii="Times New Roman" w:eastAsia="Times New Roman" w:hAnsi="Times New Roman" w:cs="Times New Roman"/>
            <w:sz w:val="24"/>
            <w:szCs w:val="24"/>
          </w:rPr>
          <w:delText xml:space="preserve">ao </w:delText>
        </w:r>
      </w:del>
      <w:r>
        <w:rPr>
          <w:rFonts w:ascii="Times New Roman" w:eastAsia="Times New Roman" w:hAnsi="Times New Roman" w:cs="Times New Roman"/>
          <w:sz w:val="24"/>
          <w:szCs w:val="24"/>
        </w:rPr>
        <w:t>qu</w:t>
      </w:r>
      <w:ins w:id="1456" w:author="Ana Cecília Agua de Melo" w:date="2026-05-12T23:11:00Z">
        <w:r w:rsidR="005C0EFB">
          <w:rPr>
            <w:rFonts w:ascii="Times New Roman" w:eastAsia="Times New Roman" w:hAnsi="Times New Roman" w:cs="Times New Roman"/>
            <w:sz w:val="24"/>
            <w:szCs w:val="24"/>
          </w:rPr>
          <w:t>e</w:t>
        </w:r>
      </w:ins>
      <w:del w:id="1457" w:author="Ana Cecília Agua de Melo" w:date="2026-05-12T23:11:00Z">
        <w:r w:rsidDel="005C0EFB">
          <w:rPr>
            <w:rFonts w:ascii="Times New Roman" w:eastAsia="Times New Roman" w:hAnsi="Times New Roman" w:cs="Times New Roman"/>
            <w:sz w:val="24"/>
            <w:szCs w:val="24"/>
          </w:rPr>
          <w:delText>al</w:delText>
        </w:r>
      </w:del>
      <w:r>
        <w:rPr>
          <w:rFonts w:ascii="Times New Roman" w:eastAsia="Times New Roman" w:hAnsi="Times New Roman" w:cs="Times New Roman"/>
          <w:sz w:val="24"/>
          <w:szCs w:val="24"/>
        </w:rPr>
        <w:t xml:space="preserve"> nos é constantemente apresentado.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fronteira e, assim como todo limite,</w:t>
      </w:r>
      <w:r>
        <w:rPr>
          <w:rFonts w:ascii="Times New Roman" w:eastAsia="Times New Roman" w:hAnsi="Times New Roman" w:cs="Times New Roman"/>
          <w:i/>
          <w:iCs/>
          <w:sz w:val="24"/>
          <w:szCs w:val="24"/>
        </w:rPr>
        <w:t xml:space="preserve"> “opera a inscrição espacial de uma coletividade humana em um dado território”</w:t>
      </w:r>
      <w:r>
        <w:rPr>
          <w:rFonts w:ascii="Times New Roman" w:eastAsia="Times New Roman" w:hAnsi="Times New Roman" w:cs="Times New Roman"/>
          <w:sz w:val="24"/>
          <w:szCs w:val="24"/>
          <w:vertAlign w:val="superscript"/>
        </w:rPr>
        <w:footnoteReference w:id="204"/>
      </w:r>
      <w:r>
        <w:rPr>
          <w:rFonts w:ascii="Times New Roman" w:eastAsia="Times New Roman" w:hAnsi="Times New Roman" w:cs="Times New Roman"/>
          <w:sz w:val="24"/>
          <w:szCs w:val="24"/>
        </w:rPr>
        <w:t xml:space="preserve">, simplesmente por instaurar e delimitar este espaço. Como nos lembra Glória </w:t>
      </w:r>
      <w:proofErr w:type="spellStart"/>
      <w:r>
        <w:rPr>
          <w:rFonts w:ascii="Times New Roman" w:eastAsia="Times New Roman" w:hAnsi="Times New Roman" w:cs="Times New Roman"/>
          <w:sz w:val="24"/>
          <w:szCs w:val="24"/>
        </w:rPr>
        <w:t>Anzalduá</w:t>
      </w:r>
      <w:proofErr w:type="spellEnd"/>
      <w:r>
        <w:rPr>
          <w:rFonts w:ascii="Times New Roman" w:eastAsia="Times New Roman" w:hAnsi="Times New Roman" w:cs="Times New Roman"/>
          <w:sz w:val="24"/>
          <w:szCs w:val="24"/>
        </w:rPr>
        <w:t>, as fronteiras são esses espaços-territórios de encontro com o outro – sejam eles geográficos ou linguísticos.</w:t>
      </w:r>
    </w:p>
    <w:p w14:paraId="000000EE" w14:textId="29665CB8" w:rsidR="00BE2BCC" w:rsidRDefault="00F630C1">
      <w:pPr>
        <w:spacing w:before="200" w:after="200" w:line="360" w:lineRule="auto"/>
        <w:jc w:val="both"/>
      </w:pPr>
      <w:r>
        <w:rPr>
          <w:rFonts w:ascii="Times New Roman" w:eastAsia="Times New Roman" w:hAnsi="Times New Roman" w:cs="Times New Roman"/>
          <w:sz w:val="24"/>
          <w:szCs w:val="24"/>
        </w:rPr>
        <w:tab/>
        <w:t xml:space="preserve">No livro-ensaio </w:t>
      </w:r>
      <w:r>
        <w:rPr>
          <w:rFonts w:ascii="Times New Roman" w:eastAsia="Times New Roman" w:hAnsi="Times New Roman" w:cs="Times New Roman"/>
          <w:i/>
          <w:iCs/>
          <w:sz w:val="24"/>
          <w:szCs w:val="24"/>
        </w:rPr>
        <w:t>TAZ</w:t>
      </w:r>
      <w:r>
        <w:rPr>
          <w:rFonts w:ascii="Times New Roman" w:eastAsia="Times New Roman" w:hAnsi="Times New Roman" w:cs="Times New Roman"/>
          <w:sz w:val="24"/>
          <w:szCs w:val="24"/>
        </w:rPr>
        <w:t xml:space="preserve">, o filósofo e escritor </w:t>
      </w:r>
      <w:proofErr w:type="spellStart"/>
      <w:r>
        <w:rPr>
          <w:rFonts w:ascii="Times New Roman" w:eastAsia="Times New Roman" w:hAnsi="Times New Roman" w:cs="Times New Roman"/>
          <w:sz w:val="24"/>
          <w:szCs w:val="24"/>
        </w:rPr>
        <w:t>Hakim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Bey</w:t>
      </w:r>
      <w:proofErr w:type="spellEnd"/>
      <w:r>
        <w:rPr>
          <w:rFonts w:ascii="Times New Roman" w:eastAsia="Times New Roman" w:hAnsi="Times New Roman" w:cs="Times New Roman"/>
          <w:sz w:val="24"/>
          <w:szCs w:val="24"/>
        </w:rPr>
        <w:t xml:space="preserve"> </w:t>
      </w:r>
      <w:ins w:id="1460" w:author="Ana Cecília Agua de Melo" w:date="2026-05-12T23:12:00Z">
        <w:r w:rsidR="005C0EFB">
          <w:rPr>
            <w:rFonts w:ascii="Times New Roman" w:eastAsia="Times New Roman" w:hAnsi="Times New Roman" w:cs="Times New Roman"/>
            <w:sz w:val="24"/>
            <w:szCs w:val="24"/>
          </w:rPr>
          <w:t>sustenta</w:t>
        </w:r>
      </w:ins>
      <w:del w:id="1461" w:author="Ana Cecília Agua de Melo" w:date="2026-05-12T23:11:00Z">
        <w:r w:rsidDel="005C0EFB">
          <w:rPr>
            <w:rFonts w:ascii="Times New Roman" w:eastAsia="Times New Roman" w:hAnsi="Times New Roman" w:cs="Times New Roman"/>
            <w:sz w:val="24"/>
            <w:szCs w:val="24"/>
          </w:rPr>
          <w:delText>apresenta</w:delText>
        </w:r>
      </w:del>
      <w:r>
        <w:rPr>
          <w:rFonts w:ascii="Times New Roman" w:eastAsia="Times New Roman" w:hAnsi="Times New Roman" w:cs="Times New Roman"/>
          <w:sz w:val="24"/>
          <w:szCs w:val="24"/>
        </w:rPr>
        <w:t xml:space="preserve"> que as chamadas </w:t>
      </w:r>
      <w:r>
        <w:rPr>
          <w:rFonts w:ascii="Times New Roman" w:eastAsia="Times New Roman" w:hAnsi="Times New Roman" w:cs="Times New Roman"/>
          <w:i/>
          <w:iCs/>
          <w:sz w:val="24"/>
          <w:szCs w:val="24"/>
        </w:rPr>
        <w:t>“zonas autônomas temporárias”</w:t>
      </w:r>
      <w:r>
        <w:rPr>
          <w:rFonts w:ascii="Times New Roman" w:eastAsia="Times New Roman" w:hAnsi="Times New Roman" w:cs="Times New Roman"/>
          <w:sz w:val="24"/>
          <w:szCs w:val="24"/>
        </w:rPr>
        <w:t xml:space="preserve"> são táticas s</w:t>
      </w:r>
      <w:ins w:id="1462" w:author="Ana Cecília Agua de Melo" w:date="2026-05-12T23:12:00Z">
        <w:r w:rsidR="005C0EFB">
          <w:rPr>
            <w:rFonts w:ascii="Times New Roman" w:eastAsia="Times New Roman" w:hAnsi="Times New Roman" w:cs="Times New Roman"/>
            <w:sz w:val="24"/>
            <w:szCs w:val="24"/>
          </w:rPr>
          <w:t>o</w:t>
        </w:r>
      </w:ins>
      <w:del w:id="1463" w:author="Ana Cecília Agua de Melo" w:date="2026-05-12T23:12:00Z">
        <w:r w:rsidDel="005C0EFB">
          <w:rPr>
            <w:rFonts w:ascii="Times New Roman" w:eastAsia="Times New Roman" w:hAnsi="Times New Roman" w:cs="Times New Roman"/>
            <w:sz w:val="24"/>
            <w:szCs w:val="24"/>
          </w:rPr>
          <w:delText>ó</w:delText>
        </w:r>
      </w:del>
      <w:r>
        <w:rPr>
          <w:rFonts w:ascii="Times New Roman" w:eastAsia="Times New Roman" w:hAnsi="Times New Roman" w:cs="Times New Roman"/>
          <w:sz w:val="24"/>
          <w:szCs w:val="24"/>
        </w:rPr>
        <w:t>cio</w:t>
      </w:r>
      <w:del w:id="1464" w:author="Ana Cecília Agua de Melo" w:date="2026-05-12T23:12:00Z">
        <w:r w:rsidDel="005C0EF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políticas </w:t>
      </w:r>
      <w:ins w:id="1465" w:author="Ana Cecília Agua de Melo" w:date="2026-05-12T23:12:00Z">
        <w:r w:rsidR="005C0EFB">
          <w:rPr>
            <w:rFonts w:ascii="Times New Roman" w:eastAsia="Times New Roman" w:hAnsi="Times New Roman" w:cs="Times New Roman"/>
            <w:sz w:val="24"/>
            <w:szCs w:val="24"/>
          </w:rPr>
          <w:t>para</w:t>
        </w:r>
      </w:ins>
      <w:del w:id="1466" w:author="Ana Cecília Agua de Melo" w:date="2026-05-12T23:12:00Z">
        <w:r w:rsidDel="005C0EFB">
          <w:rPr>
            <w:rFonts w:ascii="Times New Roman" w:eastAsia="Times New Roman" w:hAnsi="Times New Roman" w:cs="Times New Roman"/>
            <w:sz w:val="24"/>
            <w:szCs w:val="24"/>
          </w:rPr>
          <w:delText>de</w:delText>
        </w:r>
      </w:del>
      <w:r>
        <w:rPr>
          <w:rFonts w:ascii="Times New Roman" w:eastAsia="Times New Roman" w:hAnsi="Times New Roman" w:cs="Times New Roman"/>
          <w:sz w:val="24"/>
          <w:szCs w:val="24"/>
        </w:rPr>
        <w:t xml:space="preserve"> criar espaços temporários que escapam às estruturas formais de controle. Estas outras frequências, que se firmam enquanto possibilidades de reinventar e reivindicar territórios, são </w:t>
      </w:r>
      <w:r>
        <w:rPr>
          <w:rFonts w:ascii="Times New Roman" w:eastAsia="Times New Roman" w:hAnsi="Times New Roman" w:cs="Times New Roman"/>
          <w:i/>
          <w:iCs/>
          <w:sz w:val="24"/>
          <w:szCs w:val="24"/>
        </w:rPr>
        <w:t xml:space="preserve">“operações de guerrilha” </w:t>
      </w:r>
      <w:r>
        <w:rPr>
          <w:rFonts w:ascii="Times New Roman" w:eastAsia="Times New Roman" w:hAnsi="Times New Roman" w:cs="Times New Roman"/>
          <w:sz w:val="24"/>
          <w:szCs w:val="24"/>
        </w:rPr>
        <w:t xml:space="preserve">que têm </w:t>
      </w:r>
      <w:r>
        <w:rPr>
          <w:rFonts w:ascii="Times New Roman" w:eastAsia="Times New Roman" w:hAnsi="Times New Roman" w:cs="Times New Roman"/>
          <w:sz w:val="24"/>
          <w:szCs w:val="24"/>
        </w:rPr>
        <w:lastRenderedPageBreak/>
        <w:t>por intuito a libertação de uma determinada área de terra, de tempo (e de imaginação) por um deliberado momento.</w:t>
      </w:r>
    </w:p>
    <w:p w14:paraId="000000EF" w14:textId="6CD9F9A1"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signo de pertencimento, um território de agregação simbólico e </w:t>
      </w:r>
      <w:proofErr w:type="spellStart"/>
      <w:r>
        <w:rPr>
          <w:rFonts w:ascii="Times New Roman" w:eastAsia="Times New Roman" w:hAnsi="Times New Roman" w:cs="Times New Roman"/>
          <w:sz w:val="24"/>
          <w:szCs w:val="24"/>
        </w:rPr>
        <w:t>diaspórico</w:t>
      </w:r>
      <w:proofErr w:type="spellEnd"/>
      <w:r>
        <w:rPr>
          <w:rFonts w:ascii="Times New Roman" w:eastAsia="Times New Roman" w:hAnsi="Times New Roman" w:cs="Times New Roman"/>
          <w:sz w:val="24"/>
          <w:szCs w:val="24"/>
        </w:rPr>
        <w:t xml:space="preserve">, coletivo e comunitário – um espaço essencialmente móvel e temporário. Nesta perspectiva,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pode ser compreendido enquanto uma </w:t>
      </w:r>
      <w:r>
        <w:rPr>
          <w:rFonts w:ascii="Times New Roman" w:eastAsia="Times New Roman" w:hAnsi="Times New Roman" w:cs="Times New Roman"/>
          <w:i/>
          <w:iCs/>
          <w:sz w:val="24"/>
          <w:szCs w:val="24"/>
        </w:rPr>
        <w:t>“zona autônoma temporária”</w:t>
      </w:r>
      <w:r>
        <w:rPr>
          <w:rFonts w:ascii="Times New Roman" w:eastAsia="Times New Roman" w:hAnsi="Times New Roman" w:cs="Times New Roman"/>
          <w:sz w:val="24"/>
          <w:szCs w:val="24"/>
        </w:rPr>
        <w:t xml:space="preserve"> na medida em que </w:t>
      </w:r>
      <w:del w:id="1467" w:author="Ana Cecília Agua de Melo" w:date="2026-05-12T23:14:00Z">
        <w:r w:rsidDel="005C0EFB">
          <w:rPr>
            <w:rFonts w:ascii="Times New Roman" w:eastAsia="Times New Roman" w:hAnsi="Times New Roman" w:cs="Times New Roman"/>
            <w:sz w:val="24"/>
            <w:szCs w:val="24"/>
          </w:rPr>
          <w:delText xml:space="preserve">ele </w:delText>
        </w:r>
      </w:del>
      <w:r>
        <w:rPr>
          <w:rFonts w:ascii="Times New Roman" w:eastAsia="Times New Roman" w:hAnsi="Times New Roman" w:cs="Times New Roman"/>
          <w:sz w:val="24"/>
          <w:szCs w:val="24"/>
        </w:rPr>
        <w:t>se fixa, para logo dissolver-se</w:t>
      </w:r>
      <w:ins w:id="1468" w:author="Ana Cecília Agua de Melo" w:date="2026-05-23T15:12:00Z">
        <w:r w:rsidR="00233993">
          <w:rPr>
            <w:rFonts w:ascii="Times New Roman" w:eastAsia="Times New Roman" w:hAnsi="Times New Roman" w:cs="Times New Roman"/>
            <w:sz w:val="24"/>
            <w:szCs w:val="24"/>
          </w:rPr>
          <w:t xml:space="preserve"> </w:t>
        </w:r>
      </w:ins>
      <w:del w:id="1469" w:author="Ana Cecília Agua de Melo" w:date="2026-05-23T15:12:00Z">
        <w:r w:rsidDel="00233993">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e se refazer em outros territórios e em outros tempos.</w:t>
      </w:r>
    </w:p>
    <w:p w14:paraId="000000F0" w14:textId="014A874F" w:rsidR="00BE2BCC" w:rsidRDefault="00F630C1">
      <w:pPr>
        <w:spacing w:before="200" w:after="200" w:line="360" w:lineRule="auto"/>
        <w:jc w:val="both"/>
      </w:pPr>
      <w:r>
        <w:rPr>
          <w:rFonts w:ascii="Times New Roman" w:eastAsia="Times New Roman" w:hAnsi="Times New Roman" w:cs="Times New Roman"/>
          <w:sz w:val="24"/>
          <w:szCs w:val="24"/>
        </w:rPr>
        <w:tab/>
        <w:t xml:space="preserve">Os espaços, as territorialidades, os locais de pertencimento e de apropriação – sejam eles físicos, comunitários ou imaginários – se mostram enquanto um conglomerado de tempos e de situações. Nestas localidades o tempo em si não é linear, ou cíclico/elipsoidal, </w:t>
      </w:r>
      <w:ins w:id="1470" w:author="Ana Cecília Agua de Melo" w:date="2026-05-12T23:14:00Z">
        <w:r w:rsidR="005C0EFB">
          <w:rPr>
            <w:rFonts w:ascii="Times New Roman" w:eastAsia="Times New Roman" w:hAnsi="Times New Roman" w:cs="Times New Roman"/>
            <w:sz w:val="24"/>
            <w:szCs w:val="24"/>
          </w:rPr>
          <w:t>é antes</w:t>
        </w:r>
      </w:ins>
      <w:del w:id="1471" w:author="Ana Cecília Agua de Melo" w:date="2026-05-12T23:14:00Z">
        <w:r w:rsidDel="005C0EFB">
          <w:rPr>
            <w:rFonts w:ascii="Times New Roman" w:eastAsia="Times New Roman" w:hAnsi="Times New Roman" w:cs="Times New Roman"/>
            <w:sz w:val="24"/>
            <w:szCs w:val="24"/>
          </w:rPr>
          <w:delText>o tempo se apresenta enquanto</w:delText>
        </w:r>
      </w:del>
      <w:r>
        <w:rPr>
          <w:rFonts w:ascii="Times New Roman" w:eastAsia="Times New Roman" w:hAnsi="Times New Roman" w:cs="Times New Roman"/>
          <w:sz w:val="24"/>
          <w:szCs w:val="24"/>
        </w:rPr>
        <w:t xml:space="preserve"> um </w:t>
      </w:r>
      <w:r>
        <w:rPr>
          <w:rFonts w:ascii="Times New Roman" w:eastAsia="Times New Roman" w:hAnsi="Times New Roman" w:cs="Times New Roman"/>
          <w:i/>
          <w:iCs/>
          <w:sz w:val="24"/>
          <w:szCs w:val="24"/>
        </w:rPr>
        <w:t>“rizoma temporal”</w:t>
      </w:r>
      <w:r>
        <w:rPr>
          <w:rFonts w:ascii="Times New Roman" w:eastAsia="Times New Roman" w:hAnsi="Times New Roman" w:cs="Times New Roman"/>
          <w:sz w:val="24"/>
          <w:szCs w:val="24"/>
          <w:vertAlign w:val="superscript"/>
        </w:rPr>
        <w:footnoteReference w:id="205"/>
      </w:r>
      <w:r>
        <w:rPr>
          <w:rFonts w:ascii="Times New Roman" w:eastAsia="Times New Roman" w:hAnsi="Times New Roman" w:cs="Times New Roman"/>
          <w:sz w:val="24"/>
          <w:szCs w:val="24"/>
        </w:rPr>
        <w:t xml:space="preserve">, ou seja, um espaço </w:t>
      </w:r>
      <w:proofErr w:type="spellStart"/>
      <w:r>
        <w:rPr>
          <w:rFonts w:ascii="Times New Roman" w:eastAsia="Times New Roman" w:hAnsi="Times New Roman" w:cs="Times New Roman"/>
          <w:sz w:val="24"/>
          <w:szCs w:val="24"/>
        </w:rPr>
        <w:t>heterotópico</w:t>
      </w:r>
      <w:proofErr w:type="spellEnd"/>
      <w:r>
        <w:rPr>
          <w:rFonts w:ascii="Times New Roman" w:eastAsia="Times New Roman" w:hAnsi="Times New Roman" w:cs="Times New Roman"/>
          <w:sz w:val="24"/>
          <w:szCs w:val="24"/>
        </w:rPr>
        <w:t xml:space="preserve"> em que há o acréscimo de múltiplos e simultâneos tempos em uma só localidade</w:t>
      </w:r>
      <w:r>
        <w:rPr>
          <w:rFonts w:ascii="Times New Roman" w:eastAsia="Times New Roman" w:hAnsi="Times New Roman" w:cs="Times New Roman"/>
          <w:sz w:val="24"/>
          <w:szCs w:val="24"/>
          <w:vertAlign w:val="superscript"/>
        </w:rPr>
        <w:footnoteReference w:id="206"/>
      </w:r>
      <w:r>
        <w:rPr>
          <w:rFonts w:ascii="Times New Roman" w:eastAsia="Times New Roman" w:hAnsi="Times New Roman" w:cs="Times New Roman"/>
          <w:sz w:val="24"/>
          <w:szCs w:val="24"/>
        </w:rPr>
        <w:t xml:space="preserve">. </w:t>
      </w:r>
      <w:ins w:id="1477" w:author="Ana Cecília Agua de Melo" w:date="2026-05-23T15:13:00Z">
        <w:r w:rsidR="00233993">
          <w:rPr>
            <w:rFonts w:ascii="Times New Roman" w:eastAsia="Times New Roman" w:hAnsi="Times New Roman" w:cs="Times New Roman"/>
            <w:sz w:val="24"/>
            <w:szCs w:val="24"/>
          </w:rPr>
          <w:t>A</w:t>
        </w:r>
      </w:ins>
      <w:del w:id="1478" w:author="Ana Cecília Agua de Melo" w:date="2026-05-23T15:13:00Z">
        <w:r w:rsidDel="00233993">
          <w:rPr>
            <w:rFonts w:ascii="Times New Roman" w:eastAsia="Times New Roman" w:hAnsi="Times New Roman" w:cs="Times New Roman"/>
            <w:sz w:val="24"/>
            <w:szCs w:val="24"/>
          </w:rPr>
          <w:delText>Neste sentido, a</w:delText>
        </w:r>
      </w:del>
      <w:r>
        <w:rPr>
          <w:rFonts w:ascii="Times New Roman" w:eastAsia="Times New Roman" w:hAnsi="Times New Roman" w:cs="Times New Roman"/>
          <w:sz w:val="24"/>
          <w:szCs w:val="24"/>
        </w:rPr>
        <w:t xml:space="preserve">s </w:t>
      </w:r>
      <w:proofErr w:type="spellStart"/>
      <w:r>
        <w:rPr>
          <w:rFonts w:ascii="Times New Roman" w:eastAsia="Times New Roman" w:hAnsi="Times New Roman" w:cs="Times New Roman"/>
          <w:sz w:val="24"/>
          <w:szCs w:val="24"/>
        </w:rPr>
        <w:t>heterotopias</w:t>
      </w:r>
      <w:proofErr w:type="spellEnd"/>
      <w:r>
        <w:rPr>
          <w:rFonts w:ascii="Times New Roman" w:eastAsia="Times New Roman" w:hAnsi="Times New Roman" w:cs="Times New Roman"/>
          <w:sz w:val="24"/>
          <w:szCs w:val="24"/>
        </w:rPr>
        <w:t xml:space="preserve"> são alternativas para a contestação dos espaços existentes</w:t>
      </w:r>
      <w:ins w:id="1479" w:author="Ana Cecília Agua de Melo" w:date="2026-05-19T22:01:00Z">
        <w:r w:rsidR="006A7D8E">
          <w:rPr>
            <w:rFonts w:ascii="Times New Roman" w:eastAsia="Times New Roman" w:hAnsi="Times New Roman" w:cs="Times New Roman"/>
            <w:sz w:val="24"/>
            <w:szCs w:val="24"/>
          </w:rPr>
          <w:t>, uma</w:t>
        </w:r>
      </w:ins>
      <w:del w:id="1480" w:author="Ana Cecília Agua de Melo" w:date="2026-05-19T22:01:00Z">
        <w:r w:rsidDel="006A7D8E">
          <w:rPr>
            <w:rFonts w:ascii="Times New Roman" w:eastAsia="Times New Roman" w:hAnsi="Times New Roman" w:cs="Times New Roman"/>
            <w:sz w:val="24"/>
            <w:szCs w:val="24"/>
          </w:rPr>
          <w:delText>. Uma</w:delText>
        </w:r>
      </w:del>
      <w:r>
        <w:rPr>
          <w:rFonts w:ascii="Times New Roman" w:eastAsia="Times New Roman" w:hAnsi="Times New Roman" w:cs="Times New Roman"/>
          <w:sz w:val="24"/>
          <w:szCs w:val="24"/>
        </w:rPr>
        <w:t xml:space="preserve"> possibilidade palpável de reinventarmos e de darmos novos sentidos às espacialidades físicas, geográficas, políticas, afetivas e subjetivas, já que </w:t>
      </w:r>
      <w:r>
        <w:rPr>
          <w:rFonts w:ascii="Times New Roman" w:eastAsia="Times New Roman" w:hAnsi="Times New Roman" w:cs="Times New Roman"/>
          <w:i/>
          <w:iCs/>
          <w:sz w:val="24"/>
          <w:szCs w:val="24"/>
        </w:rPr>
        <w:t xml:space="preserve">“no seio de uma </w:t>
      </w:r>
      <w:proofErr w:type="spellStart"/>
      <w:r>
        <w:rPr>
          <w:rFonts w:ascii="Times New Roman" w:eastAsia="Times New Roman" w:hAnsi="Times New Roman" w:cs="Times New Roman"/>
          <w:i/>
          <w:iCs/>
          <w:sz w:val="24"/>
          <w:szCs w:val="24"/>
        </w:rPr>
        <w:t>heterotopia</w:t>
      </w:r>
      <w:proofErr w:type="spellEnd"/>
      <w:r>
        <w:rPr>
          <w:rFonts w:ascii="Times New Roman" w:eastAsia="Times New Roman" w:hAnsi="Times New Roman" w:cs="Times New Roman"/>
          <w:i/>
          <w:iCs/>
          <w:sz w:val="24"/>
          <w:szCs w:val="24"/>
        </w:rPr>
        <w:t xml:space="preserve"> existe uma ruptura do tempo real”</w:t>
      </w:r>
      <w:r>
        <w:rPr>
          <w:rFonts w:ascii="Times New Roman" w:eastAsia="Times New Roman" w:hAnsi="Times New Roman" w:cs="Times New Roman"/>
          <w:sz w:val="24"/>
          <w:szCs w:val="24"/>
          <w:vertAlign w:val="superscript"/>
        </w:rPr>
        <w:footnoteReference w:id="207"/>
      </w:r>
      <w:r>
        <w:rPr>
          <w:rFonts w:ascii="Times New Roman" w:eastAsia="Times New Roman" w:hAnsi="Times New Roman" w:cs="Times New Roman"/>
          <w:sz w:val="24"/>
          <w:szCs w:val="24"/>
        </w:rPr>
        <w:t xml:space="preserve">. </w:t>
      </w:r>
    </w:p>
    <w:p w14:paraId="000000F1" w14:textId="014AB5A5" w:rsidR="00BE2BCC" w:rsidRDefault="00F630C1">
      <w:pPr>
        <w:spacing w:before="200" w:after="200" w:line="360" w:lineRule="auto"/>
        <w:jc w:val="both"/>
      </w:pPr>
      <w:r>
        <w:rPr>
          <w:rFonts w:ascii="Times New Roman" w:eastAsia="Times New Roman" w:hAnsi="Times New Roman" w:cs="Times New Roman"/>
          <w:sz w:val="24"/>
          <w:szCs w:val="24"/>
        </w:rPr>
        <w:tab/>
        <w:t xml:space="preserve">Porém, </w:t>
      </w:r>
      <w:r>
        <w:rPr>
          <w:rFonts w:ascii="Times New Roman" w:eastAsia="Times New Roman" w:hAnsi="Times New Roman" w:cs="Times New Roman"/>
          <w:i/>
          <w:iCs/>
          <w:sz w:val="24"/>
          <w:szCs w:val="24"/>
        </w:rPr>
        <w:t>“ao invés de nos deslocarmos para um lugar irreal, para um espaço e tempo imaginários, seria mais interessante nos voltarmos para o que nos circunda, estranha</w:t>
      </w:r>
      <w:ins w:id="1484" w:author="Ana Cecília Agua de Melo" w:date="2026-05-19T22:01:00Z">
        <w:r w:rsidR="006A7D8E">
          <w:rPr>
            <w:rFonts w:ascii="Times New Roman" w:eastAsia="Times New Roman" w:hAnsi="Times New Roman" w:cs="Times New Roman"/>
            <w:i/>
            <w:iCs/>
            <w:sz w:val="24"/>
            <w:szCs w:val="24"/>
          </w:rPr>
          <w:t>r</w:t>
        </w:r>
      </w:ins>
      <w:r>
        <w:rPr>
          <w:rFonts w:ascii="Times New Roman" w:eastAsia="Times New Roman" w:hAnsi="Times New Roman" w:cs="Times New Roman"/>
          <w:i/>
          <w:iCs/>
          <w:sz w:val="24"/>
          <w:szCs w:val="24"/>
        </w:rPr>
        <w:t>mos o que é familiar, percebê-lo diferentemente e reinventá-lo”</w:t>
      </w:r>
      <w:r>
        <w:rPr>
          <w:rFonts w:ascii="Times New Roman" w:eastAsia="Times New Roman" w:hAnsi="Times New Roman" w:cs="Times New Roman"/>
          <w:sz w:val="24"/>
          <w:szCs w:val="24"/>
          <w:vertAlign w:val="superscript"/>
        </w:rPr>
        <w:footnoteReference w:id="208"/>
      </w:r>
      <w:r>
        <w:rPr>
          <w:rFonts w:ascii="Times New Roman" w:eastAsia="Times New Roman" w:hAnsi="Times New Roman" w:cs="Times New Roman"/>
          <w:sz w:val="24"/>
          <w:szCs w:val="24"/>
        </w:rPr>
        <w:t xml:space="preserve">. Os espaços </w:t>
      </w:r>
      <w:proofErr w:type="spellStart"/>
      <w:r>
        <w:rPr>
          <w:rFonts w:ascii="Times New Roman" w:eastAsia="Times New Roman" w:hAnsi="Times New Roman" w:cs="Times New Roman"/>
          <w:sz w:val="24"/>
          <w:szCs w:val="24"/>
        </w:rPr>
        <w:t>heterotópicos</w:t>
      </w:r>
      <w:proofErr w:type="spellEnd"/>
      <w:r>
        <w:rPr>
          <w:rFonts w:ascii="Times New Roman" w:eastAsia="Times New Roman" w:hAnsi="Times New Roman" w:cs="Times New Roman"/>
          <w:sz w:val="24"/>
          <w:szCs w:val="24"/>
        </w:rPr>
        <w:t xml:space="preserve"> inquietam pois dizem sobre o </w:t>
      </w:r>
      <w:r>
        <w:rPr>
          <w:rFonts w:ascii="Times New Roman" w:eastAsia="Times New Roman" w:hAnsi="Times New Roman" w:cs="Times New Roman"/>
          <w:i/>
          <w:iCs/>
          <w:sz w:val="24"/>
          <w:szCs w:val="24"/>
        </w:rPr>
        <w:t>“aqui”</w:t>
      </w:r>
      <w:r>
        <w:rPr>
          <w:rFonts w:ascii="Times New Roman" w:eastAsia="Times New Roman" w:hAnsi="Times New Roman" w:cs="Times New Roman"/>
          <w:sz w:val="24"/>
          <w:szCs w:val="24"/>
        </w:rPr>
        <w:t xml:space="preserve"> e o </w:t>
      </w:r>
      <w:r>
        <w:rPr>
          <w:rFonts w:ascii="Times New Roman" w:eastAsia="Times New Roman" w:hAnsi="Times New Roman" w:cs="Times New Roman"/>
          <w:i/>
          <w:iCs/>
          <w:sz w:val="24"/>
          <w:szCs w:val="24"/>
        </w:rPr>
        <w:t>“agora”</w:t>
      </w:r>
      <w:r>
        <w:rPr>
          <w:rFonts w:ascii="Times New Roman" w:eastAsia="Times New Roman" w:hAnsi="Times New Roman" w:cs="Times New Roman"/>
          <w:sz w:val="24"/>
          <w:szCs w:val="24"/>
        </w:rPr>
        <w:t xml:space="preserve"> – uma possibilidade de transformar o mundo interior e exterior, individual e coletivamente. São nestes espaços-tempos </w:t>
      </w:r>
      <w:proofErr w:type="spellStart"/>
      <w:r>
        <w:rPr>
          <w:rFonts w:ascii="Times New Roman" w:eastAsia="Times New Roman" w:hAnsi="Times New Roman" w:cs="Times New Roman"/>
          <w:sz w:val="24"/>
          <w:szCs w:val="24"/>
        </w:rPr>
        <w:t>heterotópicos</w:t>
      </w:r>
      <w:proofErr w:type="spellEnd"/>
      <w:r>
        <w:rPr>
          <w:rFonts w:ascii="Times New Roman" w:eastAsia="Times New Roman" w:hAnsi="Times New Roman" w:cs="Times New Roman"/>
          <w:sz w:val="24"/>
          <w:szCs w:val="24"/>
        </w:rPr>
        <w:t>, múltiplos e simultâneos</w:t>
      </w:r>
      <w:del w:id="1490" w:author="Ana Cecília Agua de Melo" w:date="2026-05-23T15:13:00Z">
        <w:r w:rsidDel="0023399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que </w:t>
      </w:r>
      <w:ins w:id="1491" w:author="Ana Cecília Agua de Melo" w:date="2026-05-12T23:15:00Z">
        <w:r w:rsidR="005C0EFB">
          <w:rPr>
            <w:rFonts w:ascii="Times New Roman" w:eastAsia="Times New Roman" w:hAnsi="Times New Roman" w:cs="Times New Roman"/>
            <w:sz w:val="24"/>
            <w:szCs w:val="24"/>
          </w:rPr>
          <w:t>se dão</w:t>
        </w:r>
      </w:ins>
      <w:del w:id="1492" w:author="Ana Cecília Agua de Melo" w:date="2026-05-12T23:15:00Z">
        <w:r w:rsidDel="005C0EFB">
          <w:rPr>
            <w:rFonts w:ascii="Times New Roman" w:eastAsia="Times New Roman" w:hAnsi="Times New Roman" w:cs="Times New Roman"/>
            <w:sz w:val="24"/>
            <w:szCs w:val="24"/>
          </w:rPr>
          <w:delText>permite-se dar</w:delText>
        </w:r>
      </w:del>
      <w:r>
        <w:rPr>
          <w:rFonts w:ascii="Times New Roman" w:eastAsia="Times New Roman" w:hAnsi="Times New Roman" w:cs="Times New Roman"/>
          <w:sz w:val="24"/>
          <w:szCs w:val="24"/>
        </w:rPr>
        <w:t xml:space="preserve"> outros sentidos para as agregações comunitárias e coletivas</w:t>
      </w:r>
      <w:del w:id="1493" w:author="Ana Cecília Agua de Melo" w:date="2026-05-19T22:02:00Z">
        <w:r w:rsidDel="006A7D8E">
          <w:rPr>
            <w:rFonts w:ascii="Times New Roman" w:eastAsia="Times New Roman" w:hAnsi="Times New Roman" w:cs="Times New Roman"/>
            <w:sz w:val="24"/>
            <w:szCs w:val="24"/>
          </w:rPr>
          <w:delText xml:space="preserve"> – se apropriar</w:delText>
        </w:r>
      </w:del>
      <w:del w:id="1494" w:author="Ana Cecília Agua de Melo" w:date="2026-05-19T22:01:00Z">
        <w:r w:rsidDel="006A7D8E">
          <w:rPr>
            <w:rFonts w:ascii="Times New Roman" w:eastAsia="Times New Roman" w:hAnsi="Times New Roman" w:cs="Times New Roman"/>
            <w:sz w:val="24"/>
            <w:szCs w:val="24"/>
          </w:rPr>
          <w:delText xml:space="preserve"> destas territorialidades, reinventá-las</w:delText>
        </w:r>
      </w:del>
      <w:r>
        <w:rPr>
          <w:rFonts w:ascii="Times New Roman" w:eastAsia="Times New Roman" w:hAnsi="Times New Roman" w:cs="Times New Roman"/>
          <w:sz w:val="24"/>
          <w:szCs w:val="24"/>
        </w:rPr>
        <w:t>.</w:t>
      </w:r>
    </w:p>
    <w:p w14:paraId="000000F2" w14:textId="77777777" w:rsidR="00BE2BCC" w:rsidRDefault="00F630C1">
      <w:pPr>
        <w:spacing w:before="200" w:after="200" w:line="360" w:lineRule="auto"/>
        <w:jc w:val="both"/>
      </w:pPr>
      <w:r>
        <w:rPr>
          <w:rFonts w:ascii="Times New Roman" w:eastAsia="Times New Roman" w:hAnsi="Times New Roman" w:cs="Times New Roman"/>
          <w:sz w:val="24"/>
          <w:szCs w:val="24"/>
        </w:rPr>
        <w:t>*</w:t>
      </w:r>
    </w:p>
    <w:p w14:paraId="000000F3" w14:textId="77777777" w:rsidR="00BE2BCC" w:rsidRDefault="00F630C1">
      <w:pPr>
        <w:spacing w:after="200" w:line="360" w:lineRule="auto"/>
        <w:jc w:val="both"/>
      </w:pPr>
      <w:r>
        <w:rPr>
          <w:rFonts w:ascii="Times New Roman" w:eastAsia="Times New Roman" w:hAnsi="Times New Roman" w:cs="Times New Roman"/>
          <w:b/>
          <w:bCs/>
          <w:sz w:val="24"/>
          <w:szCs w:val="24"/>
        </w:rPr>
        <w:t>LUGARES</w:t>
      </w:r>
    </w:p>
    <w:p w14:paraId="000000F4" w14:textId="77777777" w:rsidR="00BE2BCC" w:rsidRDefault="00F630C1">
      <w:pPr>
        <w:spacing w:after="200" w:line="360" w:lineRule="auto"/>
        <w:jc w:val="both"/>
      </w:pPr>
      <w:r>
        <w:rPr>
          <w:rFonts w:ascii="Times New Roman" w:eastAsia="Times New Roman" w:hAnsi="Times New Roman" w:cs="Times New Roman"/>
          <w:sz w:val="24"/>
          <w:szCs w:val="24"/>
        </w:rPr>
        <w:t xml:space="preserve">Conta 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Pinkhas</w:t>
      </w:r>
      <w:proofErr w:type="spellEnd"/>
      <w:r>
        <w:rPr>
          <w:rFonts w:ascii="Times New Roman" w:eastAsia="Times New Roman" w:hAnsi="Times New Roman" w:cs="Times New Roman"/>
          <w:i/>
          <w:iCs/>
          <w:sz w:val="24"/>
          <w:szCs w:val="24"/>
        </w:rPr>
        <w:t xml:space="preserve">: Por que é que, como afirma a tradição, o Messias deverá nascer no dia do aniversário da destruição do Templo? O grão semeado na terra – replicou ele – deve apodrecer, para que brote a nova espiga. O poder não pode ressuscitar, sem antes dissolver-se no grande segredo. Despir uma forma, assumir uma forma, </w:t>
      </w:r>
      <w:r>
        <w:rPr>
          <w:rFonts w:ascii="Times New Roman" w:eastAsia="Times New Roman" w:hAnsi="Times New Roman" w:cs="Times New Roman"/>
          <w:i/>
          <w:iCs/>
          <w:sz w:val="24"/>
          <w:szCs w:val="24"/>
        </w:rPr>
        <w:lastRenderedPageBreak/>
        <w:t>isso se faz no instante do puro nada. Na concha do esquecimento, cresce o poder da memória. No dia da destruição, o poder jaz no fundo e aí cresce. É por isso que nesse dia nos sentamos no chão. É por isso que nesse dia visitamos os túmulos. É por isso que nesse dia há de nascer o Messias”</w:t>
      </w:r>
      <w:r>
        <w:rPr>
          <w:rFonts w:ascii="Times New Roman" w:eastAsia="Times New Roman" w:hAnsi="Times New Roman" w:cs="Times New Roman"/>
          <w:sz w:val="24"/>
          <w:szCs w:val="24"/>
          <w:vertAlign w:val="superscript"/>
        </w:rPr>
        <w:footnoteReference w:id="209"/>
      </w:r>
      <w:r>
        <w:rPr>
          <w:rFonts w:ascii="Times New Roman" w:eastAsia="Times New Roman" w:hAnsi="Times New Roman" w:cs="Times New Roman"/>
          <w:sz w:val="24"/>
          <w:szCs w:val="24"/>
        </w:rPr>
        <w:t xml:space="preserve">. </w:t>
      </w:r>
    </w:p>
    <w:p w14:paraId="000000F5" w14:textId="43880E5A" w:rsidR="00BE2BCC" w:rsidRDefault="00F630C1">
      <w:pPr>
        <w:spacing w:after="200" w:line="360" w:lineRule="auto"/>
        <w:jc w:val="both"/>
      </w:pPr>
      <w:r>
        <w:rPr>
          <w:rFonts w:ascii="Times New Roman" w:eastAsia="Times New Roman" w:hAnsi="Times New Roman" w:cs="Times New Roman"/>
          <w:sz w:val="24"/>
          <w:szCs w:val="24"/>
        </w:rPr>
        <w:tab/>
        <w:t xml:space="preserve">Os casamentos judaicos podem ser realizados em quaisquer lugares, contanto que sejam feitos debaixo de uma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sz w:val="24"/>
          <w:szCs w:val="24"/>
        </w:rPr>
        <w:t xml:space="preserve">: um pedaço de pano retangular ou quadrado tensionado, formando uma espécie de cabana, e sustentado por quatro pilares, cada qual em uma extremidade. 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espaço sagrado em que o casal se encontra para selar a união entre si</w:t>
      </w:r>
      <w:del w:id="1497" w:author="Ana Cecília Agua de Melo" w:date="2026-05-12T23:17:00Z">
        <w:r w:rsidDel="005C0EF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w:t>
      </w:r>
      <w:ins w:id="1498" w:author="Ana Cecília Agua de Melo" w:date="2026-05-23T15:35:00Z">
        <w:r w:rsidR="0051282E">
          <w:rPr>
            <w:rFonts w:ascii="Times New Roman" w:eastAsia="Times New Roman" w:hAnsi="Times New Roman" w:cs="Times New Roman"/>
            <w:sz w:val="24"/>
            <w:szCs w:val="24"/>
          </w:rPr>
          <w:t>co</w:t>
        </w:r>
      </w:ins>
      <w:ins w:id="1499" w:author="Ana Cecília Agua de Melo" w:date="2026-05-23T15:36:00Z">
        <w:r w:rsidR="0051282E">
          <w:rPr>
            <w:rFonts w:ascii="Times New Roman" w:eastAsia="Times New Roman" w:hAnsi="Times New Roman" w:cs="Times New Roman"/>
            <w:sz w:val="24"/>
            <w:szCs w:val="24"/>
          </w:rPr>
          <w:t>m</w:t>
        </w:r>
      </w:ins>
      <w:del w:id="1500" w:author="Ana Cecília Agua de Melo" w:date="2026-05-23T15:35:00Z">
        <w:r w:rsidDel="0051282E">
          <w:rPr>
            <w:rFonts w:ascii="Times New Roman" w:eastAsia="Times New Roman" w:hAnsi="Times New Roman" w:cs="Times New Roman"/>
            <w:sz w:val="24"/>
            <w:szCs w:val="24"/>
          </w:rPr>
          <w:delText>entre</w:delText>
        </w:r>
      </w:del>
      <w:r>
        <w:rPr>
          <w:rFonts w:ascii="Times New Roman" w:eastAsia="Times New Roman" w:hAnsi="Times New Roman" w:cs="Times New Roman"/>
          <w:sz w:val="24"/>
          <w:szCs w:val="24"/>
        </w:rPr>
        <w:t xml:space="preserve"> Deus. Finaliza-se este ritual com a quebra de um copo de vidro sob o chão pisado pelo par. Simultaneamente, ou seja, no exato instante desta ruptura, o pedaço de pano – que representa o lugar santo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é recolhido. Já não há mais espaço sagrado, o copo foi quebrado e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a habitação e a presença de Deus que estava dentro do território temporário e apropriado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foi, em forma de vento e em forma de sopro, espalhada pelo universo. </w:t>
      </w:r>
    </w:p>
    <w:p w14:paraId="000000F6" w14:textId="11A34586" w:rsidR="00BE2BCC" w:rsidRDefault="00F630C1">
      <w:pPr>
        <w:spacing w:after="200" w:line="360" w:lineRule="auto"/>
        <w:jc w:val="both"/>
      </w:pPr>
      <w:r>
        <w:rPr>
          <w:rFonts w:ascii="Times New Roman" w:eastAsia="Times New Roman" w:hAnsi="Times New Roman" w:cs="Times New Roman"/>
          <w:sz w:val="24"/>
          <w:szCs w:val="24"/>
        </w:rPr>
        <w:tab/>
        <w:t>O espraiamento e a dispersão</w:t>
      </w:r>
      <w:r>
        <w:rPr>
          <w:rFonts w:ascii="Times New Roman" w:eastAsia="Times New Roman" w:hAnsi="Times New Roman" w:cs="Times New Roman"/>
          <w:sz w:val="24"/>
          <w:szCs w:val="24"/>
          <w:vertAlign w:val="superscript"/>
        </w:rPr>
        <w:footnoteReference w:id="210"/>
      </w:r>
      <w:r>
        <w:rPr>
          <w:rFonts w:ascii="Times New Roman" w:eastAsia="Times New Roman" w:hAnsi="Times New Roman" w:cs="Times New Roman"/>
          <w:sz w:val="24"/>
          <w:szCs w:val="24"/>
        </w:rPr>
        <w:t xml:space="preserve">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pelo mundo se apresenta</w:t>
      </w:r>
      <w:ins w:id="1504" w:author="Ana Cecília Agua de Melo" w:date="2026-05-12T23:17:00Z">
        <w:r w:rsidR="005C0EFB">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enquanto um momento de uma lamentação tão profunda que se transforma em festividade. Assim como é, também, a música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O estilo </w:t>
      </w:r>
      <w:proofErr w:type="spellStart"/>
      <w:r>
        <w:rPr>
          <w:rFonts w:ascii="Times New Roman" w:eastAsia="Times New Roman" w:hAnsi="Times New Roman" w:cs="Times New Roman"/>
          <w:i/>
          <w:iCs/>
          <w:sz w:val="24"/>
          <w:szCs w:val="24"/>
        </w:rPr>
        <w:t>klezmer</w:t>
      </w:r>
      <w:proofErr w:type="spellEnd"/>
      <w:r>
        <w:rPr>
          <w:rFonts w:ascii="Times New Roman" w:eastAsia="Times New Roman" w:hAnsi="Times New Roman" w:cs="Times New Roman"/>
          <w:sz w:val="24"/>
          <w:szCs w:val="24"/>
          <w:vertAlign w:val="superscript"/>
        </w:rPr>
        <w:footnoteReference w:id="211"/>
      </w:r>
      <w:r>
        <w:rPr>
          <w:rFonts w:ascii="Times New Roman" w:eastAsia="Times New Roman" w:hAnsi="Times New Roman" w:cs="Times New Roman"/>
          <w:sz w:val="24"/>
          <w:szCs w:val="24"/>
        </w:rPr>
        <w:t xml:space="preserve"> são melodias, cantos e cantigas de tanta melancolia e</w:t>
      </w:r>
      <w:del w:id="1514" w:author="Ana Cecília Agua de Melo" w:date="2026-05-19T22:04:00Z">
        <w:r w:rsidDel="006A7D8E">
          <w:rPr>
            <w:rFonts w:ascii="Times New Roman" w:eastAsia="Times New Roman" w:hAnsi="Times New Roman" w:cs="Times New Roman"/>
            <w:sz w:val="24"/>
            <w:szCs w:val="24"/>
          </w:rPr>
          <w:delText xml:space="preserve"> de</w:delText>
        </w:r>
      </w:del>
      <w:r>
        <w:rPr>
          <w:rFonts w:ascii="Times New Roman" w:eastAsia="Times New Roman" w:hAnsi="Times New Roman" w:cs="Times New Roman"/>
          <w:sz w:val="24"/>
          <w:szCs w:val="24"/>
        </w:rPr>
        <w:t xml:space="preserve"> lamentação que se transformam em espaços de celebração de vida. </w:t>
      </w:r>
    </w:p>
    <w:p w14:paraId="000000F7" w14:textId="7AD886B0" w:rsidR="00BE2BCC" w:rsidRDefault="00F630C1">
      <w:pPr>
        <w:spacing w:after="200" w:line="360" w:lineRule="auto"/>
        <w:jc w:val="both"/>
      </w:pPr>
      <w:r>
        <w:rPr>
          <w:rFonts w:ascii="Times New Roman" w:eastAsia="Times New Roman" w:hAnsi="Times New Roman" w:cs="Times New Roman"/>
          <w:sz w:val="24"/>
          <w:szCs w:val="24"/>
        </w:rPr>
        <w:tab/>
        <w:t>A quebra do copo de vidro é uma recordação de que judeus e judias estão incompletos sem a presença do Templo Sagrado de Jerusalém. Porém, deve-se ter em mente que</w:t>
      </w:r>
      <w:del w:id="1515" w:author="Ana Cecília Agua de Melo" w:date="2026-05-12T23:17:00Z">
        <w:r w:rsidDel="005C0EF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todos os eventos </w:t>
      </w:r>
      <w:ins w:id="1516" w:author="Ana Cecília Agua de Melo" w:date="2026-05-12T23:18:00Z">
        <w:r w:rsidR="005C0EFB">
          <w:rPr>
            <w:rFonts w:ascii="Times New Roman" w:eastAsia="Times New Roman" w:hAnsi="Times New Roman" w:cs="Times New Roman"/>
            <w:sz w:val="24"/>
            <w:szCs w:val="24"/>
          </w:rPr>
          <w:t>evocadores</w:t>
        </w:r>
      </w:ins>
      <w:del w:id="1517" w:author="Ana Cecília Agua de Melo" w:date="2026-05-12T23:18:00Z">
        <w:r w:rsidDel="005C0EFB">
          <w:rPr>
            <w:rFonts w:ascii="Times New Roman" w:eastAsia="Times New Roman" w:hAnsi="Times New Roman" w:cs="Times New Roman"/>
            <w:sz w:val="24"/>
            <w:szCs w:val="24"/>
          </w:rPr>
          <w:delText>que sucedem a lembrança</w:delText>
        </w:r>
      </w:del>
      <w:r>
        <w:rPr>
          <w:rFonts w:ascii="Times New Roman" w:eastAsia="Times New Roman" w:hAnsi="Times New Roman" w:cs="Times New Roman"/>
          <w:sz w:val="24"/>
          <w:szCs w:val="24"/>
        </w:rPr>
        <w:t xml:space="preserve"> do Templo se firmam enquanto momentos de celebração, assim como é o casamento.</w:t>
      </w:r>
    </w:p>
    <w:p w14:paraId="000000F8" w14:textId="3D305381" w:rsidR="00BE2BCC" w:rsidRDefault="00F630C1">
      <w:pPr>
        <w:spacing w:after="200" w:line="360" w:lineRule="auto"/>
        <w:jc w:val="both"/>
      </w:pPr>
      <w:r>
        <w:rPr>
          <w:rFonts w:ascii="Times New Roman" w:eastAsia="Times New Roman" w:hAnsi="Times New Roman" w:cs="Times New Roman"/>
          <w:sz w:val="24"/>
          <w:szCs w:val="24"/>
        </w:rPr>
        <w:tab/>
        <w:t>Anteriormente à quebra do copo lê-se o Salmo 137, que diz:</w:t>
      </w:r>
      <w:r>
        <w:rPr>
          <w:rFonts w:ascii="Times New Roman" w:eastAsia="Times New Roman" w:hAnsi="Times New Roman" w:cs="Times New Roman"/>
          <w:i/>
          <w:iCs/>
          <w:sz w:val="24"/>
          <w:szCs w:val="24"/>
        </w:rPr>
        <w:t xml:space="preserve"> “Se eu me esquecer de Ti, ó Jerusalém</w:t>
      </w:r>
      <w:del w:id="1518" w:author="Ana Cecília Agua de Melo" w:date="2026-05-19T22:05:00Z">
        <w:r w:rsidDel="006A7D8E">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Que minha mão direita resseque</w:t>
      </w:r>
      <w:del w:id="1519" w:author="Ana Cecília Agua de Melo" w:date="2026-05-19T22:06:00Z">
        <w:r w:rsidDel="006A7D8E">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Que minha língua cole no céu da boca</w:t>
      </w:r>
      <w:del w:id="1520" w:author="Ana Cecília Agua de Melo" w:date="2026-05-19T22:06:00Z">
        <w:r w:rsidDel="006A7D8E">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Se eu não lembrar de Ti</w:t>
      </w:r>
      <w:del w:id="1521" w:author="Ana Cecília Agua de Melo" w:date="2026-05-19T22:06:00Z">
        <w:r w:rsidDel="006A7D8E">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Se eu não fizer de Ti, ó Jerusalém</w:t>
      </w:r>
      <w:del w:id="1522" w:author="Ana Cecília Agua de Melo" w:date="2026-05-19T22:06:00Z">
        <w:r w:rsidDel="006A7D8E">
          <w:rPr>
            <w:rFonts w:ascii="Times New Roman" w:eastAsia="Times New Roman" w:hAnsi="Times New Roman" w:cs="Times New Roman"/>
            <w:i/>
            <w:iCs/>
            <w:sz w:val="24"/>
            <w:szCs w:val="24"/>
          </w:rPr>
          <w:delText xml:space="preserve"> </w:delText>
        </w:r>
      </w:del>
      <w:r>
        <w:rPr>
          <w:rFonts w:ascii="Times New Roman" w:eastAsia="Times New Roman" w:hAnsi="Times New Roman" w:cs="Times New Roman"/>
          <w:i/>
          <w:iCs/>
          <w:sz w:val="24"/>
          <w:szCs w:val="24"/>
        </w:rPr>
        <w:t>/ a maior das minhas alegrias”</w:t>
      </w:r>
      <w:r>
        <w:rPr>
          <w:rFonts w:ascii="Times New Roman" w:eastAsia="Times New Roman" w:hAnsi="Times New Roman" w:cs="Times New Roman"/>
          <w:sz w:val="24"/>
          <w:szCs w:val="24"/>
        </w:rPr>
        <w:t xml:space="preserve">. Este </w:t>
      </w:r>
      <w:r>
        <w:rPr>
          <w:rFonts w:ascii="Times New Roman" w:eastAsia="Times New Roman" w:hAnsi="Times New Roman" w:cs="Times New Roman"/>
          <w:sz w:val="24"/>
          <w:szCs w:val="24"/>
        </w:rPr>
        <w:lastRenderedPageBreak/>
        <w:t>versículo é uma afirmação de devoção e de vida das comunidades judaicas,</w:t>
      </w:r>
      <w:ins w:id="1523" w:author="Ana Cecília Agua de Melo" w:date="2026-05-19T22:06:00Z">
        <w:r w:rsidR="006A7D8E">
          <w:rPr>
            <w:rFonts w:ascii="Times New Roman" w:eastAsia="Times New Roman" w:hAnsi="Times New Roman" w:cs="Times New Roman"/>
            <w:sz w:val="24"/>
            <w:szCs w:val="24"/>
          </w:rPr>
          <w:t xml:space="preserve"> onde</w:t>
        </w:r>
      </w:ins>
      <w:del w:id="1524" w:author="Ana Cecília Agua de Melo" w:date="2026-05-19T22:06:00Z">
        <w:r w:rsidDel="006A7D8E">
          <w:rPr>
            <w:rFonts w:ascii="Times New Roman" w:eastAsia="Times New Roman" w:hAnsi="Times New Roman" w:cs="Times New Roman"/>
            <w:sz w:val="24"/>
            <w:szCs w:val="24"/>
          </w:rPr>
          <w:delText xml:space="preserve"> em que</w:delText>
        </w:r>
      </w:del>
      <w:r>
        <w:rPr>
          <w:rFonts w:ascii="Times New Roman" w:eastAsia="Times New Roman" w:hAnsi="Times New Roman" w:cs="Times New Roman"/>
          <w:sz w:val="24"/>
          <w:szCs w:val="24"/>
        </w:rPr>
        <w:t xml:space="preserve"> constantemente </w:t>
      </w:r>
      <w:ins w:id="1525" w:author="Ana Cecília Agua de Melo" w:date="2026-05-19T22:06:00Z">
        <w:r w:rsidR="006A7D8E">
          <w:rPr>
            <w:rFonts w:ascii="Times New Roman" w:eastAsia="Times New Roman" w:hAnsi="Times New Roman" w:cs="Times New Roman"/>
            <w:sz w:val="24"/>
            <w:szCs w:val="24"/>
          </w:rPr>
          <w:t>se rememora</w:t>
        </w:r>
      </w:ins>
      <w:del w:id="1526" w:author="Ana Cecília Agua de Melo" w:date="2026-05-19T22:06:00Z">
        <w:r w:rsidDel="006A7D8E">
          <w:rPr>
            <w:rFonts w:ascii="Times New Roman" w:eastAsia="Times New Roman" w:hAnsi="Times New Roman" w:cs="Times New Roman"/>
            <w:sz w:val="24"/>
            <w:szCs w:val="24"/>
          </w:rPr>
          <w:delText>lembram</w:delText>
        </w:r>
      </w:del>
      <w:r>
        <w:rPr>
          <w:rFonts w:ascii="Times New Roman" w:eastAsia="Times New Roman" w:hAnsi="Times New Roman" w:cs="Times New Roman"/>
          <w:sz w:val="24"/>
          <w:szCs w:val="24"/>
        </w:rPr>
        <w:t xml:space="preserve"> a incompletude com a ausência do Templo Sagrado, </w:t>
      </w:r>
      <w:ins w:id="1527" w:author="Ana Cecília Agua de Melo" w:date="2026-05-19T22:07:00Z">
        <w:r w:rsidR="006A7D8E">
          <w:rPr>
            <w:rFonts w:ascii="Times New Roman" w:eastAsia="Times New Roman" w:hAnsi="Times New Roman" w:cs="Times New Roman"/>
            <w:sz w:val="24"/>
            <w:szCs w:val="24"/>
          </w:rPr>
          <w:t>mesmo</w:t>
        </w:r>
      </w:ins>
      <w:del w:id="1528" w:author="Ana Cecília Agua de Melo" w:date="2026-05-19T22:07:00Z">
        <w:r w:rsidDel="006A7D8E">
          <w:rPr>
            <w:rFonts w:ascii="Times New Roman" w:eastAsia="Times New Roman" w:hAnsi="Times New Roman" w:cs="Times New Roman"/>
            <w:sz w:val="24"/>
            <w:szCs w:val="24"/>
          </w:rPr>
          <w:delText>e dessa forma, permite com que esta lembrança seja elevada e recordada</w:delText>
        </w:r>
      </w:del>
      <w:r>
        <w:rPr>
          <w:rFonts w:ascii="Times New Roman" w:eastAsia="Times New Roman" w:hAnsi="Times New Roman" w:cs="Times New Roman"/>
          <w:sz w:val="24"/>
          <w:szCs w:val="24"/>
        </w:rPr>
        <w:t xml:space="preserve"> nos momentos de maior felicidade</w:t>
      </w:r>
      <w:del w:id="1529" w:author="Ana Cecília Agua de Melo" w:date="2026-05-19T22:07:00Z">
        <w:r w:rsidDel="006A7D8E">
          <w:rPr>
            <w:rFonts w:ascii="Times New Roman" w:eastAsia="Times New Roman" w:hAnsi="Times New Roman" w:cs="Times New Roman"/>
            <w:sz w:val="24"/>
            <w:szCs w:val="24"/>
          </w:rPr>
          <w:delText xml:space="preserve"> – bem como nos momentos de maior tristeza</w:delText>
        </w:r>
      </w:del>
      <w:r>
        <w:rPr>
          <w:rFonts w:ascii="Times New Roman" w:eastAsia="Times New Roman" w:hAnsi="Times New Roman" w:cs="Times New Roman"/>
          <w:sz w:val="24"/>
          <w:szCs w:val="24"/>
        </w:rPr>
        <w:t xml:space="preserve">. Assim, como diz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No dia da destruição o poder jaz no fundo e aí cresce”</w:t>
      </w:r>
      <w:r>
        <w:rPr>
          <w:rFonts w:ascii="Times New Roman" w:eastAsia="Times New Roman" w:hAnsi="Times New Roman" w:cs="Times New Roman"/>
          <w:sz w:val="24"/>
          <w:szCs w:val="24"/>
          <w:vertAlign w:val="superscript"/>
        </w:rPr>
        <w:footnoteReference w:id="212"/>
      </w:r>
      <w:r>
        <w:rPr>
          <w:rFonts w:ascii="Times New Roman" w:eastAsia="Times New Roman" w:hAnsi="Times New Roman" w:cs="Times New Roman"/>
          <w:sz w:val="24"/>
          <w:szCs w:val="24"/>
        </w:rPr>
        <w:t xml:space="preserve">. </w:t>
      </w:r>
      <w:ins w:id="1532" w:author="Ana Cecília Agua de Melo" w:date="2026-05-12T23:20:00Z">
        <w:r w:rsidR="00BA5861">
          <w:rPr>
            <w:rFonts w:ascii="Times New Roman" w:eastAsia="Times New Roman" w:hAnsi="Times New Roman" w:cs="Times New Roman"/>
            <w:sz w:val="24"/>
            <w:szCs w:val="24"/>
          </w:rPr>
          <w:t>É</w:t>
        </w:r>
      </w:ins>
      <w:del w:id="1533" w:author="Ana Cecília Agua de Melo" w:date="2026-05-12T23:20:00Z">
        <w:r w:rsidDel="00BA5861">
          <w:rPr>
            <w:rFonts w:ascii="Times New Roman" w:eastAsia="Times New Roman" w:hAnsi="Times New Roman" w:cs="Times New Roman"/>
            <w:sz w:val="24"/>
            <w:szCs w:val="24"/>
          </w:rPr>
          <w:delText>São</w:delText>
        </w:r>
      </w:del>
      <w:r>
        <w:rPr>
          <w:rFonts w:ascii="Times New Roman" w:eastAsia="Times New Roman" w:hAnsi="Times New Roman" w:cs="Times New Roman"/>
          <w:sz w:val="24"/>
          <w:szCs w:val="24"/>
        </w:rPr>
        <w:t xml:space="preserve"> nestes momentos de ruptura, de quebra, de lamentação e de melancolia que os povos em diáspora, antes de qualquer coisa, celebram a vida. </w:t>
      </w:r>
    </w:p>
    <w:p w14:paraId="000000F9" w14:textId="08128E05" w:rsidR="00BE2BCC" w:rsidRDefault="00F630C1">
      <w:pPr>
        <w:spacing w:after="200" w:line="360" w:lineRule="auto"/>
        <w:jc w:val="both"/>
      </w:pPr>
      <w:r>
        <w:rPr>
          <w:rFonts w:ascii="Times New Roman" w:eastAsia="Times New Roman" w:hAnsi="Times New Roman" w:cs="Times New Roman"/>
          <w:sz w:val="24"/>
          <w:szCs w:val="24"/>
        </w:rPr>
        <w:tab/>
        <w:t xml:space="preserve">Comentam os sábios que a santidade espiritual atingida no momento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tamanha que </w:t>
      </w:r>
      <w:ins w:id="1534" w:author="Ana Cecília Agua de Melo" w:date="2026-05-23T15:38:00Z">
        <w:r w:rsidR="002754E8">
          <w:rPr>
            <w:rFonts w:ascii="Times New Roman" w:eastAsia="Times New Roman" w:hAnsi="Times New Roman" w:cs="Times New Roman"/>
            <w:sz w:val="24"/>
            <w:szCs w:val="24"/>
          </w:rPr>
          <w:t>se encontram</w:t>
        </w:r>
      </w:ins>
      <w:del w:id="1535" w:author="Ana Cecília Agua de Melo" w:date="2026-05-23T15:38:00Z">
        <w:r w:rsidDel="002754E8">
          <w:rPr>
            <w:rFonts w:ascii="Times New Roman" w:eastAsia="Times New Roman" w:hAnsi="Times New Roman" w:cs="Times New Roman"/>
            <w:sz w:val="24"/>
            <w:szCs w:val="24"/>
          </w:rPr>
          <w:delText>encontra-se</w:delText>
        </w:r>
      </w:del>
      <w:r>
        <w:rPr>
          <w:rFonts w:ascii="Times New Roman" w:eastAsia="Times New Roman" w:hAnsi="Times New Roman" w:cs="Times New Roman"/>
          <w:sz w:val="24"/>
          <w:szCs w:val="24"/>
        </w:rPr>
        <w:t xml:space="preserve"> neste local sagrado – e temporário – as dez últimas gerações de pessoas falecidas que fazem parte destes fios, destes nós e destas linhas genealógicas. As almas</w:t>
      </w:r>
      <w:del w:id="1536" w:author="Ana Cecília Agua de Melo" w:date="2026-05-23T15:38:00Z">
        <w:r w:rsidDel="002754E8">
          <w:rPr>
            <w:rFonts w:ascii="Times New Roman" w:eastAsia="Times New Roman" w:hAnsi="Times New Roman" w:cs="Times New Roman"/>
            <w:sz w:val="24"/>
            <w:szCs w:val="24"/>
          </w:rPr>
          <w:delText xml:space="preserve"> destes indivíduos</w:delText>
        </w:r>
      </w:del>
      <w:r>
        <w:rPr>
          <w:rFonts w:ascii="Times New Roman" w:eastAsia="Times New Roman" w:hAnsi="Times New Roman" w:cs="Times New Roman"/>
          <w:sz w:val="24"/>
          <w:szCs w:val="24"/>
        </w:rPr>
        <w:t xml:space="preserve"> descem (e descendem</w:t>
      </w:r>
      <w:r>
        <w:rPr>
          <w:rFonts w:ascii="Times New Roman" w:eastAsia="Times New Roman" w:hAnsi="Times New Roman" w:cs="Times New Roman"/>
          <w:sz w:val="24"/>
          <w:szCs w:val="24"/>
          <w:vertAlign w:val="superscript"/>
        </w:rPr>
        <w:footnoteReference w:id="213"/>
      </w:r>
      <w:r>
        <w:rPr>
          <w:rFonts w:ascii="Times New Roman" w:eastAsia="Times New Roman" w:hAnsi="Times New Roman" w:cs="Times New Roman"/>
          <w:sz w:val="24"/>
          <w:szCs w:val="24"/>
        </w:rPr>
        <w:t>) da esfera divina</w:t>
      </w:r>
      <w:del w:id="1538" w:author="Ana Cecília Agua de Melo" w:date="2026-05-12T23:21:00Z">
        <w:r w:rsidDel="00BA586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agregam-se no local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abençoando e santificando a união do casal.</w:t>
      </w:r>
    </w:p>
    <w:p w14:paraId="000000FA" w14:textId="772CF686" w:rsidR="00BE2BCC" w:rsidRDefault="00F630C1">
      <w:pPr>
        <w:spacing w:after="200" w:line="360" w:lineRule="auto"/>
        <w:jc w:val="both"/>
      </w:pPr>
      <w:r>
        <w:rPr>
          <w:rFonts w:ascii="Times New Roman" w:eastAsia="Times New Roman" w:hAnsi="Times New Roman" w:cs="Times New Roman"/>
          <w:sz w:val="24"/>
          <w:szCs w:val="24"/>
        </w:rPr>
        <w:tab/>
        <w:t xml:space="preserve">Por fim, 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cria um lugar santo e temporário, transitório e apropriado em que se encontra</w:t>
      </w:r>
      <w:ins w:id="1539" w:author="Ana Cecília Agua de Melo" w:date="2026-05-19T22:09:00Z">
        <w:r w:rsidR="006A7D8E">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ao mesmo tempo, Deus e toda a sua criação. Deus é toda a criação (</w:t>
      </w:r>
      <w:proofErr w:type="spellStart"/>
      <w:r>
        <w:rPr>
          <w:rFonts w:ascii="Times New Roman" w:eastAsia="Times New Roman" w:hAnsi="Times New Roman" w:cs="Times New Roman"/>
          <w:i/>
          <w:iCs/>
          <w:sz w:val="24"/>
          <w:szCs w:val="24"/>
        </w:rPr>
        <w:t>HaMakom</w:t>
      </w:r>
      <w:proofErr w:type="spellEnd"/>
      <w:r>
        <w:rPr>
          <w:rFonts w:ascii="Times New Roman" w:eastAsia="Times New Roman" w:hAnsi="Times New Roman" w:cs="Times New Roman"/>
          <w:sz w:val="24"/>
          <w:szCs w:val="24"/>
          <w:vertAlign w:val="superscript"/>
        </w:rPr>
        <w:footnoteReference w:id="214"/>
      </w:r>
      <w:r>
        <w:rPr>
          <w:rFonts w:ascii="Times New Roman" w:eastAsia="Times New Roman" w:hAnsi="Times New Roman" w:cs="Times New Roman"/>
          <w:sz w:val="24"/>
          <w:szCs w:val="24"/>
        </w:rPr>
        <w:t xml:space="preserve">), é o lugar por completo que engloba os vivos e os mortos. </w:t>
      </w:r>
      <w:del w:id="1542" w:author="Ana Cecília Agua de Melo" w:date="2026-05-19T22:09:00Z">
        <w:r w:rsidDel="006A7D8E">
          <w:rPr>
            <w:rFonts w:ascii="Times New Roman" w:eastAsia="Times New Roman" w:hAnsi="Times New Roman" w:cs="Times New Roman"/>
            <w:sz w:val="24"/>
            <w:szCs w:val="24"/>
          </w:rPr>
          <w:delText>Isso porque</w:delText>
        </w:r>
      </w:del>
      <w:del w:id="1543" w:author="Ana Cecília Agua de Melo" w:date="2026-05-12T23:21:00Z">
        <w:r w:rsidDel="00BA5861">
          <w:rPr>
            <w:rFonts w:ascii="Times New Roman" w:eastAsia="Times New Roman" w:hAnsi="Times New Roman" w:cs="Times New Roman"/>
            <w:sz w:val="24"/>
            <w:szCs w:val="24"/>
          </w:rPr>
          <w:delText>,</w:delText>
        </w:r>
      </w:del>
      <w:del w:id="1544" w:author="Ana Cecília Agua de Melo" w:date="2026-05-19T22:09:00Z">
        <w:r w:rsidDel="006A7D8E">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Deus envolve não somente os lugares em que estamos – em que vivemos –, mas toda a existência em si. E </w:t>
      </w:r>
      <w:proofErr w:type="spellStart"/>
      <w:r>
        <w:rPr>
          <w:rFonts w:ascii="Times New Roman" w:eastAsia="Times New Roman" w:hAnsi="Times New Roman" w:cs="Times New Roman"/>
          <w:i/>
          <w:iCs/>
          <w:sz w:val="24"/>
          <w:szCs w:val="24"/>
        </w:rPr>
        <w:t>HaMakom</w:t>
      </w:r>
      <w:proofErr w:type="spellEnd"/>
      <w:r>
        <w:rPr>
          <w:rFonts w:ascii="Times New Roman" w:eastAsia="Times New Roman" w:hAnsi="Times New Roman" w:cs="Times New Roman"/>
          <w:i/>
          <w:iCs/>
          <w:sz w:val="24"/>
          <w:szCs w:val="24"/>
        </w:rPr>
        <w:t xml:space="preserve"> </w:t>
      </w:r>
      <w:ins w:id="1545" w:author="Ana Cecília Agua de Melo" w:date="2026-05-19T22:09:00Z">
        <w:r w:rsidR="006A7D8E">
          <w:rPr>
            <w:rFonts w:ascii="Times New Roman" w:eastAsia="Times New Roman" w:hAnsi="Times New Roman" w:cs="Times New Roman"/>
            <w:sz w:val="24"/>
            <w:szCs w:val="24"/>
          </w:rPr>
          <w:t>envolve</w:t>
        </w:r>
      </w:ins>
      <w:del w:id="1546" w:author="Ana Cecília Agua de Melo" w:date="2026-05-19T22:09:00Z">
        <w:r w:rsidDel="006A7D8E">
          <w:rPr>
            <w:rFonts w:ascii="Times New Roman" w:eastAsia="Times New Roman" w:hAnsi="Times New Roman" w:cs="Times New Roman"/>
            <w:sz w:val="24"/>
            <w:szCs w:val="24"/>
          </w:rPr>
          <w:delText>permeia</w:delText>
        </w:r>
      </w:del>
      <w:r>
        <w:rPr>
          <w:rFonts w:ascii="Times New Roman" w:eastAsia="Times New Roman" w:hAnsi="Times New Roman" w:cs="Times New Roman"/>
          <w:sz w:val="24"/>
          <w:szCs w:val="24"/>
        </w:rPr>
        <w:t xml:space="preserve"> tudo, assim como o útero </w:t>
      </w:r>
      <w:ins w:id="1547" w:author="Ana Cecília Agua de Melo" w:date="2026-05-19T22:09:00Z">
        <w:r w:rsidR="006A7D8E">
          <w:rPr>
            <w:rFonts w:ascii="Times New Roman" w:eastAsia="Times New Roman" w:hAnsi="Times New Roman" w:cs="Times New Roman"/>
            <w:sz w:val="24"/>
            <w:szCs w:val="24"/>
          </w:rPr>
          <w:t>envolve</w:t>
        </w:r>
      </w:ins>
      <w:del w:id="1548" w:author="Ana Cecília Agua de Melo" w:date="2026-05-19T22:09:00Z">
        <w:r w:rsidDel="006A7D8E">
          <w:rPr>
            <w:rFonts w:ascii="Times New Roman" w:eastAsia="Times New Roman" w:hAnsi="Times New Roman" w:cs="Times New Roman"/>
            <w:sz w:val="24"/>
            <w:szCs w:val="24"/>
          </w:rPr>
          <w:delText>permeia</w:delText>
        </w:r>
      </w:del>
      <w:r>
        <w:rPr>
          <w:rFonts w:ascii="Times New Roman" w:eastAsia="Times New Roman" w:hAnsi="Times New Roman" w:cs="Times New Roman"/>
          <w:sz w:val="24"/>
          <w:szCs w:val="24"/>
        </w:rPr>
        <w:t xml:space="preserve"> o feto.</w:t>
      </w:r>
    </w:p>
    <w:p w14:paraId="000000FB" w14:textId="2BBD295E" w:rsidR="00BE2BCC" w:rsidRDefault="00F630C1">
      <w:pPr>
        <w:spacing w:after="200" w:line="360" w:lineRule="auto"/>
        <w:jc w:val="both"/>
      </w:pPr>
      <w:r>
        <w:rPr>
          <w:rFonts w:ascii="Times New Roman" w:eastAsia="Times New Roman" w:hAnsi="Times New Roman" w:cs="Times New Roman"/>
          <w:sz w:val="24"/>
          <w:szCs w:val="24"/>
        </w:rPr>
        <w:tab/>
        <w:t xml:space="preserve">Durante a santidade do momento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clama-se: </w:t>
      </w:r>
      <w:r>
        <w:rPr>
          <w:rFonts w:ascii="Times New Roman" w:eastAsia="Times New Roman" w:hAnsi="Times New Roman" w:cs="Times New Roman"/>
          <w:i/>
          <w:iCs/>
          <w:sz w:val="24"/>
          <w:szCs w:val="24"/>
        </w:rPr>
        <w:t xml:space="preserve">“Vem, meu Amado, saudar a Noiva, vem, vamos dar as </w:t>
      </w:r>
      <w:del w:id="1549" w:author="Ana Cecília Agua de Melo" w:date="2026-05-19T22:10:00Z">
        <w:r w:rsidDel="006A7D8E">
          <w:rPr>
            <w:rFonts w:ascii="Times New Roman" w:eastAsia="Times New Roman" w:hAnsi="Times New Roman" w:cs="Times New Roman"/>
            <w:i/>
            <w:iCs/>
            <w:sz w:val="24"/>
            <w:szCs w:val="24"/>
          </w:rPr>
          <w:delText>boas vindas</w:delText>
        </w:r>
      </w:del>
      <w:ins w:id="1550" w:author="Ana Cecília Agua de Melo" w:date="2026-05-19T22:10:00Z">
        <w:r w:rsidR="006A7D8E">
          <w:rPr>
            <w:rFonts w:ascii="Times New Roman" w:eastAsia="Times New Roman" w:hAnsi="Times New Roman" w:cs="Times New Roman"/>
            <w:i/>
            <w:iCs/>
            <w:sz w:val="24"/>
            <w:szCs w:val="24"/>
          </w:rPr>
          <w:t>boas-vindas</w:t>
        </w:r>
      </w:ins>
      <w:r>
        <w:rPr>
          <w:rFonts w:ascii="Times New Roman" w:eastAsia="Times New Roman" w:hAnsi="Times New Roman" w:cs="Times New Roman"/>
          <w:i/>
          <w:iCs/>
          <w:sz w:val="24"/>
          <w:szCs w:val="24"/>
        </w:rPr>
        <w:t xml:space="preserve"> à Presença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 canção de </w:t>
      </w:r>
      <w:proofErr w:type="spellStart"/>
      <w:r>
        <w:rPr>
          <w:rFonts w:ascii="Times New Roman" w:eastAsia="Times New Roman" w:hAnsi="Times New Roman" w:cs="Times New Roman"/>
          <w:i/>
          <w:iCs/>
          <w:sz w:val="24"/>
          <w:szCs w:val="24"/>
        </w:rPr>
        <w:t>Lechá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Dodi</w:t>
      </w:r>
      <w:proofErr w:type="spellEnd"/>
      <w:r>
        <w:rPr>
          <w:rFonts w:ascii="Times New Roman" w:eastAsia="Times New Roman" w:hAnsi="Times New Roman" w:cs="Times New Roman"/>
          <w:sz w:val="24"/>
          <w:szCs w:val="24"/>
          <w:vertAlign w:val="superscript"/>
        </w:rPr>
        <w:footnoteReference w:id="215"/>
      </w:r>
      <w:r>
        <w:rPr>
          <w:rFonts w:ascii="Times New Roman" w:eastAsia="Times New Roman" w:hAnsi="Times New Roman" w:cs="Times New Roman"/>
          <w:sz w:val="24"/>
          <w:szCs w:val="24"/>
        </w:rPr>
        <w:t xml:space="preserve"> é o ponto máximo da elevação espiritual do </w:t>
      </w:r>
      <w:proofErr w:type="spellStart"/>
      <w:r>
        <w:rPr>
          <w:rFonts w:ascii="Times New Roman" w:eastAsia="Times New Roman" w:hAnsi="Times New Roman" w:cs="Times New Roman"/>
          <w:i/>
          <w:iCs/>
          <w:sz w:val="24"/>
          <w:szCs w:val="24"/>
        </w:rPr>
        <w:t>cabalat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(o recebimento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realizado às sextas-feiras à noite. Nes</w:t>
      </w:r>
      <w:ins w:id="1551" w:author="Ana Cecília Agua de Melo" w:date="2026-05-12T23:21:00Z">
        <w:r w:rsidR="00BA5861">
          <w:rPr>
            <w:rFonts w:ascii="Times New Roman" w:eastAsia="Times New Roman" w:hAnsi="Times New Roman" w:cs="Times New Roman"/>
            <w:sz w:val="24"/>
            <w:szCs w:val="24"/>
          </w:rPr>
          <w:t>s</w:t>
        </w:r>
      </w:ins>
      <w:del w:id="1552" w:author="Ana Cecília Agua de Melo" w:date="2026-05-12T23:21:00Z">
        <w:r w:rsidDel="00BA5861">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e momento, e por meio desta bênção, Deus é convidado a unir-se com os humanos e habitar a esfera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 noiva é o próprio </w:t>
      </w:r>
      <w:proofErr w:type="spellStart"/>
      <w:r>
        <w:rPr>
          <w:rFonts w:ascii="Times New Roman" w:eastAsia="Times New Roman" w:hAnsi="Times New Roman" w:cs="Times New Roman"/>
          <w:i/>
          <w:iCs/>
          <w:sz w:val="24"/>
          <w:szCs w:val="24"/>
        </w:rPr>
        <w:t>shabat</w:t>
      </w:r>
      <w:proofErr w:type="spellEnd"/>
      <w:del w:id="1553" w:author="Ana Cecília Agua de Melo" w:date="2026-05-12T23:22:00Z">
        <w:r w:rsidDel="00BA5861">
          <w:rPr>
            <w:rFonts w:ascii="Times New Roman" w:eastAsia="Times New Roman" w:hAnsi="Times New Roman" w:cs="Times New Roman"/>
            <w:sz w:val="24"/>
            <w:szCs w:val="24"/>
          </w:rPr>
          <w:delText>; isso</w:delText>
        </w:r>
      </w:del>
      <w:r>
        <w:rPr>
          <w:rFonts w:ascii="Times New Roman" w:eastAsia="Times New Roman" w:hAnsi="Times New Roman" w:cs="Times New Roman"/>
          <w:sz w:val="24"/>
          <w:szCs w:val="24"/>
        </w:rPr>
        <w:t xml:space="preserve">, pois, como nos diz 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vertAlign w:val="superscript"/>
        </w:rPr>
        <w:footnoteReference w:id="216"/>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“Deus criou o tempo, bem como o dividiu em sete dias, e prometeu ao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(o sétimo dia da criação) que ‘Israel será seu novo par’</w:t>
      </w:r>
      <w:r>
        <w:rPr>
          <w:rFonts w:ascii="Times New Roman" w:eastAsia="Times New Roman" w:hAnsi="Times New Roman" w:cs="Times New Roman"/>
          <w:sz w:val="24"/>
          <w:szCs w:val="24"/>
          <w:vertAlign w:val="superscript"/>
        </w:rPr>
        <w:footnoteReference w:id="217"/>
      </w:r>
      <w:r>
        <w:rPr>
          <w:rFonts w:ascii="Times New Roman" w:eastAsia="Times New Roman" w:hAnsi="Times New Roman" w:cs="Times New Roman"/>
          <w:i/>
          <w:iCs/>
          <w:sz w:val="24"/>
          <w:szCs w:val="24"/>
        </w:rPr>
        <w:t xml:space="preserve"> para toda a eternidade”.</w:t>
      </w:r>
      <w:r>
        <w:rPr>
          <w:rFonts w:ascii="Times New Roman" w:eastAsia="Times New Roman" w:hAnsi="Times New Roman" w:cs="Times New Roman"/>
          <w:sz w:val="24"/>
          <w:szCs w:val="24"/>
        </w:rPr>
        <w:t xml:space="preserve"> Assim, todas as semanas o povo judeu saúda e celebra a aproximação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como se fosse um noivo que aguarda a chegada de sua noiva. </w:t>
      </w:r>
    </w:p>
    <w:p w14:paraId="000000FC" w14:textId="5BAD4BB4" w:rsidR="00BE2BCC" w:rsidRDefault="00F630C1">
      <w:pPr>
        <w:spacing w:after="200" w:line="360" w:lineRule="auto"/>
        <w:jc w:val="both"/>
      </w:pPr>
      <w:r>
        <w:rPr>
          <w:rFonts w:ascii="Times New Roman" w:eastAsia="Times New Roman" w:hAnsi="Times New Roman" w:cs="Times New Roman"/>
          <w:sz w:val="24"/>
          <w:szCs w:val="24"/>
        </w:rPr>
        <w:lastRenderedPageBreak/>
        <w:tab/>
      </w:r>
      <w:ins w:id="1556" w:author="Ana Cecília Agua de Melo" w:date="2026-05-12T23:25:00Z">
        <w:r w:rsidR="00BA5861">
          <w:rPr>
            <w:rFonts w:ascii="Times New Roman" w:eastAsia="Times New Roman" w:hAnsi="Times New Roman" w:cs="Times New Roman"/>
            <w:sz w:val="24"/>
            <w:szCs w:val="24"/>
          </w:rPr>
          <w:t xml:space="preserve">Segundo a interpretação de </w:t>
        </w:r>
      </w:ins>
      <w:proofErr w:type="spellStart"/>
      <w:r>
        <w:rPr>
          <w:rFonts w:ascii="Times New Roman" w:eastAsia="Times New Roman" w:hAnsi="Times New Roman" w:cs="Times New Roman"/>
          <w:sz w:val="24"/>
          <w:szCs w:val="24"/>
        </w:rPr>
        <w:t>Anat</w:t>
      </w:r>
      <w:proofErr w:type="spellEnd"/>
      <w:r>
        <w:rPr>
          <w:rFonts w:ascii="Times New Roman" w:eastAsia="Times New Roman" w:hAnsi="Times New Roman" w:cs="Times New Roman"/>
          <w:sz w:val="24"/>
          <w:szCs w:val="24"/>
        </w:rPr>
        <w:t xml:space="preserve"> Yosef</w:t>
      </w:r>
      <w:commentRangeStart w:id="1557"/>
      <w:ins w:id="1558" w:author="Ana Cecília Agua de Melo" w:date="2026-05-12T23:25:00Z">
        <w:r w:rsidR="00BA5861">
          <w:rPr>
            <w:rFonts w:ascii="Times New Roman" w:eastAsia="Times New Roman" w:hAnsi="Times New Roman" w:cs="Times New Roman"/>
            <w:sz w:val="24"/>
            <w:szCs w:val="24"/>
          </w:rPr>
          <w:t>,</w:t>
        </w:r>
      </w:ins>
      <w:r>
        <w:rPr>
          <w:rFonts w:ascii="Times New Roman" w:eastAsia="Times New Roman" w:hAnsi="Times New Roman" w:cs="Times New Roman"/>
          <w:sz w:val="24"/>
          <w:szCs w:val="24"/>
          <w:vertAlign w:val="superscript"/>
        </w:rPr>
        <w:footnoteReference w:id="218"/>
      </w:r>
      <w:commentRangeEnd w:id="1557"/>
      <w:r w:rsidR="002754E8">
        <w:rPr>
          <w:rStyle w:val="Refdecomentrio"/>
        </w:rPr>
        <w:commentReference w:id="1557"/>
      </w:r>
      <w:r>
        <w:rPr>
          <w:rFonts w:ascii="Times New Roman" w:eastAsia="Times New Roman" w:hAnsi="Times New Roman" w:cs="Times New Roman"/>
          <w:sz w:val="24"/>
          <w:szCs w:val="24"/>
        </w:rPr>
        <w:t xml:space="preserve"> </w:t>
      </w:r>
      <w:del w:id="1564" w:author="Ana Cecília Agua de Melo" w:date="2026-05-12T23:24:00Z">
        <w:r w:rsidDel="00BA5861">
          <w:rPr>
            <w:rFonts w:ascii="Times New Roman" w:eastAsia="Times New Roman" w:hAnsi="Times New Roman" w:cs="Times New Roman"/>
            <w:sz w:val="24"/>
            <w:szCs w:val="24"/>
          </w:rPr>
          <w:delText>interpreta</w:delText>
        </w:r>
      </w:del>
      <w:del w:id="1565" w:author="Ana Cecília Agua de Melo" w:date="2026-05-12T23:25:00Z">
        <w:r w:rsidDel="00BA5861">
          <w:rPr>
            <w:rFonts w:ascii="Times New Roman" w:eastAsia="Times New Roman" w:hAnsi="Times New Roman" w:cs="Times New Roman"/>
            <w:sz w:val="24"/>
            <w:szCs w:val="24"/>
          </w:rPr>
          <w:delText xml:space="preserve"> que, </w:delText>
        </w:r>
      </w:del>
      <w:r>
        <w:rPr>
          <w:rFonts w:ascii="Times New Roman" w:eastAsia="Times New Roman" w:hAnsi="Times New Roman" w:cs="Times New Roman"/>
          <w:sz w:val="24"/>
          <w:szCs w:val="24"/>
        </w:rPr>
        <w:t xml:space="preserve">na verdade, a “noiva” mencionada pode ser entendida enquanto uma alusão à própria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a habitação e a presença de Deus. Ou seja,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oramos pela aproximação da presença de Deus no mundo humano. Por fim, segundo a filosofia judaica, se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a “noiva” – que se aproxima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e o povo judeu é o “noivo”, então estamos a todo instante na esfera de Deus, clamando pela presença de Sua habitação. Estamos em Deus, e instamos </w:t>
      </w:r>
      <w:ins w:id="1566" w:author="Ana Cecília Agua de Melo" w:date="2026-05-19T22:13:00Z">
        <w:r w:rsidR="0005227C">
          <w:rPr>
            <w:rFonts w:ascii="Times New Roman" w:eastAsia="Times New Roman" w:hAnsi="Times New Roman" w:cs="Times New Roman"/>
            <w:sz w:val="24"/>
            <w:szCs w:val="24"/>
          </w:rPr>
          <w:t>para</w:t>
        </w:r>
      </w:ins>
      <w:del w:id="1567" w:author="Ana Cecília Agua de Melo" w:date="2026-05-19T22:13:00Z">
        <w:r w:rsidDel="0005227C">
          <w:rPr>
            <w:rFonts w:ascii="Times New Roman" w:eastAsia="Times New Roman" w:hAnsi="Times New Roman" w:cs="Times New Roman"/>
            <w:sz w:val="24"/>
            <w:szCs w:val="24"/>
          </w:rPr>
          <w:delText>com</w:delText>
        </w:r>
      </w:del>
      <w:r>
        <w:rPr>
          <w:rFonts w:ascii="Times New Roman" w:eastAsia="Times New Roman" w:hAnsi="Times New Roman" w:cs="Times New Roman"/>
          <w:sz w:val="24"/>
          <w:szCs w:val="24"/>
        </w:rPr>
        <w:t xml:space="preserve"> que a Sua existência esteja em nós também. </w:t>
      </w:r>
    </w:p>
    <w:p w14:paraId="000000FD" w14:textId="77777777" w:rsidR="00BE2BCC" w:rsidRDefault="00F630C1">
      <w:pPr>
        <w:spacing w:after="200" w:line="360" w:lineRule="auto"/>
        <w:jc w:val="both"/>
      </w:pPr>
      <w:r>
        <w:rPr>
          <w:rFonts w:ascii="Times New Roman" w:eastAsia="Times New Roman" w:hAnsi="Times New Roman" w:cs="Times New Roman"/>
          <w:sz w:val="24"/>
          <w:szCs w:val="24"/>
        </w:rPr>
        <w:tab/>
        <w:t xml:space="preserve">O Rabi </w:t>
      </w:r>
      <w:proofErr w:type="spellStart"/>
      <w:r>
        <w:rPr>
          <w:rFonts w:ascii="Times New Roman" w:eastAsia="Times New Roman" w:hAnsi="Times New Roman" w:cs="Times New Roman"/>
          <w:sz w:val="24"/>
          <w:szCs w:val="24"/>
        </w:rPr>
        <w:t>Kobrin</w:t>
      </w:r>
      <w:proofErr w:type="spellEnd"/>
      <w:r>
        <w:rPr>
          <w:rFonts w:ascii="Times New Roman" w:eastAsia="Times New Roman" w:hAnsi="Times New Roman" w:cs="Times New Roman"/>
          <w:sz w:val="24"/>
          <w:szCs w:val="24"/>
        </w:rPr>
        <w:t xml:space="preserve"> ensinava: </w:t>
      </w:r>
      <w:r>
        <w:rPr>
          <w:rFonts w:ascii="Times New Roman" w:eastAsia="Times New Roman" w:hAnsi="Times New Roman" w:cs="Times New Roman"/>
          <w:i/>
          <w:iCs/>
          <w:sz w:val="24"/>
          <w:szCs w:val="24"/>
        </w:rPr>
        <w:t>“Deus fala ao homem como falou a Moisés: ‘Tira os teus sapatos dos teus pés, descalça o habitual que encerra teus pés e saberás que o lugar em que pisas é solo sagrado. Pois não há situação da vida humana em que não se possa encontrar, em toda a parte e a qualquer tempo, a santidade do Senhor’”</w:t>
      </w:r>
      <w:r>
        <w:rPr>
          <w:rFonts w:ascii="Times New Roman" w:eastAsia="Times New Roman" w:hAnsi="Times New Roman" w:cs="Times New Roman"/>
          <w:sz w:val="24"/>
          <w:szCs w:val="24"/>
          <w:vertAlign w:val="superscript"/>
        </w:rPr>
        <w:footnoteReference w:id="219"/>
      </w:r>
      <w:r>
        <w:rPr>
          <w:rFonts w:ascii="Times New Roman" w:eastAsia="Times New Roman" w:hAnsi="Times New Roman" w:cs="Times New Roman"/>
          <w:sz w:val="24"/>
          <w:szCs w:val="24"/>
        </w:rPr>
        <w:t xml:space="preserve">. </w:t>
      </w:r>
    </w:p>
    <w:p w14:paraId="000000FE" w14:textId="641285D1" w:rsidR="00BE2BCC" w:rsidRDefault="00F630C1">
      <w:pPr>
        <w:spacing w:after="200" w:line="360" w:lineRule="auto"/>
        <w:jc w:val="both"/>
      </w:pPr>
      <w:r>
        <w:rPr>
          <w:rFonts w:ascii="Times New Roman" w:eastAsia="Times New Roman" w:hAnsi="Times New Roman" w:cs="Times New Roman"/>
          <w:sz w:val="24"/>
          <w:szCs w:val="24"/>
        </w:rPr>
        <w:tab/>
        <w:t>Por fim, se o universo – e todas as coisas</w:t>
      </w:r>
      <w:r>
        <w:rPr>
          <w:rFonts w:ascii="Times New Roman" w:eastAsia="Times New Roman" w:hAnsi="Times New Roman" w:cs="Times New Roman"/>
          <w:sz w:val="24"/>
          <w:szCs w:val="24"/>
          <w:vertAlign w:val="superscript"/>
        </w:rPr>
        <w:footnoteReference w:id="220"/>
      </w:r>
      <w:r>
        <w:rPr>
          <w:rFonts w:ascii="Times New Roman" w:eastAsia="Times New Roman" w:hAnsi="Times New Roman" w:cs="Times New Roman"/>
          <w:sz w:val="24"/>
          <w:szCs w:val="24"/>
        </w:rPr>
        <w:t xml:space="preserve"> que </w:t>
      </w:r>
      <w:del w:id="1570" w:author="Ana Cecília Agua de Melo" w:date="2026-05-12T23:26:00Z">
        <w:r w:rsidDel="00BA5861">
          <w:rPr>
            <w:rFonts w:ascii="Times New Roman" w:eastAsia="Times New Roman" w:hAnsi="Times New Roman" w:cs="Times New Roman"/>
            <w:sz w:val="24"/>
            <w:szCs w:val="24"/>
          </w:rPr>
          <w:delText>n</w:delText>
        </w:r>
      </w:del>
      <w:r>
        <w:rPr>
          <w:rFonts w:ascii="Times New Roman" w:eastAsia="Times New Roman" w:hAnsi="Times New Roman" w:cs="Times New Roman"/>
          <w:sz w:val="24"/>
          <w:szCs w:val="24"/>
        </w:rPr>
        <w:t>ele contém, sejam elas vivas ou mortas – est</w:t>
      </w:r>
      <w:ins w:id="1571" w:author="Ana Cecília Agua de Melo" w:date="2026-05-23T15:44:00Z">
        <w:r w:rsidR="002754E8">
          <w:rPr>
            <w:rFonts w:ascii="Times New Roman" w:eastAsia="Times New Roman" w:hAnsi="Times New Roman" w:cs="Times New Roman"/>
            <w:sz w:val="24"/>
            <w:szCs w:val="24"/>
          </w:rPr>
          <w:t>á</w:t>
        </w:r>
      </w:ins>
      <w:del w:id="1572" w:author="Ana Cecília Agua de Melo" w:date="2026-05-23T15:44:00Z">
        <w:r w:rsidDel="002754E8">
          <w:rPr>
            <w:rFonts w:ascii="Times New Roman" w:eastAsia="Times New Roman" w:hAnsi="Times New Roman" w:cs="Times New Roman"/>
            <w:sz w:val="24"/>
            <w:szCs w:val="24"/>
          </w:rPr>
          <w:delText>ão</w:delText>
        </w:r>
      </w:del>
      <w:r>
        <w:rPr>
          <w:rFonts w:ascii="Times New Roman" w:eastAsia="Times New Roman" w:hAnsi="Times New Roman" w:cs="Times New Roman"/>
          <w:sz w:val="24"/>
          <w:szCs w:val="24"/>
        </w:rPr>
        <w:t xml:space="preserve"> dentro da esfera divina, então a esfera de Deus engloba tanto o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Hazé</w:t>
      </w:r>
      <w:proofErr w:type="spellEnd"/>
      <w:r>
        <w:rPr>
          <w:rFonts w:ascii="Times New Roman" w:eastAsia="Times New Roman" w:hAnsi="Times New Roman" w:cs="Times New Roman"/>
          <w:sz w:val="24"/>
          <w:szCs w:val="24"/>
        </w:rPr>
        <w:t xml:space="preserve"> (“este mundo”), quanto o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Habá</w:t>
      </w:r>
      <w:proofErr w:type="spellEnd"/>
      <w:r>
        <w:rPr>
          <w:rFonts w:ascii="Times New Roman" w:eastAsia="Times New Roman" w:hAnsi="Times New Roman" w:cs="Times New Roman"/>
          <w:sz w:val="24"/>
          <w:szCs w:val="24"/>
        </w:rPr>
        <w:t xml:space="preserve"> (“o mundo vindouro”)</w:t>
      </w:r>
      <w:ins w:id="1573" w:author="Ana Cecília Agua de Melo" w:date="2026-05-12T23:26:00Z">
        <w:r w:rsidR="00BA5861">
          <w:rPr>
            <w:rFonts w:ascii="Times New Roman" w:eastAsia="Times New Roman" w:hAnsi="Times New Roman" w:cs="Times New Roman"/>
            <w:sz w:val="24"/>
            <w:szCs w:val="24"/>
          </w:rPr>
          <w:t>, lembrando que</w:t>
        </w:r>
      </w:ins>
      <w:del w:id="1574" w:author="Ana Cecília Agua de Melo" w:date="2026-05-12T23:26:00Z">
        <w:r w:rsidDel="00BA5861">
          <w:rPr>
            <w:rFonts w:ascii="Times New Roman" w:eastAsia="Times New Roman" w:hAnsi="Times New Roman" w:cs="Times New Roman"/>
            <w:sz w:val="24"/>
            <w:szCs w:val="24"/>
          </w:rPr>
          <w:delText>. Isso, pois,</w:delText>
        </w:r>
      </w:del>
      <w:r>
        <w:rPr>
          <w:rFonts w:ascii="Times New Roman" w:eastAsia="Times New Roman" w:hAnsi="Times New Roman" w:cs="Times New Roman"/>
          <w:sz w:val="24"/>
          <w:szCs w:val="24"/>
        </w:rPr>
        <w:t xml:space="preserve"> a palavra hebraica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usada tanto para designar “tempo”, quanto para designar “espaço”. E Deus é o tempo e o espaço em que tudo acontece – o lugar, a completude, o eterno. Como nos lembra o pesquisador e estudioso das escrituras bíblicas Jeff </w:t>
      </w:r>
      <w:proofErr w:type="spellStart"/>
      <w:r>
        <w:rPr>
          <w:rFonts w:ascii="Times New Roman" w:eastAsia="Times New Roman" w:hAnsi="Times New Roman" w:cs="Times New Roman"/>
          <w:sz w:val="24"/>
          <w:szCs w:val="24"/>
        </w:rPr>
        <w:t>Benner</w:t>
      </w:r>
      <w:proofErr w:type="spellEnd"/>
      <w:r>
        <w:rPr>
          <w:rFonts w:ascii="Times New Roman" w:eastAsia="Times New Roman" w:hAnsi="Times New Roman" w:cs="Times New Roman"/>
          <w:sz w:val="24"/>
          <w:szCs w:val="24"/>
        </w:rPr>
        <w:t>:</w:t>
      </w:r>
    </w:p>
    <w:p w14:paraId="000000FF" w14:textId="77777777" w:rsidR="00BE2BCC" w:rsidRDefault="00F630C1">
      <w:pPr>
        <w:spacing w:after="200" w:line="360" w:lineRule="auto"/>
        <w:ind w:left="2267"/>
        <w:jc w:val="both"/>
      </w:pPr>
      <w:r>
        <w:rPr>
          <w:rFonts w:ascii="Times New Roman" w:eastAsia="Times New Roman" w:hAnsi="Times New Roman" w:cs="Times New Roman"/>
          <w:sz w:val="20"/>
          <w:szCs w:val="20"/>
        </w:rPr>
        <w:t xml:space="preserve">Palavras hebraicas usadas para o espaço também são usadas para o tempo. [...] A palavra hebraica </w:t>
      </w:r>
      <w:proofErr w:type="spellStart"/>
      <w:r>
        <w:rPr>
          <w:rFonts w:ascii="Times New Roman" w:eastAsia="Times New Roman" w:hAnsi="Times New Roman" w:cs="Times New Roman"/>
          <w:i/>
          <w:iCs/>
          <w:sz w:val="20"/>
          <w:szCs w:val="20"/>
        </w:rPr>
        <w:t>Olam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significa literalmente “além do horizonte”. Ao olhar para longe, é difícil perceber detalhes e o que está além desse horizonte não pode ser visto. Este conceito é o </w:t>
      </w:r>
      <w:proofErr w:type="spellStart"/>
      <w:r>
        <w:rPr>
          <w:rFonts w:ascii="Times New Roman" w:eastAsia="Times New Roman" w:hAnsi="Times New Roman" w:cs="Times New Roman"/>
          <w:i/>
          <w:iCs/>
          <w:sz w:val="20"/>
          <w:szCs w:val="20"/>
        </w:rPr>
        <w:t>Olam</w:t>
      </w:r>
      <w:proofErr w:type="spellEnd"/>
      <w:r>
        <w:rPr>
          <w:rFonts w:ascii="Times New Roman" w:eastAsia="Times New Roman" w:hAnsi="Times New Roman" w:cs="Times New Roman"/>
          <w:sz w:val="20"/>
          <w:szCs w:val="20"/>
        </w:rPr>
        <w:t xml:space="preserve">. A palavra </w:t>
      </w:r>
      <w:proofErr w:type="spellStart"/>
      <w:r>
        <w:rPr>
          <w:rFonts w:ascii="Times New Roman" w:eastAsia="Times New Roman" w:hAnsi="Times New Roman" w:cs="Times New Roman"/>
          <w:i/>
          <w:iCs/>
          <w:sz w:val="20"/>
          <w:szCs w:val="20"/>
        </w:rPr>
        <w:t>Olam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também é usada para o tempo: para o passado distante ou para o futuro distante, como um tempo difícil de conhecer ou perceber. Esta palavra é frequentemente traduzida como “eternidade”, significa um período de contínuo que nunca termina</w:t>
      </w:r>
      <w:r>
        <w:rPr>
          <w:rFonts w:ascii="Times New Roman" w:eastAsia="Times New Roman" w:hAnsi="Times New Roman" w:cs="Times New Roman"/>
          <w:sz w:val="20"/>
          <w:szCs w:val="20"/>
          <w:vertAlign w:val="superscript"/>
        </w:rPr>
        <w:footnoteReference w:id="221"/>
      </w:r>
      <w:r>
        <w:rPr>
          <w:rFonts w:ascii="Times New Roman" w:eastAsia="Times New Roman" w:hAnsi="Times New Roman" w:cs="Times New Roman"/>
          <w:sz w:val="20"/>
          <w:szCs w:val="20"/>
        </w:rPr>
        <w:t>.</w:t>
      </w:r>
    </w:p>
    <w:p w14:paraId="00000100" w14:textId="35A49006" w:rsidR="00BE2BCC" w:rsidRDefault="00F630C1" w:rsidP="006C6B2B">
      <w:pPr>
        <w:spacing w:after="200" w:line="360" w:lineRule="auto"/>
        <w:ind w:firstLine="720"/>
        <w:jc w:val="both"/>
        <w:pPrChange w:id="1575" w:author="Ana Cecília Agua de Melo" w:date="2026-05-23T15:46:00Z">
          <w:pPr>
            <w:spacing w:after="200" w:line="360" w:lineRule="auto"/>
            <w:jc w:val="both"/>
          </w:pPr>
        </w:pPrChange>
      </w:pPr>
      <w:r>
        <w:rPr>
          <w:rFonts w:ascii="Times New Roman" w:eastAsia="Times New Roman" w:hAnsi="Times New Roman" w:cs="Times New Roman"/>
          <w:sz w:val="24"/>
          <w:szCs w:val="24"/>
        </w:rPr>
        <w:t>Assim,</w:t>
      </w:r>
      <w:r>
        <w:rPr>
          <w:rFonts w:ascii="Times New Roman" w:eastAsia="Times New Roman" w:hAnsi="Times New Roman" w:cs="Times New Roman"/>
          <w:i/>
          <w:iCs/>
          <w:sz w:val="24"/>
          <w:szCs w:val="24"/>
        </w:rPr>
        <w:t xml:space="preserve"> </w:t>
      </w:r>
      <w:del w:id="1576" w:author="Ana Cecília Agua de Melo" w:date="2026-05-23T15:45:00Z">
        <w:r w:rsidDel="002754E8">
          <w:rPr>
            <w:rFonts w:ascii="Times New Roman" w:eastAsia="Times New Roman" w:hAnsi="Times New Roman" w:cs="Times New Roman"/>
            <w:i/>
            <w:iCs/>
            <w:sz w:val="24"/>
            <w:szCs w:val="24"/>
          </w:rPr>
          <w:delText>“em um período de contínuo que nunca termina”</w:delText>
        </w:r>
        <w:r w:rsidDel="002754E8">
          <w:rPr>
            <w:rFonts w:ascii="Times New Roman" w:eastAsia="Times New Roman" w:hAnsi="Times New Roman" w:cs="Times New Roman"/>
            <w:sz w:val="24"/>
            <w:szCs w:val="24"/>
            <w:vertAlign w:val="superscript"/>
          </w:rPr>
          <w:footnoteReference w:id="222"/>
        </w:r>
        <w:r w:rsidDel="002754E8">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Deus não é infinito, mas</w:t>
      </w:r>
      <w:del w:id="1579" w:author="Ana Cecília Agua de Melo" w:date="2026-05-23T15:45:00Z">
        <w:r w:rsidDel="002754E8">
          <w:rPr>
            <w:rFonts w:ascii="Times New Roman" w:eastAsia="Times New Roman" w:hAnsi="Times New Roman" w:cs="Times New Roman"/>
            <w:sz w:val="24"/>
            <w:szCs w:val="24"/>
          </w:rPr>
          <w:delText xml:space="preserve"> sim</w:delText>
        </w:r>
      </w:del>
      <w:r>
        <w:rPr>
          <w:rFonts w:ascii="Times New Roman" w:eastAsia="Times New Roman" w:hAnsi="Times New Roman" w:cs="Times New Roman"/>
          <w:sz w:val="24"/>
          <w:szCs w:val="24"/>
        </w:rPr>
        <w:t xml:space="preserve"> eterno. Não há nem começo, nem fim em Deus – tudo é uma questão de meios (como são também as escrituras e as interpretações do </w:t>
      </w:r>
      <w:r>
        <w:rPr>
          <w:rFonts w:ascii="Times New Roman" w:eastAsia="Times New Roman" w:hAnsi="Times New Roman" w:cs="Times New Roman"/>
          <w:i/>
          <w:iCs/>
          <w:sz w:val="24"/>
          <w:szCs w:val="24"/>
        </w:rPr>
        <w:t>Talmude</w:t>
      </w:r>
      <w:r>
        <w:rPr>
          <w:rFonts w:ascii="Times New Roman" w:eastAsia="Times New Roman" w:hAnsi="Times New Roman" w:cs="Times New Roman"/>
          <w:sz w:val="24"/>
          <w:szCs w:val="24"/>
        </w:rPr>
        <w:t>, ou as pedras dispostas sobre os túmulos judaicos). O Deus judaico é a completude que habita os eventos e os movimentos, e o judaísmo, então, é uma concepção do tempo.</w:t>
      </w:r>
    </w:p>
    <w:p w14:paraId="00000101" w14:textId="3361FCEB" w:rsidR="00BE2BCC" w:rsidRDefault="00F630C1">
      <w:pPr>
        <w:spacing w:after="200" w:line="360" w:lineRule="auto"/>
        <w:jc w:val="both"/>
      </w:pPr>
      <w:r>
        <w:rPr>
          <w:rFonts w:ascii="Times New Roman" w:eastAsia="Times New Roman" w:hAnsi="Times New Roman" w:cs="Times New Roman"/>
          <w:sz w:val="24"/>
          <w:szCs w:val="24"/>
        </w:rPr>
        <w:lastRenderedPageBreak/>
        <w:tab/>
      </w:r>
      <w:ins w:id="1580" w:author="Ana Cecília Agua de Melo" w:date="2026-05-12T23:28:00Z">
        <w:r w:rsidR="00BA5861">
          <w:rPr>
            <w:rFonts w:ascii="Times New Roman" w:eastAsia="Times New Roman" w:hAnsi="Times New Roman" w:cs="Times New Roman"/>
            <w:sz w:val="24"/>
            <w:szCs w:val="24"/>
          </w:rPr>
          <w:t>Voltemos ao</w:t>
        </w:r>
      </w:ins>
      <w:del w:id="1581" w:author="Ana Cecília Agua de Melo" w:date="2026-05-12T23:28:00Z">
        <w:r w:rsidDel="00BA5861">
          <w:rPr>
            <w:rFonts w:ascii="Times New Roman" w:eastAsia="Times New Roman" w:hAnsi="Times New Roman" w:cs="Times New Roman"/>
            <w:sz w:val="24"/>
            <w:szCs w:val="24"/>
          </w:rPr>
          <w:delText>Usando novamente a deposição de</w:delText>
        </w:r>
      </w:del>
      <w:r>
        <w:rPr>
          <w:rFonts w:ascii="Times New Roman" w:eastAsia="Times New Roman" w:hAnsi="Times New Roman" w:cs="Times New Roman"/>
          <w:sz w:val="24"/>
          <w:szCs w:val="24"/>
        </w:rPr>
        <w:t xml:space="preserve">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O grão semeado na terra [...] deve apodrecer, para que brote a nova espiga”</w:t>
      </w:r>
      <w:r>
        <w:rPr>
          <w:rFonts w:ascii="Times New Roman" w:eastAsia="Times New Roman" w:hAnsi="Times New Roman" w:cs="Times New Roman"/>
          <w:sz w:val="24"/>
          <w:szCs w:val="24"/>
          <w:vertAlign w:val="superscript"/>
        </w:rPr>
        <w:footnoteReference w:id="223"/>
      </w:r>
      <w:r>
        <w:rPr>
          <w:rFonts w:ascii="Times New Roman" w:eastAsia="Times New Roman" w:hAnsi="Times New Roman" w:cs="Times New Roman"/>
          <w:sz w:val="24"/>
          <w:szCs w:val="24"/>
        </w:rPr>
        <w:t>. Estes fragmentos de grãos, que são – ao mesmo tempo – fragmentos de vida e de morte, são também sementes de celebração. Estas sementes hão de morrer para renascer uma nova espiga. E assim, Didi-</w:t>
      </w:r>
      <w:proofErr w:type="spellStart"/>
      <w:r>
        <w:rPr>
          <w:rFonts w:ascii="Times New Roman" w:eastAsia="Times New Roman" w:hAnsi="Times New Roman" w:cs="Times New Roman"/>
          <w:sz w:val="24"/>
          <w:szCs w:val="24"/>
        </w:rPr>
        <w:t>Huberman</w:t>
      </w:r>
      <w:proofErr w:type="spellEnd"/>
      <w:r>
        <w:rPr>
          <w:rFonts w:ascii="Times New Roman" w:eastAsia="Times New Roman" w:hAnsi="Times New Roman" w:cs="Times New Roman"/>
          <w:sz w:val="24"/>
          <w:szCs w:val="24"/>
        </w:rPr>
        <w:t xml:space="preserve"> nos lembra que estas sementes de renascimento de vida devem ser guardadas </w:t>
      </w:r>
      <w:r>
        <w:rPr>
          <w:rFonts w:ascii="Times New Roman" w:eastAsia="Times New Roman" w:hAnsi="Times New Roman" w:cs="Times New Roman"/>
          <w:i/>
          <w:iCs/>
          <w:sz w:val="24"/>
          <w:szCs w:val="24"/>
        </w:rPr>
        <w:t>“não como tesouros imutáveis, mas como sementes para o presente, para o futuro”</w:t>
      </w:r>
      <w:r>
        <w:rPr>
          <w:rFonts w:ascii="Times New Roman" w:eastAsia="Times New Roman" w:hAnsi="Times New Roman" w:cs="Times New Roman"/>
          <w:sz w:val="24"/>
          <w:szCs w:val="24"/>
          <w:vertAlign w:val="superscript"/>
        </w:rPr>
        <w:footnoteReference w:id="224"/>
      </w:r>
      <w:r>
        <w:rPr>
          <w:rFonts w:ascii="Times New Roman" w:eastAsia="Times New Roman" w:hAnsi="Times New Roman" w:cs="Times New Roman"/>
          <w:sz w:val="24"/>
          <w:szCs w:val="24"/>
        </w:rPr>
        <w:t>.</w:t>
      </w:r>
    </w:p>
    <w:p w14:paraId="00000102" w14:textId="15A624B2"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Os poderes germinativos das sementes – como aquelas encontradas nos papéis do gueto de Varsóvia – não foram armazenados para dar soluções àqueles que as coletaram (essas pessoas já são cinzas</w:t>
      </w:r>
      <w:r>
        <w:rPr>
          <w:rFonts w:ascii="Times New Roman" w:eastAsia="Times New Roman" w:hAnsi="Times New Roman" w:cs="Times New Roman"/>
          <w:sz w:val="24"/>
          <w:szCs w:val="24"/>
          <w:vertAlign w:val="superscript"/>
        </w:rPr>
        <w:footnoteReference w:id="225"/>
      </w:r>
      <w:r>
        <w:rPr>
          <w:rFonts w:ascii="Times New Roman" w:eastAsia="Times New Roman" w:hAnsi="Times New Roman" w:cs="Times New Roman"/>
          <w:sz w:val="24"/>
          <w:szCs w:val="24"/>
        </w:rPr>
        <w:t xml:space="preserve">). Ao contrário, </w:t>
      </w:r>
      <w:ins w:id="1586" w:author="Ana Cecília Agua de Melo" w:date="2026-05-21T11:28:00Z">
        <w:r w:rsidR="00727F8B">
          <w:rPr>
            <w:rFonts w:ascii="Times New Roman" w:eastAsia="Times New Roman" w:hAnsi="Times New Roman" w:cs="Times New Roman"/>
            <w:sz w:val="24"/>
            <w:szCs w:val="24"/>
          </w:rPr>
          <w:t>as</w:t>
        </w:r>
      </w:ins>
      <w:del w:id="1587" w:author="Ana Cecília Agua de Melo" w:date="2026-05-21T11:28:00Z">
        <w:r w:rsidDel="00727F8B">
          <w:rPr>
            <w:rFonts w:ascii="Times New Roman" w:eastAsia="Times New Roman" w:hAnsi="Times New Roman" w:cs="Times New Roman"/>
            <w:sz w:val="24"/>
            <w:szCs w:val="24"/>
          </w:rPr>
          <w:delText>estas se firmam enquanto</w:delText>
        </w:r>
      </w:del>
      <w:r>
        <w:rPr>
          <w:rFonts w:ascii="Times New Roman" w:eastAsia="Times New Roman" w:hAnsi="Times New Roman" w:cs="Times New Roman"/>
          <w:sz w:val="24"/>
          <w:szCs w:val="24"/>
        </w:rPr>
        <w:t xml:space="preserve"> sementes</w:t>
      </w:r>
      <w:ins w:id="1588" w:author="Ana Cecília Agua de Melo" w:date="2026-05-21T11:28:00Z">
        <w:r w:rsidR="00727F8B">
          <w:rPr>
            <w:rFonts w:ascii="Times New Roman" w:eastAsia="Times New Roman" w:hAnsi="Times New Roman" w:cs="Times New Roman"/>
            <w:sz w:val="24"/>
            <w:szCs w:val="24"/>
          </w:rPr>
          <w:t xml:space="preserve"> são</w:t>
        </w:r>
      </w:ins>
      <w:del w:id="1589" w:author="Ana Cecília Agua de Melo" w:date="2026-05-21T11:28:00Z">
        <w:r w:rsidDel="00727F8B">
          <w:rPr>
            <w:rFonts w:ascii="Times New Roman" w:eastAsia="Times New Roman" w:hAnsi="Times New Roman" w:cs="Times New Roman"/>
            <w:sz w:val="24"/>
            <w:szCs w:val="24"/>
          </w:rPr>
          <w:delText xml:space="preserve"> de</w:delText>
        </w:r>
      </w:del>
      <w:r>
        <w:rPr>
          <w:rFonts w:ascii="Times New Roman" w:eastAsia="Times New Roman" w:hAnsi="Times New Roman" w:cs="Times New Roman"/>
          <w:sz w:val="24"/>
          <w:szCs w:val="24"/>
        </w:rPr>
        <w:t xml:space="preserve"> respostas (não conclusivas) de vida para outrem, para o presente e para o futuro – para nós, e para a nossa geração. Por fim, como nos lembra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se tudo nasce e tudo morre, para então renascer, ou melhor</w:t>
      </w:r>
      <w:ins w:id="1590" w:author="Ana Cecília Agua de Melo" w:date="2026-05-12T23:29:00Z">
        <w:r w:rsidR="00FB515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se </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 No</w:t>
      </w:r>
      <w:proofErr w:type="gramEnd"/>
      <w:r>
        <w:rPr>
          <w:rFonts w:ascii="Times New Roman" w:eastAsia="Times New Roman" w:hAnsi="Times New Roman" w:cs="Times New Roman"/>
          <w:i/>
          <w:iCs/>
          <w:sz w:val="24"/>
          <w:szCs w:val="24"/>
        </w:rPr>
        <w:t xml:space="preserve"> dia da destruição, o poder jaz no fundo e aí cresce. [...]”</w:t>
      </w:r>
      <w:r>
        <w:rPr>
          <w:rFonts w:ascii="Times New Roman" w:eastAsia="Times New Roman" w:hAnsi="Times New Roman" w:cs="Times New Roman"/>
          <w:sz w:val="24"/>
          <w:szCs w:val="24"/>
          <w:vertAlign w:val="superscript"/>
        </w:rPr>
        <w:footnoteReference w:id="226"/>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então, </w:t>
      </w:r>
      <w:r>
        <w:rPr>
          <w:rFonts w:ascii="Times New Roman" w:eastAsia="Times New Roman" w:hAnsi="Times New Roman" w:cs="Times New Roman"/>
          <w:i/>
          <w:iCs/>
          <w:sz w:val="24"/>
          <w:szCs w:val="24"/>
        </w:rPr>
        <w:t>“[...] É por isso que nesse dia há de nascer o Messias”</w:t>
      </w:r>
      <w:r>
        <w:rPr>
          <w:rFonts w:ascii="Times New Roman" w:eastAsia="Times New Roman" w:hAnsi="Times New Roman" w:cs="Times New Roman"/>
          <w:sz w:val="24"/>
          <w:szCs w:val="24"/>
          <w:vertAlign w:val="superscript"/>
        </w:rPr>
        <w:footnoteReference w:id="227"/>
      </w:r>
      <w:r>
        <w:t>.</w:t>
      </w:r>
    </w:p>
    <w:p w14:paraId="00000103" w14:textId="521A6779" w:rsidR="00BE2BCC" w:rsidRDefault="006C6B2B" w:rsidP="006C6B2B">
      <w:pPr>
        <w:spacing w:after="200" w:line="360" w:lineRule="auto"/>
        <w:ind w:firstLine="720"/>
        <w:jc w:val="both"/>
      </w:pPr>
      <w:ins w:id="1593" w:author="Ana Cecília Agua de Melo" w:date="2026-05-23T15:47:00Z">
        <w:r>
          <w:rPr>
            <w:rFonts w:ascii="Times New Roman" w:eastAsia="Times New Roman" w:hAnsi="Times New Roman" w:cs="Times New Roman"/>
            <w:sz w:val="24"/>
            <w:szCs w:val="24"/>
          </w:rPr>
          <w:t>Entendendo</w:t>
        </w:r>
      </w:ins>
      <w:del w:id="1594" w:author="Ana Cecília Agua de Melo" w:date="2026-05-23T15:47:00Z">
        <w:r w:rsidR="00F630C1" w:rsidDel="006C6B2B">
          <w:rPr>
            <w:rFonts w:ascii="Times New Roman" w:eastAsia="Times New Roman" w:hAnsi="Times New Roman" w:cs="Times New Roman"/>
            <w:sz w:val="24"/>
            <w:szCs w:val="24"/>
          </w:rPr>
          <w:delText>Ao entender</w:delText>
        </w:r>
      </w:del>
      <w:r w:rsidR="00F630C1">
        <w:rPr>
          <w:rFonts w:ascii="Times New Roman" w:eastAsia="Times New Roman" w:hAnsi="Times New Roman" w:cs="Times New Roman"/>
          <w:sz w:val="24"/>
          <w:szCs w:val="24"/>
        </w:rPr>
        <w:t xml:space="preserve"> que o ciclo nunca se completa sempre da mesma maneira, que Deus habita o movimento</w:t>
      </w:r>
      <w:r w:rsidR="00F630C1">
        <w:rPr>
          <w:rFonts w:ascii="Times New Roman" w:eastAsia="Times New Roman" w:hAnsi="Times New Roman" w:cs="Times New Roman"/>
          <w:sz w:val="24"/>
          <w:szCs w:val="24"/>
          <w:vertAlign w:val="superscript"/>
        </w:rPr>
        <w:footnoteReference w:id="228"/>
      </w:r>
      <w:del w:id="1595" w:author="Ana Cecília Agua de Melo" w:date="2026-05-23T15:48:00Z">
        <w:r w:rsidR="00F630C1" w:rsidDel="006C6B2B">
          <w:rPr>
            <w:rFonts w:ascii="Times New Roman" w:eastAsia="Times New Roman" w:hAnsi="Times New Roman" w:cs="Times New Roman"/>
            <w:sz w:val="24"/>
            <w:szCs w:val="24"/>
          </w:rPr>
          <w:delText>,</w:delText>
        </w:r>
      </w:del>
      <w:r w:rsidR="00F630C1">
        <w:rPr>
          <w:rFonts w:ascii="Times New Roman" w:eastAsia="Times New Roman" w:hAnsi="Times New Roman" w:cs="Times New Roman"/>
          <w:sz w:val="24"/>
          <w:szCs w:val="24"/>
        </w:rPr>
        <w:t xml:space="preserve"> e</w:t>
      </w:r>
      <w:del w:id="1596" w:author="Ana Cecília Agua de Melo" w:date="2026-05-23T15:48:00Z">
        <w:r w:rsidR="00F630C1" w:rsidDel="006C6B2B">
          <w:rPr>
            <w:rFonts w:ascii="Times New Roman" w:eastAsia="Times New Roman" w:hAnsi="Times New Roman" w:cs="Times New Roman"/>
            <w:sz w:val="24"/>
            <w:szCs w:val="24"/>
          </w:rPr>
          <w:delText xml:space="preserve"> que</w:delText>
        </w:r>
      </w:del>
      <w:r w:rsidR="00F630C1">
        <w:rPr>
          <w:rFonts w:ascii="Times New Roman" w:eastAsia="Times New Roman" w:hAnsi="Times New Roman" w:cs="Times New Roman"/>
          <w:i/>
          <w:iCs/>
          <w:sz w:val="24"/>
          <w:szCs w:val="24"/>
        </w:rPr>
        <w:t xml:space="preserve"> “os judeus, como tal, rejeitam a </w:t>
      </w:r>
      <w:proofErr w:type="spellStart"/>
      <w:r w:rsidR="00F630C1">
        <w:rPr>
          <w:rFonts w:ascii="Times New Roman" w:eastAsia="Times New Roman" w:hAnsi="Times New Roman" w:cs="Times New Roman"/>
          <w:i/>
          <w:iCs/>
          <w:sz w:val="24"/>
          <w:szCs w:val="24"/>
        </w:rPr>
        <w:t>estaticidade</w:t>
      </w:r>
      <w:proofErr w:type="spellEnd"/>
      <w:r w:rsidR="00F630C1">
        <w:rPr>
          <w:rFonts w:ascii="Times New Roman" w:eastAsia="Times New Roman" w:hAnsi="Times New Roman" w:cs="Times New Roman"/>
          <w:i/>
          <w:iCs/>
          <w:sz w:val="24"/>
          <w:szCs w:val="24"/>
        </w:rPr>
        <w:t xml:space="preserve"> das coisas e das ideias, e acreditam na transformação e na reedição”</w:t>
      </w:r>
      <w:r w:rsidR="00F630C1">
        <w:rPr>
          <w:rFonts w:ascii="Times New Roman" w:eastAsia="Times New Roman" w:hAnsi="Times New Roman" w:cs="Times New Roman"/>
          <w:sz w:val="24"/>
          <w:szCs w:val="24"/>
          <w:vertAlign w:val="superscript"/>
        </w:rPr>
        <w:footnoteReference w:id="229"/>
      </w:r>
      <w:r w:rsidR="00F630C1">
        <w:rPr>
          <w:rFonts w:ascii="Times New Roman" w:eastAsia="Times New Roman" w:hAnsi="Times New Roman" w:cs="Times New Roman"/>
          <w:sz w:val="24"/>
          <w:szCs w:val="24"/>
        </w:rPr>
        <w:t xml:space="preserve">, </w:t>
      </w:r>
      <w:del w:id="1597" w:author="Ana Cecília Agua de Melo" w:date="2026-05-23T15:48:00Z">
        <w:r w:rsidR="00F630C1" w:rsidDel="006C6B2B">
          <w:rPr>
            <w:rFonts w:ascii="Times New Roman" w:eastAsia="Times New Roman" w:hAnsi="Times New Roman" w:cs="Times New Roman"/>
            <w:sz w:val="24"/>
            <w:szCs w:val="24"/>
          </w:rPr>
          <w:delText xml:space="preserve">então </w:delText>
        </w:r>
      </w:del>
      <w:ins w:id="1598" w:author="Ana Cecília Agua de Melo" w:date="2026-05-23T15:48:00Z">
        <w:r>
          <w:rPr>
            <w:rFonts w:ascii="Times New Roman" w:eastAsia="Times New Roman" w:hAnsi="Times New Roman" w:cs="Times New Roman"/>
            <w:sz w:val="24"/>
            <w:szCs w:val="24"/>
          </w:rPr>
          <w:t>nos permitimos</w:t>
        </w:r>
      </w:ins>
      <w:del w:id="1599" w:author="Ana Cecília Agua de Melo" w:date="2026-05-23T15:48:00Z">
        <w:r w:rsidR="00F630C1" w:rsidDel="006C6B2B">
          <w:rPr>
            <w:rFonts w:ascii="Times New Roman" w:eastAsia="Times New Roman" w:hAnsi="Times New Roman" w:cs="Times New Roman"/>
            <w:sz w:val="24"/>
            <w:szCs w:val="24"/>
          </w:rPr>
          <w:delText>permite-se</w:delText>
        </w:r>
      </w:del>
      <w:r w:rsidR="00F630C1">
        <w:rPr>
          <w:rFonts w:ascii="Times New Roman" w:eastAsia="Times New Roman" w:hAnsi="Times New Roman" w:cs="Times New Roman"/>
          <w:sz w:val="24"/>
          <w:szCs w:val="24"/>
        </w:rPr>
        <w:t xml:space="preserve"> aqui revisitar as nossas histórias – </w:t>
      </w:r>
      <w:ins w:id="1600" w:author="Ana Cecília Agua de Melo" w:date="2026-05-12T23:30:00Z">
        <w:r w:rsidR="00FB515A">
          <w:rPr>
            <w:rFonts w:ascii="Times New Roman" w:eastAsia="Times New Roman" w:hAnsi="Times New Roman" w:cs="Times New Roman"/>
            <w:sz w:val="24"/>
            <w:szCs w:val="24"/>
          </w:rPr>
          <w:t xml:space="preserve">de </w:t>
        </w:r>
      </w:ins>
      <w:r w:rsidR="00F630C1">
        <w:rPr>
          <w:rFonts w:ascii="Times New Roman" w:eastAsia="Times New Roman" w:hAnsi="Times New Roman" w:cs="Times New Roman"/>
          <w:sz w:val="24"/>
          <w:szCs w:val="24"/>
        </w:rPr>
        <w:t>judeus ou não judeus</w:t>
      </w:r>
      <w:ins w:id="1601" w:author="Ana Cecília Agua de Melo" w:date="2026-05-12T23:30:00Z">
        <w:r w:rsidR="00FB515A">
          <w:rPr>
            <w:rFonts w:ascii="Times New Roman" w:eastAsia="Times New Roman" w:hAnsi="Times New Roman" w:cs="Times New Roman"/>
            <w:sz w:val="24"/>
            <w:szCs w:val="24"/>
          </w:rPr>
          <w:t>. Que</w:t>
        </w:r>
      </w:ins>
      <w:del w:id="1602" w:author="Ana Cecília Agua de Melo" w:date="2026-05-12T23:30:00Z">
        <w:r w:rsidR="00F630C1" w:rsidDel="00FB515A">
          <w:rPr>
            <w:rFonts w:ascii="Times New Roman" w:eastAsia="Times New Roman" w:hAnsi="Times New Roman" w:cs="Times New Roman"/>
            <w:sz w:val="24"/>
            <w:szCs w:val="24"/>
          </w:rPr>
          <w:delText xml:space="preserve"> –, que</w:delText>
        </w:r>
      </w:del>
      <w:r w:rsidR="00F630C1">
        <w:rPr>
          <w:rFonts w:ascii="Times New Roman" w:eastAsia="Times New Roman" w:hAnsi="Times New Roman" w:cs="Times New Roman"/>
          <w:sz w:val="24"/>
          <w:szCs w:val="24"/>
        </w:rPr>
        <w:t xml:space="preserve"> possamos nos apropriar delas, da morte para o renascimento, e da vida enquanto um princípio contínuo. </w:t>
      </w:r>
    </w:p>
    <w:p w14:paraId="00000104"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05" w14:textId="77777777" w:rsidR="00BE2BCC" w:rsidRDefault="00F630C1">
      <w:pPr>
        <w:spacing w:after="200" w:line="360" w:lineRule="auto"/>
        <w:jc w:val="both"/>
      </w:pPr>
      <w:r>
        <w:rPr>
          <w:rFonts w:ascii="Times New Roman" w:eastAsia="Times New Roman" w:hAnsi="Times New Roman" w:cs="Times New Roman"/>
          <w:i/>
          <w:iCs/>
          <w:sz w:val="24"/>
          <w:szCs w:val="24"/>
        </w:rPr>
        <w:t xml:space="preserve">“Quando o Rabi Abraão </w:t>
      </w:r>
      <w:proofErr w:type="spellStart"/>
      <w:r>
        <w:rPr>
          <w:rFonts w:ascii="Times New Roman" w:eastAsia="Times New Roman" w:hAnsi="Times New Roman" w:cs="Times New Roman"/>
          <w:i/>
          <w:iCs/>
          <w:sz w:val="24"/>
          <w:szCs w:val="24"/>
        </w:rPr>
        <w:t>Iaakov</w:t>
      </w:r>
      <w:proofErr w:type="spellEnd"/>
      <w:r>
        <w:rPr>
          <w:rFonts w:ascii="Times New Roman" w:eastAsia="Times New Roman" w:hAnsi="Times New Roman" w:cs="Times New Roman"/>
          <w:i/>
          <w:iCs/>
          <w:sz w:val="24"/>
          <w:szCs w:val="24"/>
        </w:rPr>
        <w:t xml:space="preserve">, filho do Rabi Israel de </w:t>
      </w:r>
      <w:proofErr w:type="spellStart"/>
      <w:r>
        <w:rPr>
          <w:rFonts w:ascii="Times New Roman" w:eastAsia="Times New Roman" w:hAnsi="Times New Roman" w:cs="Times New Roman"/>
          <w:i/>
          <w:iCs/>
          <w:sz w:val="24"/>
          <w:szCs w:val="24"/>
        </w:rPr>
        <w:t>Rijin</w:t>
      </w:r>
      <w:proofErr w:type="spellEnd"/>
      <w:r>
        <w:rPr>
          <w:rFonts w:ascii="Times New Roman" w:eastAsia="Times New Roman" w:hAnsi="Times New Roman" w:cs="Times New Roman"/>
          <w:i/>
          <w:iCs/>
          <w:sz w:val="24"/>
          <w:szCs w:val="24"/>
        </w:rPr>
        <w:t xml:space="preserve">, ainda era criança, passeava ele no quintal, para cima e para baixo, ao anoitecer de sexta-feira, quando os </w:t>
      </w:r>
      <w:proofErr w:type="spellStart"/>
      <w:r>
        <w:rPr>
          <w:rFonts w:ascii="Times New Roman" w:eastAsia="Times New Roman" w:hAnsi="Times New Roman" w:cs="Times New Roman"/>
          <w:i/>
          <w:iCs/>
          <w:sz w:val="24"/>
          <w:szCs w:val="24"/>
        </w:rPr>
        <w:t>hassidim</w:t>
      </w:r>
      <w:proofErr w:type="spellEnd"/>
      <w:r>
        <w:rPr>
          <w:rFonts w:ascii="Times New Roman" w:eastAsia="Times New Roman" w:hAnsi="Times New Roman" w:cs="Times New Roman"/>
          <w:i/>
          <w:iCs/>
          <w:sz w:val="24"/>
          <w:szCs w:val="24"/>
        </w:rPr>
        <w:t xml:space="preserve"> já haviam ido rezar. Um </w:t>
      </w:r>
      <w:proofErr w:type="spellStart"/>
      <w:r>
        <w:rPr>
          <w:rFonts w:ascii="Times New Roman" w:eastAsia="Times New Roman" w:hAnsi="Times New Roman" w:cs="Times New Roman"/>
          <w:i/>
          <w:iCs/>
          <w:sz w:val="24"/>
          <w:szCs w:val="24"/>
        </w:rPr>
        <w:t>hassid</w:t>
      </w:r>
      <w:proofErr w:type="spellEnd"/>
      <w:r>
        <w:rPr>
          <w:rFonts w:ascii="Times New Roman" w:eastAsia="Times New Roman" w:hAnsi="Times New Roman" w:cs="Times New Roman"/>
          <w:i/>
          <w:iCs/>
          <w:sz w:val="24"/>
          <w:szCs w:val="24"/>
        </w:rPr>
        <w:t xml:space="preserve"> dirigiu-se a ele e falou: ‘Por que não entras? Já é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‘Ainda não é’ – respondeu Abraão. ‘Como sabes isso?’ – perguntou o </w:t>
      </w:r>
      <w:proofErr w:type="spellStart"/>
      <w:r>
        <w:rPr>
          <w:rFonts w:ascii="Times New Roman" w:eastAsia="Times New Roman" w:hAnsi="Times New Roman" w:cs="Times New Roman"/>
          <w:i/>
          <w:iCs/>
          <w:sz w:val="24"/>
          <w:szCs w:val="24"/>
        </w:rPr>
        <w:t>hassid</w:t>
      </w:r>
      <w:proofErr w:type="spellEnd"/>
      <w:r>
        <w:rPr>
          <w:rFonts w:ascii="Times New Roman" w:eastAsia="Times New Roman" w:hAnsi="Times New Roman" w:cs="Times New Roman"/>
          <w:i/>
          <w:iCs/>
          <w:sz w:val="24"/>
          <w:szCs w:val="24"/>
        </w:rPr>
        <w:t xml:space="preserve">.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 replicou o menino – ‘surge sempre um novo céu e ainda não o estou vendo’”</w:t>
      </w:r>
      <w:r>
        <w:rPr>
          <w:rFonts w:ascii="Times New Roman" w:eastAsia="Times New Roman" w:hAnsi="Times New Roman" w:cs="Times New Roman"/>
          <w:sz w:val="24"/>
          <w:szCs w:val="24"/>
          <w:vertAlign w:val="superscript"/>
        </w:rPr>
        <w:footnoteReference w:id="230"/>
      </w:r>
      <w:r>
        <w:rPr>
          <w:rFonts w:ascii="Times New Roman" w:eastAsia="Times New Roman" w:hAnsi="Times New Roman" w:cs="Times New Roman"/>
          <w:sz w:val="24"/>
          <w:szCs w:val="24"/>
        </w:rPr>
        <w:t>.</w:t>
      </w:r>
    </w:p>
    <w:p w14:paraId="00000106" w14:textId="0715081E"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O calendário </w:t>
      </w:r>
      <w:del w:id="1605" w:author="Ana Cecília Agua de Melo" w:date="2026-05-13T09:25:00Z">
        <w:r w:rsidDel="000A3071">
          <w:rPr>
            <w:rFonts w:ascii="Times New Roman" w:eastAsia="Times New Roman" w:hAnsi="Times New Roman" w:cs="Times New Roman"/>
            <w:sz w:val="24"/>
            <w:szCs w:val="24"/>
          </w:rPr>
          <w:delText xml:space="preserve">judaico </w:delText>
        </w:r>
      </w:del>
      <w:ins w:id="1606" w:author="Ana Cecília Agua de Melo" w:date="2026-05-13T09:25:00Z">
        <w:r w:rsidR="000A307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(e o seu tempo) é essencialmente lunar. Dessa forma, os dias da semana, o </w:t>
      </w:r>
      <w:proofErr w:type="spellStart"/>
      <w:r>
        <w:rPr>
          <w:rFonts w:ascii="Times New Roman" w:eastAsia="Times New Roman" w:hAnsi="Times New Roman" w:cs="Times New Roman"/>
          <w:i/>
          <w:iCs/>
          <w:sz w:val="24"/>
          <w:szCs w:val="24"/>
        </w:rPr>
        <w:t>shabat</w:t>
      </w:r>
      <w:proofErr w:type="spellEnd"/>
      <w:del w:id="1607" w:author="Ana Cecília Agua de Melo" w:date="2026-05-13T09:24:00Z">
        <w:r w:rsidDel="00C10817">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todos os feriados, as festas e as festividades judaicas iniciam-se sempre no período de crepúsculo. Ao final, o anoitecer permite um </w:t>
      </w:r>
      <w:r>
        <w:rPr>
          <w:rFonts w:ascii="Times New Roman" w:eastAsia="Times New Roman" w:hAnsi="Times New Roman" w:cs="Times New Roman"/>
          <w:i/>
          <w:iCs/>
          <w:sz w:val="24"/>
          <w:szCs w:val="24"/>
        </w:rPr>
        <w:t>“novo céu”</w:t>
      </w:r>
      <w:r>
        <w:rPr>
          <w:rFonts w:ascii="Times New Roman" w:eastAsia="Times New Roman" w:hAnsi="Times New Roman" w:cs="Times New Roman"/>
          <w:sz w:val="24"/>
          <w:szCs w:val="24"/>
          <w:vertAlign w:val="superscript"/>
        </w:rPr>
        <w:footnoteReference w:id="231"/>
      </w:r>
      <w:r>
        <w:rPr>
          <w:rFonts w:ascii="Times New Roman" w:eastAsia="Times New Roman" w:hAnsi="Times New Roman" w:cs="Times New Roman"/>
          <w:sz w:val="24"/>
          <w:szCs w:val="24"/>
        </w:rPr>
        <w:t>, um novo recomeço. O dia judaico inicia ao nascer das três primeiras estrelas no céu</w:t>
      </w:r>
      <w:del w:id="1608" w:author="Ana Cecília Agua de Melo" w:date="2026-05-13T09:24: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w:t>
      </w:r>
      <w:ins w:id="1609" w:author="Ana Cecília Agua de Melo" w:date="2026-05-13T09:24:00Z">
        <w:r w:rsidR="000A3071">
          <w:rPr>
            <w:rFonts w:ascii="Times New Roman" w:eastAsia="Times New Roman" w:hAnsi="Times New Roman" w:cs="Times New Roman"/>
            <w:sz w:val="24"/>
            <w:szCs w:val="24"/>
          </w:rPr>
          <w:t>termina</w:t>
        </w:r>
      </w:ins>
      <w:del w:id="1610" w:author="Ana Cecília Agua de Melo" w:date="2026-05-13T09:24:00Z">
        <w:r w:rsidDel="000A3071">
          <w:rPr>
            <w:rFonts w:ascii="Times New Roman" w:eastAsia="Times New Roman" w:hAnsi="Times New Roman" w:cs="Times New Roman"/>
            <w:sz w:val="24"/>
            <w:szCs w:val="24"/>
          </w:rPr>
          <w:delText>finaliza-se</w:delText>
        </w:r>
      </w:del>
      <w:r>
        <w:rPr>
          <w:rFonts w:ascii="Times New Roman" w:eastAsia="Times New Roman" w:hAnsi="Times New Roman" w:cs="Times New Roman"/>
          <w:sz w:val="24"/>
          <w:szCs w:val="24"/>
        </w:rPr>
        <w:t xml:space="preserve"> no momento do pôr</w:t>
      </w:r>
      <w:ins w:id="1611" w:author="Ana Cecília Agua de Melo" w:date="2026-05-13T09:24:00Z">
        <w:r w:rsidR="000A3071">
          <w:rPr>
            <w:rFonts w:ascii="Times New Roman" w:eastAsia="Times New Roman" w:hAnsi="Times New Roman" w:cs="Times New Roman"/>
            <w:sz w:val="24"/>
            <w:szCs w:val="24"/>
          </w:rPr>
          <w:t xml:space="preserve"> </w:t>
        </w:r>
      </w:ins>
      <w:del w:id="1612" w:author="Ana Cecília Agua de Melo" w:date="2026-05-13T09:24: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do</w:t>
      </w:r>
      <w:ins w:id="1613" w:author="Ana Cecília Agua de Melo" w:date="2026-05-13T09:25:00Z">
        <w:r w:rsidR="000A3071">
          <w:rPr>
            <w:rFonts w:ascii="Times New Roman" w:eastAsia="Times New Roman" w:hAnsi="Times New Roman" w:cs="Times New Roman"/>
            <w:sz w:val="24"/>
            <w:szCs w:val="24"/>
          </w:rPr>
          <w:t xml:space="preserve"> </w:t>
        </w:r>
      </w:ins>
      <w:del w:id="1614" w:author="Ana Cecília Agua de Melo" w:date="2026-05-13T09:25: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sol. </w:t>
      </w:r>
    </w:p>
    <w:p w14:paraId="00000107" w14:textId="4CE519B3" w:rsidR="00BE2BCC" w:rsidRDefault="00F630C1">
      <w:pPr>
        <w:spacing w:after="200" w:line="360" w:lineRule="auto"/>
        <w:jc w:val="both"/>
      </w:pPr>
      <w:r>
        <w:rPr>
          <w:rFonts w:ascii="Times New Roman" w:eastAsia="Times New Roman" w:hAnsi="Times New Roman" w:cs="Times New Roman"/>
          <w:sz w:val="24"/>
          <w:szCs w:val="24"/>
        </w:rPr>
        <w:tab/>
        <w:t xml:space="preserve">As interpretações rabínicas sobre os textos sagrados não possuem definições claras e concretas a respeito do momento do “anoitecer”. Porém, segundo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e 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rPr>
        <w:t>, é nes</w:t>
      </w:r>
      <w:ins w:id="1615" w:author="Ana Cecília Agua de Melo" w:date="2026-05-13T09:25:00Z">
        <w:r w:rsidR="000A3071">
          <w:rPr>
            <w:rFonts w:ascii="Times New Roman" w:eastAsia="Times New Roman" w:hAnsi="Times New Roman" w:cs="Times New Roman"/>
            <w:sz w:val="24"/>
            <w:szCs w:val="24"/>
          </w:rPr>
          <w:t>s</w:t>
        </w:r>
      </w:ins>
      <w:del w:id="1616" w:author="Ana Cecília Agua de Melo" w:date="2026-05-13T09:25:00Z">
        <w:r w:rsidDel="000A3071">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e instante que Deus, antes da entrega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ao final do sexto dia da criação divina, cria dez elementos, sendo eles: o arco-íris, o </w:t>
      </w:r>
      <w:r>
        <w:rPr>
          <w:rFonts w:ascii="Times New Roman" w:eastAsia="Times New Roman" w:hAnsi="Times New Roman" w:cs="Times New Roman"/>
          <w:i/>
          <w:iCs/>
          <w:sz w:val="24"/>
          <w:szCs w:val="24"/>
        </w:rPr>
        <w:t>maná</w:t>
      </w:r>
      <w:r>
        <w:rPr>
          <w:rFonts w:ascii="Times New Roman" w:eastAsia="Times New Roman" w:hAnsi="Times New Roman" w:cs="Times New Roman"/>
          <w:sz w:val="24"/>
          <w:szCs w:val="24"/>
          <w:vertAlign w:val="superscript"/>
        </w:rPr>
        <w:footnoteReference w:id="232"/>
      </w:r>
      <w:r>
        <w:rPr>
          <w:rFonts w:ascii="Times New Roman" w:eastAsia="Times New Roman" w:hAnsi="Times New Roman" w:cs="Times New Roman"/>
          <w:sz w:val="24"/>
          <w:szCs w:val="24"/>
        </w:rPr>
        <w:t xml:space="preserve">, a boca da terra, a boca do jumento, as Tábuas da Lei, as letras, a escrita, o túmulo de Moisés, o poço e o </w:t>
      </w:r>
      <w:proofErr w:type="spellStart"/>
      <w:r>
        <w:rPr>
          <w:rFonts w:ascii="Times New Roman" w:eastAsia="Times New Roman" w:hAnsi="Times New Roman" w:cs="Times New Roman"/>
          <w:i/>
          <w:iCs/>
          <w:sz w:val="24"/>
          <w:szCs w:val="24"/>
        </w:rPr>
        <w:t>shamir</w:t>
      </w:r>
      <w:proofErr w:type="spellEnd"/>
      <w:r>
        <w:rPr>
          <w:rFonts w:ascii="Times New Roman" w:eastAsia="Times New Roman" w:hAnsi="Times New Roman" w:cs="Times New Roman"/>
          <w:sz w:val="24"/>
          <w:szCs w:val="24"/>
          <w:vertAlign w:val="superscript"/>
        </w:rPr>
        <w:footnoteReference w:id="233"/>
      </w:r>
      <w:r>
        <w:rPr>
          <w:rFonts w:ascii="Times New Roman" w:eastAsia="Times New Roman" w:hAnsi="Times New Roman" w:cs="Times New Roman"/>
          <w:sz w:val="24"/>
          <w:szCs w:val="24"/>
        </w:rPr>
        <w:t xml:space="preserve">. </w:t>
      </w:r>
    </w:p>
    <w:p w14:paraId="00000108" w14:textId="21E4E867" w:rsidR="00BE2BCC" w:rsidRDefault="00F630C1">
      <w:pPr>
        <w:spacing w:after="200" w:line="360" w:lineRule="auto"/>
        <w:jc w:val="both"/>
      </w:pPr>
      <w:r>
        <w:rPr>
          <w:rFonts w:ascii="Times New Roman" w:eastAsia="Times New Roman" w:hAnsi="Times New Roman" w:cs="Times New Roman"/>
          <w:sz w:val="24"/>
          <w:szCs w:val="24"/>
        </w:rPr>
        <w:tab/>
        <w:t>Entre o momento do pôr</w:t>
      </w:r>
      <w:ins w:id="1624" w:author="Ana Cecília Agua de Melo" w:date="2026-05-13T09:26:00Z">
        <w:r w:rsidR="000A3071">
          <w:rPr>
            <w:rFonts w:ascii="Times New Roman" w:eastAsia="Times New Roman" w:hAnsi="Times New Roman" w:cs="Times New Roman"/>
            <w:sz w:val="24"/>
            <w:szCs w:val="24"/>
          </w:rPr>
          <w:t xml:space="preserve"> </w:t>
        </w:r>
      </w:ins>
      <w:del w:id="1625" w:author="Ana Cecília Agua de Melo" w:date="2026-05-13T09:26: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do</w:t>
      </w:r>
      <w:ins w:id="1626" w:author="Ana Cecília Agua de Melo" w:date="2026-05-13T09:26:00Z">
        <w:r w:rsidR="000A3071">
          <w:rPr>
            <w:rFonts w:ascii="Times New Roman" w:eastAsia="Times New Roman" w:hAnsi="Times New Roman" w:cs="Times New Roman"/>
            <w:sz w:val="24"/>
            <w:szCs w:val="24"/>
          </w:rPr>
          <w:t xml:space="preserve"> </w:t>
        </w:r>
      </w:ins>
      <w:del w:id="1627" w:author="Ana Cecília Agua de Melo" w:date="2026-05-13T09:26: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sol </w:t>
      </w:r>
      <w:ins w:id="1628" w:author="Ana Cecília Agua de Melo" w:date="2026-05-23T15:50:00Z">
        <w:r w:rsidR="006C6B2B">
          <w:rPr>
            <w:rFonts w:ascii="Times New Roman" w:eastAsia="Times New Roman" w:hAnsi="Times New Roman" w:cs="Times New Roman"/>
            <w:sz w:val="24"/>
            <w:szCs w:val="24"/>
          </w:rPr>
          <w:t>e</w:t>
        </w:r>
      </w:ins>
      <w:del w:id="1629" w:author="Ana Cecília Agua de Melo" w:date="2026-05-23T15:50:00Z">
        <w:r w:rsidDel="006C6B2B">
          <w:rPr>
            <w:rFonts w:ascii="Times New Roman" w:eastAsia="Times New Roman" w:hAnsi="Times New Roman" w:cs="Times New Roman"/>
            <w:sz w:val="24"/>
            <w:szCs w:val="24"/>
          </w:rPr>
          <w:delText>até</w:delText>
        </w:r>
      </w:del>
      <w:r>
        <w:rPr>
          <w:rFonts w:ascii="Times New Roman" w:eastAsia="Times New Roman" w:hAnsi="Times New Roman" w:cs="Times New Roman"/>
          <w:sz w:val="24"/>
          <w:szCs w:val="24"/>
        </w:rPr>
        <w:t xml:space="preserve"> a aparição das três primeiras estrelas na esfera celeste, os judeus se encontram em um</w:t>
      </w:r>
      <w:del w:id="1630" w:author="Ana Cecília Agua de Melo" w:date="2026-05-13T09:27:00Z">
        <w:r w:rsidDel="000A3071">
          <w:rPr>
            <w:rFonts w:ascii="Times New Roman" w:eastAsia="Times New Roman" w:hAnsi="Times New Roman" w:cs="Times New Roman"/>
            <w:sz w:val="24"/>
            <w:szCs w:val="24"/>
          </w:rPr>
          <w:delText xml:space="preserve"> momento</w:delText>
        </w:r>
      </w:del>
      <w:r>
        <w:rPr>
          <w:rFonts w:ascii="Times New Roman" w:eastAsia="Times New Roman" w:hAnsi="Times New Roman" w:cs="Times New Roman"/>
          <w:sz w:val="24"/>
          <w:szCs w:val="24"/>
        </w:rPr>
        <w:t xml:space="preserve"> limiar. Para a filosofia judaica, </w:t>
      </w:r>
      <w:ins w:id="1631" w:author="Ana Cecília Agua de Melo" w:date="2026-05-13T09:27:00Z">
        <w:r w:rsidR="000A3071">
          <w:rPr>
            <w:rFonts w:ascii="Times New Roman" w:eastAsia="Times New Roman" w:hAnsi="Times New Roman" w:cs="Times New Roman"/>
            <w:sz w:val="24"/>
            <w:szCs w:val="24"/>
          </w:rPr>
          <w:t>nesse intervalo</w:t>
        </w:r>
      </w:ins>
      <w:del w:id="1632" w:author="Ana Cecília Agua de Melo" w:date="2026-05-13T09:27:00Z">
        <w:r w:rsidDel="000A3071">
          <w:rPr>
            <w:rFonts w:ascii="Times New Roman" w:eastAsia="Times New Roman" w:hAnsi="Times New Roman" w:cs="Times New Roman"/>
            <w:sz w:val="24"/>
            <w:szCs w:val="24"/>
          </w:rPr>
          <w:delText>durante este tempo</w:delText>
        </w:r>
      </w:del>
      <w:r>
        <w:rPr>
          <w:rFonts w:ascii="Times New Roman" w:eastAsia="Times New Roman" w:hAnsi="Times New Roman" w:cs="Times New Roman"/>
          <w:sz w:val="24"/>
          <w:szCs w:val="24"/>
        </w:rPr>
        <w:t xml:space="preserve"> (e assim, </w:t>
      </w:r>
      <w:ins w:id="1633" w:author="Ana Cecília Agua de Melo" w:date="2026-05-13T09:27:00Z">
        <w:r w:rsidR="000A3071">
          <w:rPr>
            <w:rFonts w:ascii="Times New Roman" w:eastAsia="Times New Roman" w:hAnsi="Times New Roman" w:cs="Times New Roman"/>
            <w:sz w:val="24"/>
            <w:szCs w:val="24"/>
          </w:rPr>
          <w:t>nesse</w:t>
        </w:r>
      </w:ins>
      <w:del w:id="1634" w:author="Ana Cecília Agua de Melo" w:date="2026-05-13T09:27:00Z">
        <w:r w:rsidDel="000A3071">
          <w:rPr>
            <w:rFonts w:ascii="Times New Roman" w:eastAsia="Times New Roman" w:hAnsi="Times New Roman" w:cs="Times New Roman"/>
            <w:sz w:val="24"/>
            <w:szCs w:val="24"/>
          </w:rPr>
          <w:delText>este</w:delText>
        </w:r>
      </w:del>
      <w:r>
        <w:rPr>
          <w:rFonts w:ascii="Times New Roman" w:eastAsia="Times New Roman" w:hAnsi="Times New Roman" w:cs="Times New Roman"/>
          <w:sz w:val="24"/>
          <w:szCs w:val="24"/>
        </w:rPr>
        <w:t xml:space="preserve"> espaço-situação), não é nem dia (em hebraico: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sz w:val="24"/>
          <w:szCs w:val="24"/>
        </w:rPr>
        <w:t xml:space="preserve">), nem noite (em hebraico: </w:t>
      </w:r>
      <w:proofErr w:type="spellStart"/>
      <w:r>
        <w:rPr>
          <w:rFonts w:ascii="Times New Roman" w:eastAsia="Times New Roman" w:hAnsi="Times New Roman" w:cs="Times New Roman"/>
          <w:i/>
          <w:iCs/>
          <w:sz w:val="24"/>
          <w:szCs w:val="24"/>
        </w:rPr>
        <w:t>laila</w:t>
      </w:r>
      <w:proofErr w:type="spellEnd"/>
      <w:r>
        <w:rPr>
          <w:rFonts w:ascii="Times New Roman" w:eastAsia="Times New Roman" w:hAnsi="Times New Roman" w:cs="Times New Roman"/>
          <w:sz w:val="24"/>
          <w:szCs w:val="24"/>
        </w:rPr>
        <w:t xml:space="preserve">), mas sim um espaço-tempo entre o dia e a noite, chamado de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(em português: “tarde”).</w:t>
      </w:r>
    </w:p>
    <w:p w14:paraId="00000109" w14:textId="069B1517"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palavra hebraica cognata e da mesma raiz que as palavras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significa “mistura”,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combinação de pátios</w:t>
      </w:r>
      <w:del w:id="1635" w:author="Ana Cecília Agua de Melo" w:date="2026-05-13T09:28:00Z">
        <w:r w:rsidDel="000A307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mescla entre tempos, entre o dia e</w:t>
      </w:r>
      <w:del w:id="1636" w:author="Ana Cecília Agua de Melo" w:date="2026-05-13T09:28:00Z">
        <w:r w:rsidDel="000A3071">
          <w:rPr>
            <w:rFonts w:ascii="Times New Roman" w:eastAsia="Times New Roman" w:hAnsi="Times New Roman" w:cs="Times New Roman"/>
            <w:sz w:val="24"/>
            <w:szCs w:val="24"/>
          </w:rPr>
          <w:delText xml:space="preserve"> entre</w:delText>
        </w:r>
      </w:del>
      <w:r>
        <w:rPr>
          <w:rFonts w:ascii="Times New Roman" w:eastAsia="Times New Roman" w:hAnsi="Times New Roman" w:cs="Times New Roman"/>
          <w:sz w:val="24"/>
          <w:szCs w:val="24"/>
        </w:rPr>
        <w:t xml:space="preserve"> a noite. Es</w:t>
      </w:r>
      <w:ins w:id="1637" w:author="Ana Cecília Agua de Melo" w:date="2026-05-13T09:28:00Z">
        <w:r w:rsidR="000A3071">
          <w:rPr>
            <w:rFonts w:ascii="Times New Roman" w:eastAsia="Times New Roman" w:hAnsi="Times New Roman" w:cs="Times New Roman"/>
            <w:sz w:val="24"/>
            <w:szCs w:val="24"/>
          </w:rPr>
          <w:t>se</w:t>
        </w:r>
      </w:ins>
      <w:del w:id="1638" w:author="Ana Cecília Agua de Melo" w:date="2026-05-13T09:28:00Z">
        <w:r w:rsidDel="000A3071">
          <w:rPr>
            <w:rFonts w:ascii="Times New Roman" w:eastAsia="Times New Roman" w:hAnsi="Times New Roman" w:cs="Times New Roman"/>
            <w:sz w:val="24"/>
            <w:szCs w:val="24"/>
          </w:rPr>
          <w:delText>te momento</w:delText>
        </w:r>
      </w:del>
      <w:r>
        <w:rPr>
          <w:rFonts w:ascii="Times New Roman" w:eastAsia="Times New Roman" w:hAnsi="Times New Roman" w:cs="Times New Roman"/>
          <w:sz w:val="24"/>
          <w:szCs w:val="24"/>
        </w:rPr>
        <w:t xml:space="preserve"> limiar é conhecido como </w:t>
      </w:r>
      <w:proofErr w:type="spellStart"/>
      <w:r>
        <w:rPr>
          <w:rFonts w:ascii="Times New Roman" w:eastAsia="Times New Roman" w:hAnsi="Times New Roman" w:cs="Times New Roman"/>
          <w:i/>
          <w:iCs/>
          <w:sz w:val="24"/>
          <w:szCs w:val="24"/>
        </w:rPr>
        <w:t>bein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hashemashot</w:t>
      </w:r>
      <w:proofErr w:type="spellEnd"/>
      <w:r>
        <w:rPr>
          <w:rFonts w:ascii="Times New Roman" w:eastAsia="Times New Roman" w:hAnsi="Times New Roman" w:cs="Times New Roman"/>
          <w:sz w:val="24"/>
          <w:szCs w:val="24"/>
        </w:rPr>
        <w:t>, em português, “entre sóis”.</w:t>
      </w:r>
    </w:p>
    <w:p w14:paraId="0000010A" w14:textId="251C5625" w:rsidR="00BE2BCC" w:rsidRDefault="00F630C1">
      <w:pPr>
        <w:spacing w:after="200" w:line="360" w:lineRule="auto"/>
        <w:jc w:val="both"/>
      </w:pPr>
      <w:r>
        <w:rPr>
          <w:rFonts w:ascii="Times New Roman" w:eastAsia="Times New Roman" w:hAnsi="Times New Roman" w:cs="Times New Roman"/>
          <w:sz w:val="24"/>
          <w:szCs w:val="24"/>
        </w:rPr>
        <w:tab/>
        <w:t xml:space="preserve">Com uma duração de aproximadamente dezoito minutos (a depender da localização geográfica), essa situação-período permite, por exemplo, o acendimento das velas de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vertAlign w:val="superscript"/>
        </w:rPr>
        <w:footnoteReference w:id="234"/>
      </w:r>
      <w:r>
        <w:rPr>
          <w:rFonts w:ascii="Times New Roman" w:eastAsia="Times New Roman" w:hAnsi="Times New Roman" w:cs="Times New Roman"/>
          <w:sz w:val="24"/>
          <w:szCs w:val="24"/>
        </w:rPr>
        <w:t xml:space="preserve">, em um espaço-tempo que não é ainda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e muito menos o sexto dia da criação divina, mas a passagem entre estes dois períodos. Assim</w:t>
      </w:r>
      <w:del w:id="1639" w:author="Ana Cecília Agua de Melo" w:date="2026-05-13T09:28:00Z">
        <w:r w:rsidDel="000A3071">
          <w:rPr>
            <w:rFonts w:ascii="Times New Roman" w:eastAsia="Times New Roman" w:hAnsi="Times New Roman" w:cs="Times New Roman"/>
            <w:sz w:val="24"/>
            <w:szCs w:val="24"/>
          </w:rPr>
          <w:delText xml:space="preserve"> sendo</w:delText>
        </w:r>
      </w:del>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hashemashot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período, um espaço e um tempo limite e</w:t>
      </w:r>
      <w:ins w:id="1640" w:author="Ana Cecília Agua de Melo" w:date="2026-05-23T15:51:00Z">
        <w:r w:rsidR="006C6B2B">
          <w:rPr>
            <w:rFonts w:ascii="Times New Roman" w:eastAsia="Times New Roman" w:hAnsi="Times New Roman" w:cs="Times New Roman"/>
            <w:sz w:val="24"/>
            <w:szCs w:val="24"/>
          </w:rPr>
          <w:t xml:space="preserve"> um</w:t>
        </w:r>
      </w:ins>
      <w:r>
        <w:rPr>
          <w:rFonts w:ascii="Times New Roman" w:eastAsia="Times New Roman" w:hAnsi="Times New Roman" w:cs="Times New Roman"/>
          <w:sz w:val="24"/>
          <w:szCs w:val="24"/>
        </w:rPr>
        <w:t xml:space="preserve"> limiar em si. Um momento entre o dia e a noite,</w:t>
      </w:r>
      <w:del w:id="1641" w:author="Ana Cecília Agua de Melo" w:date="2026-05-13T09:28:00Z">
        <w:r w:rsidDel="000A3071">
          <w:rPr>
            <w:rFonts w:ascii="Times New Roman" w:eastAsia="Times New Roman" w:hAnsi="Times New Roman" w:cs="Times New Roman"/>
            <w:sz w:val="24"/>
            <w:szCs w:val="24"/>
          </w:rPr>
          <w:delText xml:space="preserve"> porém não sendo</w:delText>
        </w:r>
      </w:del>
      <w:r>
        <w:rPr>
          <w:rFonts w:ascii="Times New Roman" w:eastAsia="Times New Roman" w:hAnsi="Times New Roman" w:cs="Times New Roman"/>
          <w:sz w:val="24"/>
          <w:szCs w:val="24"/>
        </w:rPr>
        <w:t xml:space="preserve"> nem aqui, nem lá –</w:t>
      </w:r>
      <w:del w:id="1642" w:author="Ana Cecília Agua de Melo" w:date="2026-05-13T09:29:00Z">
        <w:r w:rsidDel="000A3071">
          <w:rPr>
            <w:rFonts w:ascii="Times New Roman" w:eastAsia="Times New Roman" w:hAnsi="Times New Roman" w:cs="Times New Roman"/>
            <w:sz w:val="24"/>
            <w:szCs w:val="24"/>
          </w:rPr>
          <w:delText xml:space="preserve"> mas algo entre, o</w:delText>
        </w:r>
      </w:del>
      <w:r>
        <w:rPr>
          <w:rFonts w:ascii="Times New Roman" w:eastAsia="Times New Roman" w:hAnsi="Times New Roman" w:cs="Times New Roman"/>
          <w:sz w:val="24"/>
          <w:szCs w:val="24"/>
        </w:rPr>
        <w:t xml:space="preserve"> trânsito. </w:t>
      </w:r>
    </w:p>
    <w:p w14:paraId="0000010B" w14:textId="6996CFDF" w:rsidR="00BE2BCC" w:rsidRDefault="00F630C1">
      <w:pPr>
        <w:spacing w:after="200" w:line="360" w:lineRule="auto"/>
        <w:jc w:val="both"/>
      </w:pPr>
      <w:r>
        <w:rPr>
          <w:rFonts w:ascii="Times New Roman" w:eastAsia="Times New Roman" w:hAnsi="Times New Roman" w:cs="Times New Roman"/>
          <w:sz w:val="24"/>
          <w:szCs w:val="24"/>
        </w:rPr>
        <w:tab/>
        <w:t xml:space="preserve">Como comenta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“Despir uma forma, assumir uma forma, isso se faz no instante do puro nada”</w:t>
      </w:r>
      <w:r>
        <w:rPr>
          <w:rFonts w:ascii="Times New Roman" w:eastAsia="Times New Roman" w:hAnsi="Times New Roman" w:cs="Times New Roman"/>
          <w:sz w:val="24"/>
          <w:szCs w:val="24"/>
          <w:vertAlign w:val="superscript"/>
        </w:rPr>
        <w:footnoteReference w:id="235"/>
      </w:r>
      <w:r>
        <w:rPr>
          <w:rFonts w:ascii="Times New Roman" w:eastAsia="Times New Roman" w:hAnsi="Times New Roman" w:cs="Times New Roman"/>
          <w:sz w:val="24"/>
          <w:szCs w:val="24"/>
        </w:rPr>
        <w:t xml:space="preserve">. A passagem entre o dia e a noite (a mudança e a transformação de uma situação) se firma enquanto uma transição de forma, de matéria e de espírito – sair de um </w:t>
      </w:r>
      <w:r>
        <w:rPr>
          <w:rFonts w:ascii="Times New Roman" w:eastAsia="Times New Roman" w:hAnsi="Times New Roman" w:cs="Times New Roman"/>
          <w:sz w:val="24"/>
          <w:szCs w:val="24"/>
        </w:rPr>
        <w:lastRenderedPageBreak/>
        <w:t>espaço e de um momento para entrar em outro. Esta transição ou rito de passagem necessita de um tempo de pausa, de reflexão, renovação e assim, de renascimento</w:t>
      </w:r>
      <w:ins w:id="1645" w:author="Ana Cecília Agua de Melo" w:date="2026-05-13T09:53:00Z">
        <w:r w:rsidR="00A54DDE">
          <w:rPr>
            <w:rFonts w:ascii="Times New Roman" w:eastAsia="Times New Roman" w:hAnsi="Times New Roman" w:cs="Times New Roman"/>
            <w:sz w:val="24"/>
            <w:szCs w:val="24"/>
          </w:rPr>
          <w:t>. Este</w:t>
        </w:r>
      </w:ins>
      <w:del w:id="1646" w:author="Ana Cecília Agua de Melo" w:date="2026-05-13T09:53:00Z">
        <w:r w:rsidDel="00A54DDE">
          <w:rPr>
            <w:rFonts w:ascii="Times New Roman" w:eastAsia="Times New Roman" w:hAnsi="Times New Roman" w:cs="Times New Roman"/>
            <w:sz w:val="24"/>
            <w:szCs w:val="24"/>
          </w:rPr>
          <w:delText>; e este</w:delText>
        </w:r>
      </w:del>
      <w:r>
        <w:rPr>
          <w:rFonts w:ascii="Times New Roman" w:eastAsia="Times New Roman" w:hAnsi="Times New Roman" w:cs="Times New Roman"/>
          <w:sz w:val="24"/>
          <w:szCs w:val="24"/>
        </w:rPr>
        <w:t xml:space="preserve"> movimento se faz no </w:t>
      </w:r>
      <w:r>
        <w:rPr>
          <w:rFonts w:ascii="Times New Roman" w:eastAsia="Times New Roman" w:hAnsi="Times New Roman" w:cs="Times New Roman"/>
          <w:i/>
          <w:iCs/>
          <w:sz w:val="24"/>
          <w:szCs w:val="24"/>
        </w:rPr>
        <w:t>“instante do puro nada”</w:t>
      </w:r>
      <w:r>
        <w:rPr>
          <w:rFonts w:ascii="Times New Roman" w:eastAsia="Times New Roman" w:hAnsi="Times New Roman" w:cs="Times New Roman"/>
          <w:sz w:val="24"/>
          <w:szCs w:val="24"/>
          <w:vertAlign w:val="superscript"/>
        </w:rPr>
        <w:footnoteReference w:id="236"/>
      </w:r>
      <w:r>
        <w:rPr>
          <w:rFonts w:ascii="Times New Roman" w:eastAsia="Times New Roman" w:hAnsi="Times New Roman" w:cs="Times New Roman"/>
          <w:sz w:val="24"/>
          <w:szCs w:val="24"/>
        </w:rPr>
        <w:t xml:space="preserve"> – no limiar e na ambiguidade de conotações e de definições. O </w:t>
      </w:r>
      <w:r>
        <w:rPr>
          <w:rFonts w:ascii="Times New Roman" w:eastAsia="Times New Roman" w:hAnsi="Times New Roman" w:cs="Times New Roman"/>
          <w:i/>
          <w:iCs/>
          <w:sz w:val="24"/>
          <w:szCs w:val="24"/>
        </w:rPr>
        <w:t>“instante do puro nada”</w:t>
      </w:r>
      <w:r>
        <w:rPr>
          <w:rFonts w:ascii="Times New Roman" w:eastAsia="Times New Roman" w:hAnsi="Times New Roman" w:cs="Times New Roman"/>
          <w:sz w:val="24"/>
          <w:szCs w:val="24"/>
          <w:vertAlign w:val="superscript"/>
        </w:rPr>
        <w:footnoteReference w:id="237"/>
      </w:r>
      <w:r>
        <w:rPr>
          <w:rFonts w:ascii="Times New Roman" w:eastAsia="Times New Roman" w:hAnsi="Times New Roman" w:cs="Times New Roman"/>
          <w:sz w:val="24"/>
          <w:szCs w:val="24"/>
        </w:rPr>
        <w:t xml:space="preserve"> não é o vazio. O nada é a possibilidade.</w:t>
      </w:r>
    </w:p>
    <w:p w14:paraId="0000010C" w14:textId="2E38501E"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Twilight</w:t>
      </w:r>
      <w:proofErr w:type="spellEnd"/>
      <w:r>
        <w:rPr>
          <w:rFonts w:ascii="Times New Roman" w:eastAsia="Times New Roman" w:hAnsi="Times New Roman" w:cs="Times New Roman"/>
          <w:i/>
          <w:iCs/>
          <w:sz w:val="24"/>
          <w:szCs w:val="24"/>
        </w:rPr>
        <w:t xml:space="preserve"> People</w:t>
      </w:r>
      <w:ins w:id="1647" w:author="Ana Cecília Agua de Melo" w:date="2026-05-13T09:58:00Z">
        <w:r w:rsidR="00B618D8">
          <w:rPr>
            <w:rFonts w:ascii="Times New Roman" w:eastAsia="Times New Roman" w:hAnsi="Times New Roman" w:cs="Times New Roman"/>
            <w:sz w:val="24"/>
            <w:szCs w:val="24"/>
          </w:rPr>
          <w:t>,</w:t>
        </w:r>
      </w:ins>
      <w:del w:id="1648" w:author="Ana Cecília Agua de Melo" w:date="2026-05-13T09:58:00Z">
        <w:r w:rsidDel="00B618D8">
          <w:rPr>
            <w:rFonts w:ascii="Times New Roman" w:eastAsia="Times New Roman" w:hAnsi="Times New Roman" w:cs="Times New Roman"/>
            <w:sz w:val="24"/>
            <w:szCs w:val="24"/>
          </w:rPr>
          <w:delText xml:space="preserve"> é um</w:delText>
        </w:r>
      </w:del>
      <w:r>
        <w:rPr>
          <w:rFonts w:ascii="Times New Roman" w:eastAsia="Times New Roman" w:hAnsi="Times New Roman" w:cs="Times New Roman"/>
          <w:sz w:val="24"/>
          <w:szCs w:val="24"/>
        </w:rPr>
        <w:t xml:space="preserve"> poema litúrgico </w:t>
      </w:r>
      <w:del w:id="1649" w:author="Ana Cecília Agua de Melo" w:date="2026-05-13T09:59:00Z">
        <w:r w:rsidDel="00B618D8">
          <w:rPr>
            <w:rFonts w:ascii="Times New Roman" w:eastAsia="Times New Roman" w:hAnsi="Times New Roman" w:cs="Times New Roman"/>
            <w:sz w:val="24"/>
            <w:szCs w:val="24"/>
          </w:rPr>
          <w:delText>de autori</w:delText>
        </w:r>
      </w:del>
      <w:del w:id="1650" w:author="Ana Cecília Agua de Melo" w:date="2026-05-13T09:58:00Z">
        <w:r w:rsidDel="00B618D8">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 xml:space="preserve">do rabino norte-americano </w:t>
      </w:r>
      <w:proofErr w:type="spellStart"/>
      <w:r>
        <w:rPr>
          <w:rFonts w:ascii="Times New Roman" w:eastAsia="Times New Roman" w:hAnsi="Times New Roman" w:cs="Times New Roman"/>
          <w:sz w:val="24"/>
          <w:szCs w:val="24"/>
        </w:rPr>
        <w:t>Reuven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Zellmann</w:t>
      </w:r>
      <w:proofErr w:type="spellEnd"/>
      <w:r>
        <w:rPr>
          <w:rFonts w:ascii="Times New Roman" w:eastAsia="Times New Roman" w:hAnsi="Times New Roman" w:cs="Times New Roman"/>
          <w:sz w:val="24"/>
          <w:szCs w:val="24"/>
        </w:rPr>
        <w:t xml:space="preserve">, </w:t>
      </w:r>
      <w:del w:id="1651" w:author="Ana Cecília Agua de Melo" w:date="2026-05-13T09:59:00Z">
        <w:r w:rsidDel="00B618D8">
          <w:rPr>
            <w:rFonts w:ascii="Times New Roman" w:eastAsia="Times New Roman" w:hAnsi="Times New Roman" w:cs="Times New Roman"/>
            <w:sz w:val="24"/>
            <w:szCs w:val="24"/>
          </w:rPr>
          <w:delText xml:space="preserve">e </w:delText>
        </w:r>
      </w:del>
      <w:r>
        <w:rPr>
          <w:rFonts w:ascii="Times New Roman" w:eastAsia="Times New Roman" w:hAnsi="Times New Roman" w:cs="Times New Roman"/>
          <w:sz w:val="24"/>
          <w:szCs w:val="24"/>
        </w:rPr>
        <w:t>se firma enquanto um lembrete de que este momento do crepúsculo é um espaço plural e coletivo para todos.</w:t>
      </w:r>
      <w:ins w:id="1652" w:author="Ana Cecília Agua de Melo" w:date="2026-05-13T09:59:00Z">
        <w:r w:rsidR="00B618D8">
          <w:rPr>
            <w:rFonts w:ascii="Times New Roman" w:eastAsia="Times New Roman" w:hAnsi="Times New Roman" w:cs="Times New Roman"/>
            <w:sz w:val="24"/>
            <w:szCs w:val="24"/>
          </w:rPr>
          <w:t xml:space="preserve"> Tal</w:t>
        </w:r>
      </w:ins>
      <w:del w:id="1653" w:author="Ana Cecília Agua de Melo" w:date="2026-05-13T09:59:00Z">
        <w:r w:rsidDel="00B618D8">
          <w:rPr>
            <w:rFonts w:ascii="Times New Roman" w:eastAsia="Times New Roman" w:hAnsi="Times New Roman" w:cs="Times New Roman"/>
            <w:sz w:val="24"/>
            <w:szCs w:val="24"/>
          </w:rPr>
          <w:delText xml:space="preserve"> O simbolismo deste momento se apresenta enquanto um</w:delText>
        </w:r>
      </w:del>
      <w:r>
        <w:rPr>
          <w:rFonts w:ascii="Times New Roman" w:eastAsia="Times New Roman" w:hAnsi="Times New Roman" w:cs="Times New Roman"/>
          <w:sz w:val="24"/>
          <w:szCs w:val="24"/>
        </w:rPr>
        <w:t xml:space="preserve"> espaço-tempo sagrado de intermédio, </w:t>
      </w:r>
      <w:ins w:id="1654" w:author="Ana Cecília Agua de Melo" w:date="2026-05-13T10:00:00Z">
        <w:r w:rsidR="00B618D8">
          <w:rPr>
            <w:rFonts w:ascii="Times New Roman" w:eastAsia="Times New Roman" w:hAnsi="Times New Roman" w:cs="Times New Roman"/>
            <w:sz w:val="24"/>
            <w:szCs w:val="24"/>
          </w:rPr>
          <w:t>instante</w:t>
        </w:r>
      </w:ins>
      <w:del w:id="1655" w:author="Ana Cecília Agua de Melo" w:date="2026-05-13T10:00:00Z">
        <w:r w:rsidDel="00B618D8">
          <w:rPr>
            <w:rFonts w:ascii="Times New Roman" w:eastAsia="Times New Roman" w:hAnsi="Times New Roman" w:cs="Times New Roman"/>
            <w:sz w:val="24"/>
            <w:szCs w:val="24"/>
          </w:rPr>
          <w:delText>e assim uma situação</w:delText>
        </w:r>
      </w:del>
      <w:r>
        <w:rPr>
          <w:rFonts w:ascii="Times New Roman" w:eastAsia="Times New Roman" w:hAnsi="Times New Roman" w:cs="Times New Roman"/>
          <w:sz w:val="24"/>
          <w:szCs w:val="24"/>
        </w:rPr>
        <w:t xml:space="preserve"> de transformação e de renascimento, </w:t>
      </w:r>
      <w:ins w:id="1656" w:author="Ana Cecília Agua de Melo" w:date="2026-05-13T10:01:00Z">
        <w:r w:rsidR="00B618D8">
          <w:rPr>
            <w:rFonts w:ascii="Times New Roman" w:eastAsia="Times New Roman" w:hAnsi="Times New Roman" w:cs="Times New Roman"/>
            <w:sz w:val="24"/>
            <w:szCs w:val="24"/>
          </w:rPr>
          <w:t>reaparece em diversas</w:t>
        </w:r>
      </w:ins>
      <w:del w:id="1657" w:author="Ana Cecília Agua de Melo" w:date="2026-05-13T10:01:00Z">
        <w:r w:rsidDel="00B618D8">
          <w:rPr>
            <w:rFonts w:ascii="Times New Roman" w:eastAsia="Times New Roman" w:hAnsi="Times New Roman" w:cs="Times New Roman"/>
            <w:sz w:val="24"/>
            <w:szCs w:val="24"/>
          </w:rPr>
          <w:delText>usado das mais diversas maneira</w:delText>
        </w:r>
      </w:del>
      <w:del w:id="1658" w:author="Ana Cecília Agua de Melo" w:date="2026-05-13T10:00:00Z">
        <w:r w:rsidDel="00B618D8">
          <w:rPr>
            <w:rFonts w:ascii="Times New Roman" w:eastAsia="Times New Roman" w:hAnsi="Times New Roman" w:cs="Times New Roman"/>
            <w:sz w:val="24"/>
            <w:szCs w:val="24"/>
          </w:rPr>
          <w:delText>s</w:delText>
        </w:r>
      </w:del>
      <w:del w:id="1659" w:author="Ana Cecília Agua de Melo" w:date="2026-05-13T10:01:00Z">
        <w:r w:rsidDel="00B618D8">
          <w:rPr>
            <w:rFonts w:ascii="Times New Roman" w:eastAsia="Times New Roman" w:hAnsi="Times New Roman" w:cs="Times New Roman"/>
            <w:sz w:val="24"/>
            <w:szCs w:val="24"/>
          </w:rPr>
          <w:delText xml:space="preserve"> em</w:delText>
        </w:r>
      </w:del>
      <w:r>
        <w:rPr>
          <w:rFonts w:ascii="Times New Roman" w:eastAsia="Times New Roman" w:hAnsi="Times New Roman" w:cs="Times New Roman"/>
          <w:sz w:val="24"/>
          <w:szCs w:val="24"/>
        </w:rPr>
        <w:t xml:space="preserve"> religiões e crenças ao redor do mundo.</w:t>
      </w:r>
    </w:p>
    <w:p w14:paraId="0000010D" w14:textId="4008DD53" w:rsidR="00BE2BCC" w:rsidRDefault="00F630C1">
      <w:pPr>
        <w:spacing w:after="200" w:line="360" w:lineRule="auto"/>
        <w:jc w:val="both"/>
      </w:pPr>
      <w:r>
        <w:rPr>
          <w:rFonts w:ascii="Times New Roman" w:eastAsia="Times New Roman" w:hAnsi="Times New Roman" w:cs="Times New Roman"/>
          <w:sz w:val="24"/>
          <w:szCs w:val="24"/>
        </w:rPr>
        <w:tab/>
        <w:t>N</w:t>
      </w:r>
      <w:ins w:id="1660" w:author="Ana Cecília Agua de Melo" w:date="2026-05-13T10:02:00Z">
        <w:r w:rsidR="00B618D8">
          <w:rPr>
            <w:rFonts w:ascii="Times New Roman" w:eastAsia="Times New Roman" w:hAnsi="Times New Roman" w:cs="Times New Roman"/>
            <w:sz w:val="24"/>
            <w:szCs w:val="24"/>
          </w:rPr>
          <w:t>o</w:t>
        </w:r>
      </w:ins>
      <w:del w:id="1661" w:author="Ana Cecília Agua de Melo" w:date="2026-05-13T10:02:00Z">
        <w:r w:rsidDel="00B618D8">
          <w:rPr>
            <w:rFonts w:ascii="Times New Roman" w:eastAsia="Times New Roman" w:hAnsi="Times New Roman" w:cs="Times New Roman"/>
            <w:sz w:val="24"/>
            <w:szCs w:val="24"/>
          </w:rPr>
          <w:delText>este</w:delText>
        </w:r>
      </w:del>
      <w:r>
        <w:rPr>
          <w:rFonts w:ascii="Times New Roman" w:eastAsia="Times New Roman" w:hAnsi="Times New Roman" w:cs="Times New Roman"/>
          <w:sz w:val="24"/>
          <w:szCs w:val="24"/>
        </w:rPr>
        <w:t xml:space="preserve"> poema</w:t>
      </w:r>
      <w:ins w:id="1662" w:author="Ana Cecília Agua de Melo" w:date="2026-05-13T10:02:00Z">
        <w:r w:rsidR="00B618D8">
          <w:rPr>
            <w:rFonts w:ascii="Times New Roman" w:eastAsia="Times New Roman" w:hAnsi="Times New Roman" w:cs="Times New Roman"/>
            <w:sz w:val="24"/>
            <w:szCs w:val="24"/>
          </w:rPr>
          <w:t xml:space="preserve"> do rabino </w:t>
        </w:r>
        <w:proofErr w:type="spellStart"/>
        <w:r w:rsidR="00B618D8">
          <w:rPr>
            <w:rFonts w:ascii="Times New Roman" w:eastAsia="Times New Roman" w:hAnsi="Times New Roman" w:cs="Times New Roman"/>
            <w:sz w:val="24"/>
            <w:szCs w:val="24"/>
          </w:rPr>
          <w:t>Zellmann</w:t>
        </w:r>
      </w:ins>
      <w:proofErr w:type="spellEnd"/>
      <w:r>
        <w:rPr>
          <w:rFonts w:ascii="Times New Roman" w:eastAsia="Times New Roman" w:hAnsi="Times New Roman" w:cs="Times New Roman"/>
          <w:sz w:val="24"/>
          <w:szCs w:val="24"/>
        </w:rPr>
        <w:t xml:space="preserve"> abençoa-se </w:t>
      </w:r>
      <w:ins w:id="1663" w:author="Ana Cecília Agua de Melo" w:date="2026-05-13T10:03:00Z">
        <w:r w:rsidR="00B618D8">
          <w:rPr>
            <w:rFonts w:ascii="Times New Roman" w:eastAsia="Times New Roman" w:hAnsi="Times New Roman" w:cs="Times New Roman"/>
            <w:sz w:val="24"/>
            <w:szCs w:val="24"/>
          </w:rPr>
          <w:t>essa qualidade crepuscular</w:t>
        </w:r>
      </w:ins>
      <w:del w:id="1664" w:author="Ana Cecília Agua de Melo" w:date="2026-05-13T10:03:00Z">
        <w:r w:rsidDel="00B618D8">
          <w:rPr>
            <w:rFonts w:ascii="Times New Roman" w:eastAsia="Times New Roman" w:hAnsi="Times New Roman" w:cs="Times New Roman"/>
            <w:sz w:val="24"/>
            <w:szCs w:val="24"/>
          </w:rPr>
          <w:delText>a possibilidade</w:delText>
        </w:r>
      </w:del>
      <w:r>
        <w:rPr>
          <w:rFonts w:ascii="Times New Roman" w:eastAsia="Times New Roman" w:hAnsi="Times New Roman" w:cs="Times New Roman"/>
          <w:sz w:val="24"/>
          <w:szCs w:val="24"/>
        </w:rPr>
        <w:t xml:space="preserve"> dos seres humanos</w:t>
      </w:r>
      <w:del w:id="1665" w:author="Ana Cecília Agua de Melo" w:date="2026-05-13T10:03:00Z">
        <w:r w:rsidDel="00B618D8">
          <w:rPr>
            <w:rFonts w:ascii="Times New Roman" w:eastAsia="Times New Roman" w:hAnsi="Times New Roman" w:cs="Times New Roman"/>
            <w:sz w:val="24"/>
            <w:szCs w:val="24"/>
          </w:rPr>
          <w:delText xml:space="preserve"> de serem seres crepusculares</w:delText>
        </w:r>
      </w:del>
      <w:r>
        <w:rPr>
          <w:rFonts w:ascii="Times New Roman" w:eastAsia="Times New Roman" w:hAnsi="Times New Roman" w:cs="Times New Roman"/>
          <w:sz w:val="24"/>
          <w:szCs w:val="24"/>
        </w:rPr>
        <w:t>. Abençoa-se a criação de um espaço-tempo de intermédio em que as relações são interrompidas</w:t>
      </w:r>
      <w:del w:id="1666" w:author="Ana Cecília Agua de Melo" w:date="2026-05-13T10:03:00Z">
        <w:r w:rsidDel="0080016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w:t>
      </w:r>
      <w:del w:id="1667" w:author="Ana Cecília Agua de Melo" w:date="2026-05-13T10:03:00Z">
        <w:r w:rsidDel="00800161">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o binarismo já não existe. Abençoa-se o momento em que as crenças e as certezas absolutas são suspensas e</w:t>
      </w:r>
      <w:del w:id="1668" w:author="Ana Cecília Agua de Melo" w:date="2026-05-13T10:03:00Z">
        <w:r w:rsidDel="00800161">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o julgamento é suavizado e esvaziado. Abençoa-se uma situação de possibilidade, um momento do nada. E, finalmente, abençoa-se Deus – o criador do Universo, do dia e </w:t>
      </w:r>
      <w:del w:id="1669" w:author="Ana Cecília Agua de Melo" w:date="2026-05-13T10:06:00Z">
        <w:r w:rsidDel="00800161">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da noite, dos ventos, das nuvens e do crepúsculo – Aquele que transcende todas as categorias e definições.</w:t>
      </w:r>
    </w:p>
    <w:p w14:paraId="0000010E" w14:textId="205A880E" w:rsidR="00BE2BCC" w:rsidRDefault="00F630C1">
      <w:pPr>
        <w:spacing w:after="200" w:line="360" w:lineRule="auto"/>
        <w:jc w:val="both"/>
      </w:pPr>
      <w:r>
        <w:rPr>
          <w:rFonts w:ascii="Times New Roman" w:eastAsia="Times New Roman" w:hAnsi="Times New Roman" w:cs="Times New Roman"/>
          <w:sz w:val="24"/>
          <w:szCs w:val="24"/>
        </w:rPr>
        <w:tab/>
        <w:t>Entende-se aqui que a diáspora, ou o</w:t>
      </w:r>
      <w:ins w:id="1670" w:author="Ana Cecília Agua de Melo" w:date="2026-05-13T10:06:00Z">
        <w:r w:rsidR="00800161">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lugares judaicos, são espaços de intermédio, que se firmam enquanto caminhos entrecruzados de memórias e de destinos, de laços e de nós</w:t>
      </w:r>
      <w:del w:id="1671" w:author="Ana Cecília Agua de Melo" w:date="2026-05-13T10:07:00Z">
        <w:r w:rsidDel="00800161">
          <w:rPr>
            <w:rFonts w:ascii="Times New Roman" w:eastAsia="Times New Roman" w:hAnsi="Times New Roman" w:cs="Times New Roman"/>
            <w:sz w:val="24"/>
            <w:szCs w:val="24"/>
          </w:rPr>
          <w:delText xml:space="preserve"> compartilhados</w:delText>
        </w:r>
      </w:del>
      <w:r>
        <w:rPr>
          <w:rFonts w:ascii="Times New Roman" w:eastAsia="Times New Roman" w:hAnsi="Times New Roman" w:cs="Times New Roman"/>
          <w:sz w:val="24"/>
          <w:szCs w:val="24"/>
        </w:rPr>
        <w:t xml:space="preserve">. A diáspora não pode ser determinada, mas sempre pode ser vivida. </w:t>
      </w:r>
    </w:p>
    <w:p w14:paraId="0000010F"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10" w14:textId="50D95D25" w:rsidR="00BE2BCC" w:rsidRDefault="00F630C1">
      <w:pPr>
        <w:spacing w:after="200" w:line="360" w:lineRule="auto"/>
        <w:jc w:val="both"/>
      </w:pPr>
      <w:r>
        <w:rPr>
          <w:rFonts w:ascii="Times New Roman" w:eastAsia="Times New Roman" w:hAnsi="Times New Roman" w:cs="Times New Roman"/>
          <w:sz w:val="24"/>
          <w:szCs w:val="24"/>
        </w:rPr>
        <w:t xml:space="preserve">Em </w:t>
      </w:r>
      <w:proofErr w:type="spellStart"/>
      <w:r>
        <w:rPr>
          <w:rFonts w:ascii="Times New Roman" w:eastAsia="Times New Roman" w:hAnsi="Times New Roman" w:cs="Times New Roman"/>
          <w:i/>
          <w:iCs/>
          <w:sz w:val="24"/>
          <w:szCs w:val="24"/>
        </w:rPr>
        <w:t>Borderland</w:t>
      </w:r>
      <w:proofErr w:type="spellEnd"/>
      <w:r>
        <w:rPr>
          <w:rFonts w:ascii="Times New Roman" w:eastAsia="Times New Roman" w:hAnsi="Times New Roman" w:cs="Times New Roman"/>
          <w:i/>
          <w:iCs/>
          <w:sz w:val="24"/>
          <w:szCs w:val="24"/>
        </w:rPr>
        <w:t xml:space="preserve">/La </w:t>
      </w:r>
      <w:proofErr w:type="spellStart"/>
      <w:r>
        <w:rPr>
          <w:rFonts w:ascii="Times New Roman" w:eastAsia="Times New Roman" w:hAnsi="Times New Roman" w:cs="Times New Roman"/>
          <w:i/>
          <w:iCs/>
          <w:sz w:val="24"/>
          <w:szCs w:val="24"/>
        </w:rPr>
        <w:t>Frontera</w:t>
      </w:r>
      <w:proofErr w:type="spellEnd"/>
      <w:r>
        <w:rPr>
          <w:rFonts w:ascii="Times New Roman" w:eastAsia="Times New Roman" w:hAnsi="Times New Roman" w:cs="Times New Roman"/>
          <w:sz w:val="24"/>
          <w:szCs w:val="24"/>
        </w:rPr>
        <w:t xml:space="preserve">, a poeta e ensaísta Gloria </w:t>
      </w:r>
      <w:proofErr w:type="spellStart"/>
      <w:r>
        <w:rPr>
          <w:rFonts w:ascii="Times New Roman" w:eastAsia="Times New Roman" w:hAnsi="Times New Roman" w:cs="Times New Roman"/>
          <w:sz w:val="24"/>
          <w:szCs w:val="24"/>
        </w:rPr>
        <w:t>Anzaldúa</w:t>
      </w:r>
      <w:proofErr w:type="spellEnd"/>
      <w:r>
        <w:rPr>
          <w:rFonts w:ascii="Times New Roman" w:eastAsia="Times New Roman" w:hAnsi="Times New Roman" w:cs="Times New Roman"/>
          <w:sz w:val="24"/>
          <w:szCs w:val="24"/>
        </w:rPr>
        <w:t xml:space="preserve"> diz que os grupos fronteiriços vivem no entre, em </w:t>
      </w:r>
      <w:proofErr w:type="spellStart"/>
      <w:r>
        <w:rPr>
          <w:rFonts w:ascii="Times New Roman" w:eastAsia="Times New Roman" w:hAnsi="Times New Roman" w:cs="Times New Roman"/>
          <w:i/>
          <w:iCs/>
          <w:sz w:val="24"/>
          <w:szCs w:val="24"/>
        </w:rPr>
        <w:t>nepantla</w:t>
      </w:r>
      <w:proofErr w:type="spellEnd"/>
      <w:ins w:id="1672" w:author="Ana Cecília Agua de Melo" w:date="2026-05-13T10:10:00Z">
        <w:r w:rsidR="00800161">
          <w:rPr>
            <w:rFonts w:ascii="Times New Roman" w:eastAsia="Times New Roman" w:hAnsi="Times New Roman" w:cs="Times New Roman"/>
            <w:iCs/>
            <w:sz w:val="24"/>
            <w:szCs w:val="24"/>
          </w:rPr>
          <w:t>:</w:t>
        </w:r>
      </w:ins>
      <w:del w:id="1673" w:author="Ana Cecília Agua de Melo" w:date="2026-05-13T10:10:00Z">
        <w:r w:rsidDel="00800161">
          <w:rPr>
            <w:rFonts w:ascii="Times New Roman" w:eastAsia="Times New Roman" w:hAnsi="Times New Roman" w:cs="Times New Roman"/>
            <w:sz w:val="24"/>
            <w:szCs w:val="24"/>
          </w:rPr>
          <w:delText>. Isso, p</w:delText>
        </w:r>
      </w:del>
      <w:del w:id="1674" w:author="Ana Cecília Agua de Melo" w:date="2026-05-13T10:09:00Z">
        <w:r w:rsidDel="00800161">
          <w:rPr>
            <w:rFonts w:ascii="Times New Roman" w:eastAsia="Times New Roman" w:hAnsi="Times New Roman" w:cs="Times New Roman"/>
            <w:sz w:val="24"/>
            <w:szCs w:val="24"/>
          </w:rPr>
          <w:delText>ois,</w:delText>
        </w:r>
      </w:del>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é estar em meio </w:t>
      </w:r>
      <w:ins w:id="1675" w:author="Ana Cecília Agua de Melo" w:date="2026-05-13T10:10:00Z">
        <w:r w:rsidR="00800161">
          <w:rPr>
            <w:rFonts w:ascii="Times New Roman" w:eastAsia="Times New Roman" w:hAnsi="Times New Roman" w:cs="Times New Roman"/>
            <w:i/>
            <w:iCs/>
            <w:sz w:val="24"/>
            <w:szCs w:val="24"/>
          </w:rPr>
          <w:t>a</w:t>
        </w:r>
      </w:ins>
      <w:del w:id="1676" w:author="Ana Cecília Agua de Melo" w:date="2026-05-13T10:10:00Z">
        <w:r w:rsidDel="00800161">
          <w:rPr>
            <w:rFonts w:ascii="Times New Roman" w:eastAsia="Times New Roman" w:hAnsi="Times New Roman" w:cs="Times New Roman"/>
            <w:i/>
            <w:iCs/>
            <w:sz w:val="24"/>
            <w:szCs w:val="24"/>
          </w:rPr>
          <w:delText>à</w:delText>
        </w:r>
      </w:del>
      <w:r>
        <w:rPr>
          <w:rFonts w:ascii="Times New Roman" w:eastAsia="Times New Roman" w:hAnsi="Times New Roman" w:cs="Times New Roman"/>
          <w:i/>
          <w:iCs/>
          <w:sz w:val="24"/>
          <w:szCs w:val="24"/>
        </w:rPr>
        <w:t xml:space="preserve"> uma transformação [...]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é um jeito de ler o mundo”</w:t>
      </w:r>
      <w:r>
        <w:rPr>
          <w:rFonts w:ascii="Times New Roman" w:eastAsia="Times New Roman" w:hAnsi="Times New Roman" w:cs="Times New Roman"/>
          <w:sz w:val="24"/>
          <w:szCs w:val="24"/>
          <w:vertAlign w:val="superscript"/>
        </w:rPr>
        <w:footnoteReference w:id="238"/>
      </w:r>
      <w:r>
        <w:rPr>
          <w:rFonts w:ascii="Times New Roman" w:eastAsia="Times New Roman" w:hAnsi="Times New Roman" w:cs="Times New Roman"/>
          <w:sz w:val="24"/>
          <w:szCs w:val="24"/>
        </w:rPr>
        <w:t>. Viver no entre – no limiar – é uma condição das comunidades e da identidade judaica. Estar em fronteira é estar diretamente ligado à alteridade, em contato e conexão com os demais grupos sociais que se estabelecem nestes territórios.</w:t>
      </w:r>
    </w:p>
    <w:p w14:paraId="00000111" w14:textId="05535819"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 xml:space="preserve">Limiar, </w:t>
      </w:r>
      <w:ins w:id="1679" w:author="Ana Cecília Agua de Melo" w:date="2026-05-13T10:11:00Z">
        <w:r w:rsidR="00800161">
          <w:rPr>
            <w:rFonts w:ascii="Times New Roman" w:eastAsia="Times New Roman" w:hAnsi="Times New Roman" w:cs="Times New Roman"/>
            <w:i/>
            <w:iCs/>
            <w:sz w:val="24"/>
            <w:szCs w:val="24"/>
          </w:rPr>
          <w:t>a</w:t>
        </w:r>
      </w:ins>
      <w:del w:id="1680" w:author="Ana Cecília Agua de Melo" w:date="2026-05-13T10:11:00Z">
        <w:r w:rsidDel="00800161">
          <w:rPr>
            <w:rFonts w:ascii="Times New Roman" w:eastAsia="Times New Roman" w:hAnsi="Times New Roman" w:cs="Times New Roman"/>
            <w:i/>
            <w:iCs/>
            <w:sz w:val="24"/>
            <w:szCs w:val="24"/>
          </w:rPr>
          <w:delText>A</w:delText>
        </w:r>
      </w:del>
      <w:r>
        <w:rPr>
          <w:rFonts w:ascii="Times New Roman" w:eastAsia="Times New Roman" w:hAnsi="Times New Roman" w:cs="Times New Roman"/>
          <w:i/>
          <w:iCs/>
          <w:sz w:val="24"/>
          <w:szCs w:val="24"/>
        </w:rPr>
        <w:t xml:space="preserve">ura e </w:t>
      </w:r>
      <w:ins w:id="1681" w:author="Ana Cecília Agua de Melo" w:date="2026-05-13T10:11:00Z">
        <w:r w:rsidR="00800161">
          <w:rPr>
            <w:rFonts w:ascii="Times New Roman" w:eastAsia="Times New Roman" w:hAnsi="Times New Roman" w:cs="Times New Roman"/>
            <w:i/>
            <w:iCs/>
            <w:sz w:val="24"/>
            <w:szCs w:val="24"/>
          </w:rPr>
          <w:t>r</w:t>
        </w:r>
      </w:ins>
      <w:del w:id="1682" w:author="Ana Cecília Agua de Melo" w:date="2026-05-13T10:11:00Z">
        <w:r w:rsidDel="00800161">
          <w:rPr>
            <w:rFonts w:ascii="Times New Roman" w:eastAsia="Times New Roman" w:hAnsi="Times New Roman" w:cs="Times New Roman"/>
            <w:i/>
            <w:iCs/>
            <w:sz w:val="24"/>
            <w:szCs w:val="24"/>
          </w:rPr>
          <w:delText>R</w:delText>
        </w:r>
      </w:del>
      <w:r>
        <w:rPr>
          <w:rFonts w:ascii="Times New Roman" w:eastAsia="Times New Roman" w:hAnsi="Times New Roman" w:cs="Times New Roman"/>
          <w:i/>
          <w:iCs/>
          <w:sz w:val="24"/>
          <w:szCs w:val="24"/>
        </w:rPr>
        <w:t>ememoração</w:t>
      </w:r>
      <w:r>
        <w:rPr>
          <w:rFonts w:ascii="Times New Roman" w:eastAsia="Times New Roman" w:hAnsi="Times New Roman" w:cs="Times New Roman"/>
          <w:sz w:val="24"/>
          <w:szCs w:val="24"/>
        </w:rPr>
        <w:t xml:space="preserve">, a pesquisadora Jeanne Marie </w:t>
      </w:r>
      <w:proofErr w:type="spellStart"/>
      <w:r>
        <w:rPr>
          <w:rFonts w:ascii="Times New Roman" w:eastAsia="Times New Roman" w:hAnsi="Times New Roman" w:cs="Times New Roman"/>
          <w:sz w:val="24"/>
          <w:szCs w:val="24"/>
        </w:rPr>
        <w:t>Gagnebin</w:t>
      </w:r>
      <w:proofErr w:type="spellEnd"/>
      <w:del w:id="1683" w:author="Ana Cecília Agua de Melo" w:date="2026-05-13T10:11:00Z">
        <w:r w:rsidDel="00800161">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argumenta que estes</w:t>
      </w:r>
      <w:del w:id="1684" w:author="Ana Cecília Agua de Melo" w:date="2026-05-21T11:38:00Z">
        <w:r w:rsidDel="00DD1FD3">
          <w:rPr>
            <w:rFonts w:ascii="Times New Roman" w:eastAsia="Times New Roman" w:hAnsi="Times New Roman" w:cs="Times New Roman"/>
            <w:sz w:val="24"/>
            <w:szCs w:val="24"/>
          </w:rPr>
          <w:delText xml:space="preserve"> espaços</w:delText>
        </w:r>
      </w:del>
      <w:r>
        <w:rPr>
          <w:rFonts w:ascii="Times New Roman" w:eastAsia="Times New Roman" w:hAnsi="Times New Roman" w:cs="Times New Roman"/>
          <w:sz w:val="24"/>
          <w:szCs w:val="24"/>
        </w:rPr>
        <w:t xml:space="preserve"> limiares são zonas de intermédio e rituais de passagem que permitem suspender o espaço, e assim fugir de definições conclusivas e </w:t>
      </w:r>
      <w:proofErr w:type="spellStart"/>
      <w:r>
        <w:rPr>
          <w:rFonts w:ascii="Times New Roman" w:eastAsia="Times New Roman" w:hAnsi="Times New Roman" w:cs="Times New Roman"/>
          <w:sz w:val="24"/>
          <w:szCs w:val="24"/>
        </w:rPr>
        <w:t>auto</w:t>
      </w:r>
      <w:del w:id="1685" w:author="Ana Cecília Agua de Melo" w:date="2026-05-13T10:11:00Z">
        <w:r w:rsidDel="00800161">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circundantes</w:t>
      </w:r>
      <w:proofErr w:type="spellEnd"/>
      <w:r>
        <w:rPr>
          <w:rFonts w:ascii="Times New Roman" w:eastAsia="Times New Roman" w:hAnsi="Times New Roman" w:cs="Times New Roman"/>
          <w:sz w:val="24"/>
          <w:szCs w:val="24"/>
        </w:rPr>
        <w:t xml:space="preserve">, tais como: público/privado, </w:t>
      </w:r>
      <w:r>
        <w:rPr>
          <w:rFonts w:ascii="Times New Roman" w:eastAsia="Times New Roman" w:hAnsi="Times New Roman" w:cs="Times New Roman"/>
          <w:sz w:val="24"/>
          <w:szCs w:val="24"/>
        </w:rPr>
        <w:lastRenderedPageBreak/>
        <w:t xml:space="preserve">vida/morte, sagrado/profano. A experiência do limiar pode ser lida enquanto uma soleira ou o umbral de uma porta (da mesma maneira que é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uma zona de transição e de mudança. </w:t>
      </w:r>
    </w:p>
    <w:p w14:paraId="00000112" w14:textId="6C62266A" w:rsidR="00BE2BCC" w:rsidRDefault="00F630C1">
      <w:pPr>
        <w:spacing w:after="200" w:line="360" w:lineRule="auto"/>
        <w:jc w:val="both"/>
      </w:pPr>
      <w:r>
        <w:rPr>
          <w:rFonts w:ascii="Times New Roman" w:eastAsia="Times New Roman" w:hAnsi="Times New Roman" w:cs="Times New Roman"/>
          <w:sz w:val="24"/>
          <w:szCs w:val="24"/>
        </w:rPr>
        <w:tab/>
        <w:t>A</w:t>
      </w:r>
      <w:ins w:id="1686" w:author="Ana Cecília Agua de Melo" w:date="2026-05-13T10:15:00Z">
        <w:r w:rsidR="005728A4">
          <w:rPr>
            <w:rFonts w:ascii="Times New Roman" w:eastAsia="Times New Roman" w:hAnsi="Times New Roman" w:cs="Times New Roman"/>
            <w:sz w:val="24"/>
            <w:szCs w:val="24"/>
          </w:rPr>
          <w:t>travessando</w:t>
        </w:r>
      </w:ins>
      <w:del w:id="1687" w:author="Ana Cecília Agua de Melo" w:date="2026-05-13T10:15:00Z">
        <w:r w:rsidDel="005728A4">
          <w:rPr>
            <w:rFonts w:ascii="Times New Roman" w:eastAsia="Times New Roman" w:hAnsi="Times New Roman" w:cs="Times New Roman"/>
            <w:sz w:val="24"/>
            <w:szCs w:val="24"/>
          </w:rPr>
          <w:delText>o estar através de</w:delText>
        </w:r>
      </w:del>
      <w:r>
        <w:rPr>
          <w:rFonts w:ascii="Times New Roman" w:eastAsia="Times New Roman" w:hAnsi="Times New Roman" w:cs="Times New Roman"/>
          <w:sz w:val="24"/>
          <w:szCs w:val="24"/>
        </w:rPr>
        <w:t xml:space="preserve"> fronteiras, os povos em diáspora contestam e questionam as conotações. E, dessa forma, o viver no limiar permite, justamente, a abertura de poros para o movimento de não apenas ocupar, mas sim de habitar o entre. Este espaço entre, finalmente, possibilita</w:t>
      </w:r>
      <w:del w:id="1688" w:author="Ana Cecília Agua de Melo" w:date="2026-05-13T10:16:00Z">
        <w:r w:rsidDel="005728A4">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“reconquistar para o pensamento os territórios do indeterminado e do intermediário, da suspensão e da hesitação”</w:t>
      </w:r>
      <w:r>
        <w:rPr>
          <w:rFonts w:ascii="Times New Roman" w:eastAsia="Times New Roman" w:hAnsi="Times New Roman" w:cs="Times New Roman"/>
          <w:sz w:val="24"/>
          <w:szCs w:val="24"/>
          <w:vertAlign w:val="superscript"/>
        </w:rPr>
        <w:footnoteReference w:id="239"/>
      </w:r>
      <w:r>
        <w:rPr>
          <w:rFonts w:ascii="Times New Roman" w:eastAsia="Times New Roman" w:hAnsi="Times New Roman" w:cs="Times New Roman"/>
          <w:sz w:val="24"/>
          <w:szCs w:val="24"/>
        </w:rPr>
        <w:t xml:space="preserve">. </w:t>
      </w:r>
    </w:p>
    <w:p w14:paraId="00000113" w14:textId="4ECDDE35" w:rsidR="00BE2BCC" w:rsidRDefault="00F630C1">
      <w:pPr>
        <w:spacing w:after="200" w:line="360" w:lineRule="auto"/>
        <w:jc w:val="both"/>
      </w:pPr>
      <w:r>
        <w:rPr>
          <w:rFonts w:ascii="Times New Roman" w:eastAsia="Times New Roman" w:hAnsi="Times New Roman" w:cs="Times New Roman"/>
          <w:sz w:val="24"/>
          <w:szCs w:val="24"/>
        </w:rPr>
        <w:tab/>
        <w:t>Ao habitar a diáspora, a identidade judaica e as agregações comunitárias, por meio de suas tradições, cultos e ritos, bem como de seus idiomas e de suas línguas, se apropriam dos espaços de trânsito – estes movimentos de dispersão cíclicos e constante</w:t>
      </w:r>
      <w:ins w:id="1693" w:author="Ana Cecília Agua de Melo" w:date="2026-05-13T10:17:00Z">
        <w:r w:rsidR="005728A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 e os tornam uma possibilidade. </w:t>
      </w:r>
      <w:ins w:id="1694" w:author="Ana Cecília Agua de Melo" w:date="2026-05-21T12:06:00Z">
        <w:r w:rsidR="00165459">
          <w:rPr>
            <w:rFonts w:ascii="Times New Roman" w:eastAsia="Times New Roman" w:hAnsi="Times New Roman" w:cs="Times New Roman"/>
            <w:sz w:val="24"/>
            <w:szCs w:val="24"/>
          </w:rPr>
          <w:t>Em outras palavras</w:t>
        </w:r>
      </w:ins>
      <w:del w:id="1695" w:author="Ana Cecília Agua de Melo" w:date="2026-05-21T12:06:00Z">
        <w:r w:rsidDel="004F770C">
          <w:rPr>
            <w:rFonts w:ascii="Times New Roman" w:eastAsia="Times New Roman" w:hAnsi="Times New Roman" w:cs="Times New Roman"/>
            <w:sz w:val="24"/>
            <w:szCs w:val="24"/>
          </w:rPr>
          <w:delText>Ou seja</w:delText>
        </w:r>
      </w:del>
      <w:r>
        <w:rPr>
          <w:rFonts w:ascii="Times New Roman" w:eastAsia="Times New Roman" w:hAnsi="Times New Roman" w:cs="Times New Roman"/>
          <w:sz w:val="24"/>
          <w:szCs w:val="24"/>
        </w:rPr>
        <w:t>, as comunidades judaicas (e seus indivíduos) transformam essas condições de existência – estar entre espaços – em um local (e um tempo)</w:t>
      </w:r>
      <w:del w:id="1696" w:author="Ana Cecília Agua de Melo" w:date="2026-05-21T12:06:00Z">
        <w:r w:rsidDel="00165459">
          <w:rPr>
            <w:rFonts w:ascii="Times New Roman" w:eastAsia="Times New Roman" w:hAnsi="Times New Roman" w:cs="Times New Roman"/>
            <w:sz w:val="24"/>
            <w:szCs w:val="24"/>
          </w:rPr>
          <w:delText xml:space="preserve"> passível</w:delText>
        </w:r>
      </w:del>
      <w:r>
        <w:rPr>
          <w:rFonts w:ascii="Times New Roman" w:eastAsia="Times New Roman" w:hAnsi="Times New Roman" w:cs="Times New Roman"/>
          <w:sz w:val="24"/>
          <w:szCs w:val="24"/>
        </w:rPr>
        <w:t xml:space="preserve"> de pertencimento.</w:t>
      </w:r>
    </w:p>
    <w:p w14:paraId="00000114" w14:textId="77777777" w:rsidR="00BE2BCC" w:rsidRDefault="00F630C1">
      <w:pPr>
        <w:spacing w:after="200" w:line="360" w:lineRule="auto"/>
        <w:jc w:val="both"/>
      </w:pPr>
      <w:r>
        <w:rPr>
          <w:rFonts w:ascii="Times New Roman" w:eastAsia="Times New Roman" w:hAnsi="Times New Roman" w:cs="Times New Roman"/>
          <w:sz w:val="24"/>
          <w:szCs w:val="24"/>
        </w:rPr>
        <w:tab/>
        <w:t xml:space="preserve">Os movimentos </w:t>
      </w:r>
      <w:proofErr w:type="spellStart"/>
      <w:r>
        <w:rPr>
          <w:rFonts w:ascii="Times New Roman" w:eastAsia="Times New Roman" w:hAnsi="Times New Roman" w:cs="Times New Roman"/>
          <w:sz w:val="24"/>
          <w:szCs w:val="24"/>
        </w:rPr>
        <w:t>apropriativos</w:t>
      </w:r>
      <w:proofErr w:type="spellEnd"/>
      <w:r>
        <w:rPr>
          <w:rFonts w:ascii="Times New Roman" w:eastAsia="Times New Roman" w:hAnsi="Times New Roman" w:cs="Times New Roman"/>
          <w:sz w:val="24"/>
          <w:szCs w:val="24"/>
        </w:rPr>
        <w:t xml:space="preserve"> da condição </w:t>
      </w:r>
      <w:proofErr w:type="spellStart"/>
      <w:r>
        <w:rPr>
          <w:rFonts w:ascii="Times New Roman" w:eastAsia="Times New Roman" w:hAnsi="Times New Roman" w:cs="Times New Roman"/>
          <w:sz w:val="24"/>
          <w:szCs w:val="24"/>
        </w:rPr>
        <w:t>diaspórica</w:t>
      </w:r>
      <w:proofErr w:type="spellEnd"/>
      <w:r>
        <w:rPr>
          <w:rFonts w:ascii="Times New Roman" w:eastAsia="Times New Roman" w:hAnsi="Times New Roman" w:cs="Times New Roman"/>
          <w:sz w:val="24"/>
          <w:szCs w:val="24"/>
        </w:rPr>
        <w:t xml:space="preserve"> assemelham-se a </w:t>
      </w:r>
      <w:proofErr w:type="spellStart"/>
      <w:r>
        <w:rPr>
          <w:rFonts w:ascii="Times New Roman" w:eastAsia="Times New Roman" w:hAnsi="Times New Roman" w:cs="Times New Roman"/>
          <w:sz w:val="24"/>
          <w:szCs w:val="24"/>
        </w:rPr>
        <w:t>ecótonos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Ecótonos</w:t>
      </w:r>
      <w:proofErr w:type="spellEnd"/>
      <w:r>
        <w:rPr>
          <w:rFonts w:ascii="Times New Roman" w:eastAsia="Times New Roman" w:hAnsi="Times New Roman" w:cs="Times New Roman"/>
          <w:sz w:val="24"/>
          <w:szCs w:val="24"/>
        </w:rPr>
        <w:t xml:space="preserve"> são zonas de transição ambiental, regiões resultantes do contato entre dois ou mais biomas fronteiriços, em que se encontram as mais diversas comunidades ecológicas. São territórios ricos em espécies, pois compartilham espaços e permitem que sejam influenciados por outros ambientes. É exatamente desta maneira que devem ser lidas as identidades fronteiriças. A possibilidade de “não estar nem aqui, nem ali”</w:t>
      </w:r>
      <w:del w:id="1697" w:author="Ana Cecília Agua de Melo" w:date="2026-05-13T10:18:00Z">
        <w:r w:rsidDel="005728A4">
          <w:rPr>
            <w:rFonts w:ascii="Times New Roman" w:eastAsia="Times New Roman" w:hAnsi="Times New Roman" w:cs="Times New Roman"/>
            <w:sz w:val="24"/>
            <w:szCs w:val="24"/>
          </w:rPr>
          <w:delText>, o diaspórico</w:delText>
        </w:r>
      </w:del>
      <w:r>
        <w:rPr>
          <w:rFonts w:ascii="Times New Roman" w:eastAsia="Times New Roman" w:hAnsi="Times New Roman" w:cs="Times New Roman"/>
          <w:sz w:val="24"/>
          <w:szCs w:val="24"/>
        </w:rPr>
        <w:t xml:space="preserve"> permite o contato, a troca e a multiplicidade. A diáspora é uma condição em si. </w:t>
      </w:r>
    </w:p>
    <w:p w14:paraId="00000115" w14:textId="77777777" w:rsidR="00BE2BCC" w:rsidRDefault="00F630C1">
      <w:pPr>
        <w:spacing w:after="200" w:line="360" w:lineRule="auto"/>
        <w:jc w:val="both"/>
      </w:pPr>
      <w:r>
        <w:rPr>
          <w:rFonts w:ascii="Times New Roman" w:eastAsia="Times New Roman" w:hAnsi="Times New Roman" w:cs="Times New Roman"/>
          <w:sz w:val="24"/>
          <w:szCs w:val="24"/>
        </w:rPr>
        <w:tab/>
        <w:t xml:space="preserve">Por fim, o antropólogo e pesquisador Tim </w:t>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em </w:t>
      </w:r>
      <w:r>
        <w:rPr>
          <w:rFonts w:ascii="Times New Roman" w:eastAsia="Times New Roman" w:hAnsi="Times New Roman" w:cs="Times New Roman"/>
          <w:i/>
          <w:iCs/>
          <w:sz w:val="24"/>
          <w:szCs w:val="24"/>
        </w:rPr>
        <w:t>Estar Vivo</w:t>
      </w:r>
      <w:r>
        <w:rPr>
          <w:rFonts w:ascii="Times New Roman" w:eastAsia="Times New Roman" w:hAnsi="Times New Roman" w:cs="Times New Roman"/>
          <w:sz w:val="24"/>
          <w:szCs w:val="24"/>
        </w:rPr>
        <w:t>, nos lembra que a vida nunca é, exclusivamente, vivida neste</w:t>
      </w:r>
      <w:del w:id="1698" w:author="Ana Cecília Agua de Melo" w:date="2026-05-21T12:07:00Z">
        <w:r w:rsidDel="00165459">
          <w:rPr>
            <w:rFonts w:ascii="Times New Roman" w:eastAsia="Times New Roman" w:hAnsi="Times New Roman" w:cs="Times New Roman"/>
            <w:sz w:val="24"/>
            <w:szCs w:val="24"/>
          </w:rPr>
          <w:delText xml:space="preserve"> lugar</w:delText>
        </w:r>
      </w:del>
      <w:r>
        <w:rPr>
          <w:rFonts w:ascii="Times New Roman" w:eastAsia="Times New Roman" w:hAnsi="Times New Roman" w:cs="Times New Roman"/>
          <w:sz w:val="24"/>
          <w:szCs w:val="24"/>
        </w:rPr>
        <w:t xml:space="preserve"> ou naquele lugar, </w:t>
      </w:r>
      <w:r>
        <w:rPr>
          <w:rFonts w:ascii="Times New Roman" w:eastAsia="Times New Roman" w:hAnsi="Times New Roman" w:cs="Times New Roman"/>
          <w:i/>
          <w:iCs/>
          <w:sz w:val="24"/>
          <w:szCs w:val="24"/>
        </w:rPr>
        <w:t>“mas sempre no caminho de um lugar ao outro”</w:t>
      </w:r>
      <w:r>
        <w:rPr>
          <w:rFonts w:ascii="Times New Roman" w:eastAsia="Times New Roman" w:hAnsi="Times New Roman" w:cs="Times New Roman"/>
          <w:sz w:val="24"/>
          <w:szCs w:val="24"/>
          <w:vertAlign w:val="superscript"/>
        </w:rPr>
        <w:footnoteReference w:id="240"/>
      </w:r>
      <w:r>
        <w:rPr>
          <w:rFonts w:ascii="Times New Roman" w:eastAsia="Times New Roman" w:hAnsi="Times New Roman" w:cs="Times New Roman"/>
          <w:sz w:val="24"/>
          <w:szCs w:val="24"/>
        </w:rPr>
        <w:t>. A vida não é vivida dentro de um espaço, mas através dele – na fronteira.</w:t>
      </w:r>
    </w:p>
    <w:p w14:paraId="00000116" w14:textId="4BEE3564" w:rsidR="00BE2BCC" w:rsidRDefault="00F630C1">
      <w:pPr>
        <w:spacing w:after="200" w:line="360" w:lineRule="auto"/>
        <w:jc w:val="both"/>
      </w:pPr>
      <w:r>
        <w:rPr>
          <w:rFonts w:ascii="Times New Roman" w:eastAsia="Times New Roman" w:hAnsi="Times New Roman" w:cs="Times New Roman"/>
          <w:sz w:val="24"/>
          <w:szCs w:val="24"/>
        </w:rPr>
        <w:tab/>
        <w:t>Essa possibilidade de viver na fronteira, e na diáspora, faz com que os grupos sociais habitem a terra como peregrinos, em transição, em deslocamentos e em constantes mudanças</w:t>
      </w:r>
      <w:del w:id="1709" w:author="Ana Cecília Agua de Melo" w:date="2026-05-13T10:27:00Z">
        <w:r w:rsidDel="00A31C33">
          <w:rPr>
            <w:rFonts w:ascii="Times New Roman" w:eastAsia="Times New Roman" w:hAnsi="Times New Roman" w:cs="Times New Roman"/>
            <w:sz w:val="24"/>
            <w:szCs w:val="24"/>
          </w:rPr>
          <w:delText>. Isso</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pois</w:t>
      </w:r>
      <w:del w:id="1710" w:author="Ana Cecília Agua de Melo" w:date="2026-05-13T10:27:00Z">
        <w:r w:rsidDel="00A31C33">
          <w:rPr>
            <w:rFonts w:ascii="Times New Roman" w:eastAsia="Times New Roman" w:hAnsi="Times New Roman" w:cs="Times New Roman"/>
            <w:sz w:val="24"/>
            <w:szCs w:val="24"/>
          </w:rPr>
          <w:delText xml:space="preserve">, </w:delText>
        </w:r>
      </w:del>
      <w:r>
        <w:rPr>
          <w:rFonts w:ascii="Times New Roman" w:eastAsia="Times New Roman" w:hAnsi="Times New Roman" w:cs="Times New Roman"/>
          <w:i/>
          <w:iCs/>
          <w:sz w:val="24"/>
          <w:szCs w:val="24"/>
        </w:rPr>
        <w:t>“a</w:t>
      </w:r>
      <w:proofErr w:type="spellEnd"/>
      <w:r>
        <w:rPr>
          <w:rFonts w:ascii="Times New Roman" w:eastAsia="Times New Roman" w:hAnsi="Times New Roman" w:cs="Times New Roman"/>
          <w:i/>
          <w:iCs/>
          <w:sz w:val="24"/>
          <w:szCs w:val="24"/>
        </w:rPr>
        <w:t xml:space="preserve"> experiência humana não é situada, mas situante [...] Ela desdobra-se não em lugares, mas ao longo de caminhos”</w:t>
      </w:r>
      <w:r>
        <w:rPr>
          <w:rFonts w:ascii="Times New Roman" w:eastAsia="Times New Roman" w:hAnsi="Times New Roman" w:cs="Times New Roman"/>
          <w:sz w:val="24"/>
          <w:szCs w:val="24"/>
          <w:vertAlign w:val="superscript"/>
        </w:rPr>
        <w:footnoteReference w:id="241"/>
      </w:r>
      <w:r>
        <w:rPr>
          <w:rFonts w:ascii="Times New Roman" w:eastAsia="Times New Roman" w:hAnsi="Times New Roman" w:cs="Times New Roman"/>
          <w:sz w:val="24"/>
          <w:szCs w:val="24"/>
        </w:rPr>
        <w:t>. Assim, os peregrinos caminham,</w:t>
      </w:r>
      <w:del w:id="1711" w:author="Ana Cecília Agua de Melo" w:date="2026-05-13T10:27:00Z">
        <w:r w:rsidDel="00A31C33">
          <w:rPr>
            <w:rFonts w:ascii="Times New Roman" w:eastAsia="Times New Roman" w:hAnsi="Times New Roman" w:cs="Times New Roman"/>
            <w:sz w:val="24"/>
            <w:szCs w:val="24"/>
          </w:rPr>
          <w:delText xml:space="preserve"> tanto</w:delText>
        </w:r>
      </w:del>
      <w:r>
        <w:rPr>
          <w:rFonts w:ascii="Times New Roman" w:eastAsia="Times New Roman" w:hAnsi="Times New Roman" w:cs="Times New Roman"/>
          <w:sz w:val="24"/>
          <w:szCs w:val="24"/>
        </w:rPr>
        <w:t xml:space="preserve"> f</w:t>
      </w:r>
      <w:ins w:id="1712" w:author="Ana Cecília Agua de Melo" w:date="2026-05-13T10:27:00Z">
        <w:r w:rsidR="00A31C33">
          <w:rPr>
            <w:rFonts w:ascii="Times New Roman" w:eastAsia="Times New Roman" w:hAnsi="Times New Roman" w:cs="Times New Roman"/>
            <w:sz w:val="24"/>
            <w:szCs w:val="24"/>
          </w:rPr>
          <w:t>ísica</w:t>
        </w:r>
      </w:ins>
      <w:del w:id="1713" w:author="Ana Cecília Agua de Melo" w:date="2026-05-13T10:27:00Z">
        <w:r w:rsidDel="00A31C33">
          <w:rPr>
            <w:rFonts w:ascii="Times New Roman" w:eastAsia="Times New Roman" w:hAnsi="Times New Roman" w:cs="Times New Roman"/>
            <w:sz w:val="24"/>
            <w:szCs w:val="24"/>
          </w:rPr>
          <w:delText>isicamente</w:delText>
        </w:r>
      </w:del>
      <w:r>
        <w:rPr>
          <w:rFonts w:ascii="Times New Roman" w:eastAsia="Times New Roman" w:hAnsi="Times New Roman" w:cs="Times New Roman"/>
          <w:sz w:val="24"/>
          <w:szCs w:val="24"/>
        </w:rPr>
        <w:t xml:space="preserve"> </w:t>
      </w:r>
      <w:ins w:id="1714" w:author="Ana Cecília Agua de Melo" w:date="2026-05-13T10:28:00Z">
        <w:r w:rsidR="00A31C33">
          <w:rPr>
            <w:rFonts w:ascii="Times New Roman" w:eastAsia="Times New Roman" w:hAnsi="Times New Roman" w:cs="Times New Roman"/>
            <w:sz w:val="24"/>
            <w:szCs w:val="24"/>
          </w:rPr>
          <w:t>e</w:t>
        </w:r>
      </w:ins>
      <w:del w:id="1715" w:author="Ana Cecília Agua de Melo" w:date="2026-05-13T10:28:00Z">
        <w:r w:rsidDel="00A31C33">
          <w:rPr>
            <w:rFonts w:ascii="Times New Roman" w:eastAsia="Times New Roman" w:hAnsi="Times New Roman" w:cs="Times New Roman"/>
            <w:sz w:val="24"/>
            <w:szCs w:val="24"/>
          </w:rPr>
          <w:delText>quanto</w:delText>
        </w:r>
      </w:del>
      <w:r>
        <w:rPr>
          <w:rFonts w:ascii="Times New Roman" w:eastAsia="Times New Roman" w:hAnsi="Times New Roman" w:cs="Times New Roman"/>
          <w:sz w:val="24"/>
          <w:szCs w:val="24"/>
        </w:rPr>
        <w:t xml:space="preserve"> mentalmente, e tecem linhas, traços, laços e nós coletivos.</w:t>
      </w:r>
    </w:p>
    <w:p w14:paraId="00000117" w14:textId="6369CF32"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Em </w:t>
      </w:r>
      <w:r>
        <w:rPr>
          <w:rFonts w:ascii="Times New Roman" w:eastAsia="Times New Roman" w:hAnsi="Times New Roman" w:cs="Times New Roman"/>
          <w:i/>
          <w:iCs/>
          <w:sz w:val="24"/>
          <w:szCs w:val="24"/>
        </w:rPr>
        <w:t>Estar Vivo</w:t>
      </w:r>
      <w:r>
        <w:rPr>
          <w:rFonts w:ascii="Times New Roman" w:eastAsia="Times New Roman" w:hAnsi="Times New Roman" w:cs="Times New Roman"/>
          <w:sz w:val="24"/>
          <w:szCs w:val="24"/>
        </w:rPr>
        <w:t xml:space="preserve">, Tim </w:t>
      </w:r>
      <w:proofErr w:type="spellStart"/>
      <w:r>
        <w:rPr>
          <w:rFonts w:ascii="Times New Roman" w:eastAsia="Times New Roman" w:hAnsi="Times New Roman" w:cs="Times New Roman"/>
          <w:sz w:val="24"/>
          <w:szCs w:val="24"/>
        </w:rPr>
        <w:t>Ingold</w:t>
      </w:r>
      <w:proofErr w:type="spellEnd"/>
      <w:del w:id="1716" w:author="Ana Cecília Agua de Melo" w:date="2026-05-13T10:29:00Z">
        <w:r w:rsidDel="00A31C3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menciona o livro </w:t>
      </w:r>
      <w:proofErr w:type="spellStart"/>
      <w:r>
        <w:rPr>
          <w:rFonts w:ascii="Times New Roman" w:eastAsia="Times New Roman" w:hAnsi="Times New Roman" w:cs="Times New Roman"/>
          <w:i/>
          <w:iCs/>
          <w:sz w:val="24"/>
          <w:szCs w:val="24"/>
        </w:rPr>
        <w:t>Playing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Dead</w:t>
      </w:r>
      <w:proofErr w:type="spellEnd"/>
      <w:r>
        <w:rPr>
          <w:rFonts w:ascii="Times New Roman" w:eastAsia="Times New Roman" w:hAnsi="Times New Roman" w:cs="Times New Roman"/>
          <w:sz w:val="24"/>
          <w:szCs w:val="24"/>
        </w:rPr>
        <w:t xml:space="preserve"> do escritor canadense </w:t>
      </w:r>
      <w:proofErr w:type="spellStart"/>
      <w:r>
        <w:rPr>
          <w:rFonts w:ascii="Times New Roman" w:eastAsia="Times New Roman" w:hAnsi="Times New Roman" w:cs="Times New Roman"/>
          <w:sz w:val="24"/>
          <w:szCs w:val="24"/>
        </w:rPr>
        <w:t>Rudy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Wiede</w:t>
      </w:r>
      <w:proofErr w:type="spellEnd"/>
      <w:ins w:id="1717" w:author="Ana Cecília Agua de Melo" w:date="2026-05-13T10:30:00Z">
        <w:r w:rsidR="00A31C33">
          <w:rPr>
            <w:rFonts w:ascii="Times New Roman" w:eastAsia="Times New Roman" w:hAnsi="Times New Roman" w:cs="Times New Roman"/>
            <w:sz w:val="24"/>
            <w:szCs w:val="24"/>
          </w:rPr>
          <w:t>, que fala do povo</w:t>
        </w:r>
      </w:ins>
      <w:del w:id="1718" w:author="Ana Cecília Agua de Melo" w:date="2026-05-13T10:30:00Z">
        <w:r w:rsidDel="00A31C33">
          <w:rPr>
            <w:rFonts w:ascii="Times New Roman" w:eastAsia="Times New Roman" w:hAnsi="Times New Roman" w:cs="Times New Roman"/>
            <w:sz w:val="24"/>
            <w:szCs w:val="24"/>
          </w:rPr>
          <w:delText>. Nele usa-se de exemplo o caso dos nativos</w:delText>
        </w:r>
      </w:del>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Inuit</w:t>
      </w:r>
      <w:proofErr w:type="spellEnd"/>
      <w:ins w:id="1719" w:author="Ana Cecília Agua de Melo" w:date="2026-05-13T10:30:00Z">
        <w:r w:rsidR="00A31C33">
          <w:rPr>
            <w:rFonts w:ascii="Times New Roman" w:eastAsia="Times New Roman" w:hAnsi="Times New Roman" w:cs="Times New Roman"/>
            <w:sz w:val="24"/>
            <w:szCs w:val="24"/>
          </w:rPr>
          <w:t>, habitante da</w:t>
        </w:r>
      </w:ins>
      <w:del w:id="1720" w:author="Ana Cecília Agua de Melo" w:date="2026-05-13T10:30:00Z">
        <w:r w:rsidDel="00A31C33">
          <w:rPr>
            <w:rFonts w:ascii="Times New Roman" w:eastAsia="Times New Roman" w:hAnsi="Times New Roman" w:cs="Times New Roman"/>
            <w:i/>
            <w:iCs/>
            <w:sz w:val="24"/>
            <w:szCs w:val="24"/>
          </w:rPr>
          <w:delText xml:space="preserve"> </w:delText>
        </w:r>
        <w:r w:rsidDel="00A31C33">
          <w:rPr>
            <w:rFonts w:ascii="Times New Roman" w:eastAsia="Times New Roman" w:hAnsi="Times New Roman" w:cs="Times New Roman"/>
            <w:sz w:val="24"/>
            <w:szCs w:val="24"/>
          </w:rPr>
          <w:delText>que habitam a</w:delText>
        </w:r>
      </w:del>
      <w:r>
        <w:rPr>
          <w:rFonts w:ascii="Times New Roman" w:eastAsia="Times New Roman" w:hAnsi="Times New Roman" w:cs="Times New Roman"/>
          <w:sz w:val="24"/>
          <w:szCs w:val="24"/>
        </w:rPr>
        <w:t xml:space="preserve"> região ártica do Canadá, Alasca e Groenlândia. </w:t>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argumenta que, para os </w:t>
      </w:r>
      <w:proofErr w:type="spellStart"/>
      <w:r>
        <w:rPr>
          <w:rFonts w:ascii="Times New Roman" w:eastAsia="Times New Roman" w:hAnsi="Times New Roman" w:cs="Times New Roman"/>
          <w:i/>
          <w:iCs/>
          <w:sz w:val="24"/>
          <w:szCs w:val="24"/>
        </w:rPr>
        <w:t>Inuit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“assim que uma pessoa se move, ela se torna uma linha”</w:t>
      </w:r>
      <w:r>
        <w:rPr>
          <w:rFonts w:ascii="Times New Roman" w:eastAsia="Times New Roman" w:hAnsi="Times New Roman" w:cs="Times New Roman"/>
          <w:sz w:val="24"/>
          <w:szCs w:val="24"/>
          <w:vertAlign w:val="superscript"/>
        </w:rPr>
        <w:footnoteReference w:id="242"/>
      </w:r>
      <w:r>
        <w:rPr>
          <w:rFonts w:ascii="Times New Roman" w:eastAsia="Times New Roman" w:hAnsi="Times New Roman" w:cs="Times New Roman"/>
          <w:sz w:val="24"/>
          <w:szCs w:val="24"/>
        </w:rPr>
        <w:t xml:space="preserve">. As linhas se transformam em caminhos pelos quais a vida é vivida (ou escrita, como no caso dos papéis do gueto), pois o peregrino está em contínuo movimento, justamente por ele próprio ser o movimento. O peregrino </w:t>
      </w:r>
      <w:commentRangeStart w:id="1721"/>
      <w:r>
        <w:rPr>
          <w:rFonts w:ascii="Times New Roman" w:eastAsia="Times New Roman" w:hAnsi="Times New Roman" w:cs="Times New Roman"/>
          <w:i/>
          <w:iCs/>
          <w:sz w:val="24"/>
          <w:szCs w:val="24"/>
        </w:rPr>
        <w:t>“é exemplificado no mundo como uma linha de viagem [...] É uma linha que avança</w:t>
      </w:r>
      <w:ins w:id="1722" w:author="Ana Cecília Agua de Melo" w:date="2026-05-23T15:58:00Z">
        <w:r w:rsidR="00CB2083">
          <w:rPr>
            <w:rFonts w:ascii="Times New Roman" w:eastAsia="Times New Roman" w:hAnsi="Times New Roman" w:cs="Times New Roman"/>
            <w:i/>
            <w:iCs/>
            <w:sz w:val="24"/>
            <w:szCs w:val="24"/>
          </w:rPr>
          <w:t xml:space="preserve"> a partir da extremidade</w:t>
        </w:r>
      </w:ins>
      <w:del w:id="1723" w:author="Ana Cecília Agua de Melo" w:date="2026-05-23T15:58:00Z">
        <w:r w:rsidDel="00CB2083">
          <w:rPr>
            <w:rFonts w:ascii="Times New Roman" w:eastAsia="Times New Roman" w:hAnsi="Times New Roman" w:cs="Times New Roman"/>
            <w:i/>
            <w:iCs/>
            <w:sz w:val="24"/>
            <w:szCs w:val="24"/>
          </w:rPr>
          <w:delText xml:space="preserve"> da ponta</w:delText>
        </w:r>
      </w:del>
      <w:r>
        <w:rPr>
          <w:rFonts w:ascii="Times New Roman" w:eastAsia="Times New Roman" w:hAnsi="Times New Roman" w:cs="Times New Roman"/>
          <w:i/>
          <w:iCs/>
          <w:sz w:val="24"/>
          <w:szCs w:val="24"/>
        </w:rPr>
        <w:t xml:space="preserve"> conforme ele </w:t>
      </w:r>
      <w:ins w:id="1724" w:author="Ana Cecília Agua de Melo" w:date="2026-05-23T15:58:00Z">
        <w:r w:rsidR="00CB2083">
          <w:rPr>
            <w:rFonts w:ascii="Times New Roman" w:eastAsia="Times New Roman" w:hAnsi="Times New Roman" w:cs="Times New Roman"/>
            <w:i/>
            <w:iCs/>
            <w:sz w:val="24"/>
            <w:szCs w:val="24"/>
          </w:rPr>
          <w:t>segue adiante</w:t>
        </w:r>
      </w:ins>
      <w:del w:id="1725" w:author="Ana Cecília Agua de Melo" w:date="2026-05-23T15:58:00Z">
        <w:r w:rsidDel="00CB2083">
          <w:rPr>
            <w:rFonts w:ascii="Times New Roman" w:eastAsia="Times New Roman" w:hAnsi="Times New Roman" w:cs="Times New Roman"/>
            <w:i/>
            <w:iCs/>
            <w:sz w:val="24"/>
            <w:szCs w:val="24"/>
          </w:rPr>
          <w:delText>procede</w:delText>
        </w:r>
      </w:del>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243"/>
      </w:r>
      <w:r>
        <w:rPr>
          <w:rFonts w:ascii="Times New Roman" w:eastAsia="Times New Roman" w:hAnsi="Times New Roman" w:cs="Times New Roman"/>
          <w:sz w:val="24"/>
          <w:szCs w:val="24"/>
        </w:rPr>
        <w:t xml:space="preserve">. </w:t>
      </w:r>
      <w:commentRangeEnd w:id="1721"/>
      <w:r w:rsidR="00CB2083">
        <w:rPr>
          <w:rStyle w:val="Refdecomentrio"/>
        </w:rPr>
        <w:commentReference w:id="1721"/>
      </w:r>
      <w:r>
        <w:rPr>
          <w:rFonts w:ascii="Times New Roman" w:eastAsia="Times New Roman" w:hAnsi="Times New Roman" w:cs="Times New Roman"/>
          <w:sz w:val="24"/>
          <w:szCs w:val="24"/>
        </w:rPr>
        <w:t xml:space="preserve">É por meio destes movimentos físicos, ou destes movimentos mentais, que as linhas </w:t>
      </w:r>
      <w:proofErr w:type="gramStart"/>
      <w:r>
        <w:rPr>
          <w:rFonts w:ascii="Times New Roman" w:eastAsia="Times New Roman" w:hAnsi="Times New Roman" w:cs="Times New Roman"/>
          <w:sz w:val="24"/>
          <w:szCs w:val="24"/>
        </w:rPr>
        <w:t>consolidam-se</w:t>
      </w:r>
      <w:proofErr w:type="gramEnd"/>
      <w:r>
        <w:rPr>
          <w:rFonts w:ascii="Times New Roman" w:eastAsia="Times New Roman" w:hAnsi="Times New Roman" w:cs="Times New Roman"/>
          <w:sz w:val="24"/>
          <w:szCs w:val="24"/>
        </w:rPr>
        <w:t xml:space="preserve"> enquanto uma possibilidade de habitar o deslocamento. </w:t>
      </w:r>
    </w:p>
    <w:p w14:paraId="00000118" w14:textId="0330932E"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compreender as identidades </w:t>
      </w:r>
      <w:proofErr w:type="spellStart"/>
      <w:r>
        <w:rPr>
          <w:rFonts w:ascii="Times New Roman" w:eastAsia="Times New Roman" w:hAnsi="Times New Roman" w:cs="Times New Roman"/>
          <w:sz w:val="24"/>
          <w:szCs w:val="24"/>
        </w:rPr>
        <w:t>diaspóricas</w:t>
      </w:r>
      <w:proofErr w:type="spellEnd"/>
      <w:r>
        <w:rPr>
          <w:rFonts w:ascii="Times New Roman" w:eastAsia="Times New Roman" w:hAnsi="Times New Roman" w:cs="Times New Roman"/>
          <w:sz w:val="24"/>
          <w:szCs w:val="24"/>
        </w:rPr>
        <w:t xml:space="preserve"> enquanto peregrinos que habitam a T/terra, entende-se aqui que estes indivíduos </w:t>
      </w:r>
      <w:r>
        <w:rPr>
          <w:rFonts w:ascii="Times New Roman" w:eastAsia="Times New Roman" w:hAnsi="Times New Roman" w:cs="Times New Roman"/>
          <w:i/>
          <w:iCs/>
          <w:sz w:val="24"/>
          <w:szCs w:val="24"/>
        </w:rPr>
        <w:t>“não têm destino final, pois onde quer que estejam, e enquanto a sua vida perdure, há algum outro lugar aonde pode</w:t>
      </w:r>
      <w:ins w:id="1726" w:author="Ana Cecília Agua de Melo" w:date="2026-05-13T10:31:00Z">
        <w:r w:rsidR="00A31C33">
          <w:rPr>
            <w:rFonts w:ascii="Times New Roman" w:eastAsia="Times New Roman" w:hAnsi="Times New Roman" w:cs="Times New Roman"/>
            <w:i/>
            <w:iCs/>
            <w:sz w:val="24"/>
            <w:szCs w:val="24"/>
          </w:rPr>
          <w:t>m</w:t>
        </w:r>
      </w:ins>
      <w:r>
        <w:rPr>
          <w:rFonts w:ascii="Times New Roman" w:eastAsia="Times New Roman" w:hAnsi="Times New Roman" w:cs="Times New Roman"/>
          <w:i/>
          <w:iCs/>
          <w:sz w:val="24"/>
          <w:szCs w:val="24"/>
        </w:rPr>
        <w:t xml:space="preserve"> ir”</w:t>
      </w:r>
      <w:r>
        <w:rPr>
          <w:rFonts w:ascii="Times New Roman" w:eastAsia="Times New Roman" w:hAnsi="Times New Roman" w:cs="Times New Roman"/>
          <w:sz w:val="24"/>
          <w:szCs w:val="24"/>
          <w:vertAlign w:val="superscript"/>
        </w:rPr>
        <w:footnoteReference w:id="244"/>
      </w:r>
      <w:r>
        <w:rPr>
          <w:rFonts w:ascii="Times New Roman" w:eastAsia="Times New Roman" w:hAnsi="Times New Roman" w:cs="Times New Roman"/>
          <w:sz w:val="24"/>
          <w:szCs w:val="24"/>
        </w:rPr>
        <w:t xml:space="preserve">. </w:t>
      </w:r>
    </w:p>
    <w:p w14:paraId="00000119" w14:textId="777CA915" w:rsidR="00BE2BCC" w:rsidRDefault="00F630C1">
      <w:pPr>
        <w:spacing w:after="200" w:line="360" w:lineRule="auto"/>
        <w:ind w:firstLine="720"/>
        <w:jc w:val="both"/>
      </w:pPr>
      <w:r>
        <w:rPr>
          <w:rFonts w:ascii="Times New Roman" w:eastAsia="Times New Roman" w:hAnsi="Times New Roman" w:cs="Times New Roman"/>
          <w:sz w:val="24"/>
          <w:szCs w:val="24"/>
        </w:rPr>
        <w:t xml:space="preserve">Existem duas palavras hebraicas para designar o exílio: </w:t>
      </w:r>
      <w:proofErr w:type="spellStart"/>
      <w:r>
        <w:rPr>
          <w:rFonts w:ascii="Times New Roman" w:eastAsia="Times New Roman" w:hAnsi="Times New Roman" w:cs="Times New Roman"/>
          <w:i/>
          <w:iCs/>
          <w:sz w:val="24"/>
          <w:szCs w:val="24"/>
        </w:rPr>
        <w:t>galut</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tefutzah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Galut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exílio) é visto como algo maldito, sofrido e a ser superado. </w:t>
      </w:r>
      <w:proofErr w:type="spellStart"/>
      <w:r>
        <w:rPr>
          <w:rFonts w:ascii="Times New Roman" w:eastAsia="Times New Roman" w:hAnsi="Times New Roman" w:cs="Times New Roman"/>
          <w:i/>
          <w:iCs/>
          <w:sz w:val="24"/>
          <w:szCs w:val="24"/>
        </w:rPr>
        <w:t>Tefutzah</w:t>
      </w:r>
      <w:proofErr w:type="spellEnd"/>
      <w:r>
        <w:rPr>
          <w:rFonts w:ascii="Times New Roman" w:eastAsia="Times New Roman" w:hAnsi="Times New Roman" w:cs="Times New Roman"/>
          <w:sz w:val="24"/>
          <w:szCs w:val="24"/>
        </w:rPr>
        <w:t xml:space="preserve"> (em português: dispersão), </w:t>
      </w:r>
      <w:ins w:id="1727" w:author="Ana Cecília Agua de Melo" w:date="2026-05-13T10:32:00Z">
        <w:r w:rsidR="00A31C33">
          <w:rPr>
            <w:rFonts w:ascii="Times New Roman" w:eastAsia="Times New Roman" w:hAnsi="Times New Roman" w:cs="Times New Roman"/>
            <w:sz w:val="24"/>
            <w:szCs w:val="24"/>
          </w:rPr>
          <w:t>em contrapartida</w:t>
        </w:r>
      </w:ins>
      <w:del w:id="1728" w:author="Ana Cecília Agua de Melo" w:date="2026-05-13T10:32:00Z">
        <w:r w:rsidDel="00A31C33">
          <w:rPr>
            <w:rFonts w:ascii="Times New Roman" w:eastAsia="Times New Roman" w:hAnsi="Times New Roman" w:cs="Times New Roman"/>
            <w:sz w:val="24"/>
            <w:szCs w:val="24"/>
          </w:rPr>
          <w:delText xml:space="preserve">por outro </w:delText>
        </w:r>
      </w:del>
      <w:del w:id="1729" w:author="Ana Cecília Agua de Melo" w:date="2026-05-13T10:31:00Z">
        <w:r w:rsidDel="00A31C33">
          <w:rPr>
            <w:rFonts w:ascii="Times New Roman" w:eastAsia="Times New Roman" w:hAnsi="Times New Roman" w:cs="Times New Roman"/>
            <w:sz w:val="24"/>
            <w:szCs w:val="24"/>
          </w:rPr>
          <w:delText>lado</w:delText>
        </w:r>
      </w:del>
      <w:r>
        <w:rPr>
          <w:rFonts w:ascii="Times New Roman" w:eastAsia="Times New Roman" w:hAnsi="Times New Roman" w:cs="Times New Roman"/>
          <w:sz w:val="24"/>
          <w:szCs w:val="24"/>
        </w:rPr>
        <w:t xml:space="preserve">, é visto como um lugar em si. O exilado se perdeu, o disperso está perdido. Ao final, o movimento de “estar perdido” é uma posição política, um ato de possibilidade, de viver o </w:t>
      </w:r>
      <w:proofErr w:type="gramStart"/>
      <w:r>
        <w:rPr>
          <w:rFonts w:ascii="Times New Roman" w:eastAsia="Times New Roman" w:hAnsi="Times New Roman" w:cs="Times New Roman"/>
          <w:sz w:val="24"/>
          <w:szCs w:val="24"/>
        </w:rPr>
        <w:t>entre, o</w:t>
      </w:r>
      <w:proofErr w:type="gramEnd"/>
      <w:r>
        <w:rPr>
          <w:rFonts w:ascii="Times New Roman" w:eastAsia="Times New Roman" w:hAnsi="Times New Roman" w:cs="Times New Roman"/>
          <w:sz w:val="24"/>
          <w:szCs w:val="24"/>
        </w:rPr>
        <w:t xml:space="preserve"> nada – habitar a fronteira. </w:t>
      </w:r>
    </w:p>
    <w:p w14:paraId="0000011A"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1B" w14:textId="6D11FCAC" w:rsidR="00BE2BCC" w:rsidRDefault="00F630C1">
      <w:pPr>
        <w:spacing w:after="200" w:line="360" w:lineRule="auto"/>
        <w:jc w:val="both"/>
      </w:pPr>
      <w:r>
        <w:rPr>
          <w:rFonts w:ascii="Times New Roman" w:eastAsia="Times New Roman" w:hAnsi="Times New Roman" w:cs="Times New Roman"/>
          <w:sz w:val="24"/>
          <w:szCs w:val="24"/>
        </w:rPr>
        <w:t xml:space="preserve">Em “Contra o </w:t>
      </w:r>
      <w:ins w:id="1730" w:author="Ana Cecília Agua de Melo" w:date="2026-05-13T10:34:00Z">
        <w:r w:rsidR="00A31C33">
          <w:rPr>
            <w:rFonts w:ascii="Times New Roman" w:eastAsia="Times New Roman" w:hAnsi="Times New Roman" w:cs="Times New Roman"/>
            <w:sz w:val="24"/>
            <w:szCs w:val="24"/>
          </w:rPr>
          <w:t>e</w:t>
        </w:r>
      </w:ins>
      <w:del w:id="1731" w:author="Ana Cecília Agua de Melo" w:date="2026-05-13T10:34:00Z">
        <w:r w:rsidDel="00A31C33">
          <w:rPr>
            <w:rFonts w:ascii="Times New Roman" w:eastAsia="Times New Roman" w:hAnsi="Times New Roman" w:cs="Times New Roman"/>
            <w:sz w:val="24"/>
            <w:szCs w:val="24"/>
          </w:rPr>
          <w:delText>E</w:delText>
        </w:r>
      </w:del>
      <w:r>
        <w:rPr>
          <w:rFonts w:ascii="Times New Roman" w:eastAsia="Times New Roman" w:hAnsi="Times New Roman" w:cs="Times New Roman"/>
          <w:sz w:val="24"/>
          <w:szCs w:val="24"/>
        </w:rPr>
        <w:t xml:space="preserve">spaço: </w:t>
      </w:r>
      <w:ins w:id="1732" w:author="Ana Cecília Agua de Melo" w:date="2026-05-13T10:34:00Z">
        <w:r w:rsidR="00A31C33">
          <w:rPr>
            <w:rFonts w:ascii="Times New Roman" w:eastAsia="Times New Roman" w:hAnsi="Times New Roman" w:cs="Times New Roman"/>
            <w:sz w:val="24"/>
            <w:szCs w:val="24"/>
          </w:rPr>
          <w:t>l</w:t>
        </w:r>
      </w:ins>
      <w:del w:id="1733" w:author="Ana Cecília Agua de Melo" w:date="2026-05-13T10:34:00Z">
        <w:r w:rsidDel="00A31C33">
          <w:rPr>
            <w:rFonts w:ascii="Times New Roman" w:eastAsia="Times New Roman" w:hAnsi="Times New Roman" w:cs="Times New Roman"/>
            <w:sz w:val="24"/>
            <w:szCs w:val="24"/>
          </w:rPr>
          <w:delText>L</w:delText>
        </w:r>
      </w:del>
      <w:r>
        <w:rPr>
          <w:rFonts w:ascii="Times New Roman" w:eastAsia="Times New Roman" w:hAnsi="Times New Roman" w:cs="Times New Roman"/>
          <w:sz w:val="24"/>
          <w:szCs w:val="24"/>
        </w:rPr>
        <w:t xml:space="preserve">ugar, </w:t>
      </w:r>
      <w:ins w:id="1734" w:author="Ana Cecília Agua de Melo" w:date="2026-05-13T10:34:00Z">
        <w:r w:rsidR="00A31C33">
          <w:rPr>
            <w:rFonts w:ascii="Times New Roman" w:eastAsia="Times New Roman" w:hAnsi="Times New Roman" w:cs="Times New Roman"/>
            <w:sz w:val="24"/>
            <w:szCs w:val="24"/>
          </w:rPr>
          <w:t>m</w:t>
        </w:r>
      </w:ins>
      <w:del w:id="1735" w:author="Ana Cecília Agua de Melo" w:date="2026-05-13T10:34:00Z">
        <w:r w:rsidDel="00A31C33">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ovimento, </w:t>
      </w:r>
      <w:ins w:id="1736" w:author="Ana Cecília Agua de Melo" w:date="2026-05-13T10:35:00Z">
        <w:r w:rsidR="00A31C33">
          <w:rPr>
            <w:rFonts w:ascii="Times New Roman" w:eastAsia="Times New Roman" w:hAnsi="Times New Roman" w:cs="Times New Roman"/>
            <w:sz w:val="24"/>
            <w:szCs w:val="24"/>
          </w:rPr>
          <w:t>c</w:t>
        </w:r>
      </w:ins>
      <w:del w:id="1737" w:author="Ana Cecília Agua de Melo" w:date="2026-05-13T10:35:00Z">
        <w:r w:rsidDel="00A31C33">
          <w:rPr>
            <w:rFonts w:ascii="Times New Roman" w:eastAsia="Times New Roman" w:hAnsi="Times New Roman" w:cs="Times New Roman"/>
            <w:sz w:val="24"/>
            <w:szCs w:val="24"/>
          </w:rPr>
          <w:delText>C</w:delText>
        </w:r>
      </w:del>
      <w:r>
        <w:rPr>
          <w:rFonts w:ascii="Times New Roman" w:eastAsia="Times New Roman" w:hAnsi="Times New Roman" w:cs="Times New Roman"/>
          <w:sz w:val="24"/>
          <w:szCs w:val="24"/>
        </w:rPr>
        <w:t xml:space="preserve">onhecimento”, Tim </w:t>
      </w:r>
      <w:proofErr w:type="spellStart"/>
      <w:r>
        <w:rPr>
          <w:rFonts w:ascii="Times New Roman" w:eastAsia="Times New Roman" w:hAnsi="Times New Roman" w:cs="Times New Roman"/>
          <w:sz w:val="24"/>
          <w:szCs w:val="24"/>
        </w:rPr>
        <w:t>Ingold</w:t>
      </w:r>
      <w:proofErr w:type="spellEnd"/>
      <w:ins w:id="1738" w:author="Ana Cecília Agua de Melo" w:date="2026-05-13T10:43:00Z">
        <w:r w:rsidR="009C5B1C">
          <w:rPr>
            <w:rFonts w:ascii="Times New Roman" w:eastAsia="Times New Roman" w:hAnsi="Times New Roman" w:cs="Times New Roman"/>
            <w:sz w:val="24"/>
            <w:szCs w:val="24"/>
          </w:rPr>
          <w:t xml:space="preserve"> </w:t>
        </w:r>
      </w:ins>
      <w:del w:id="1739" w:author="Ana Cecília Agua de Melo" w:date="2026-05-13T10:43:00Z">
        <w:r w:rsidDel="009C5B1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diz que “espaço” é um dos termos mais abstratos para descrever o mundo em que vivemos</w:t>
      </w:r>
      <w:ins w:id="1740" w:author="Ana Cecília Agua de Melo" w:date="2026-05-13T10:43:00Z">
        <w:r w:rsidR="009C5B1C">
          <w:rPr>
            <w:rFonts w:ascii="Times New Roman" w:eastAsia="Times New Roman" w:hAnsi="Times New Roman" w:cs="Times New Roman"/>
            <w:sz w:val="24"/>
            <w:szCs w:val="24"/>
          </w:rPr>
          <w:t>, na medida em que</w:t>
        </w:r>
      </w:ins>
      <w:del w:id="1741" w:author="Ana Cecília Agua de Melo" w:date="2026-05-13T10:43:00Z">
        <w:r w:rsidDel="009C5B1C">
          <w:rPr>
            <w:rFonts w:ascii="Times New Roman" w:eastAsia="Times New Roman" w:hAnsi="Times New Roman" w:cs="Times New Roman"/>
            <w:sz w:val="24"/>
            <w:szCs w:val="24"/>
          </w:rPr>
          <w:delText>. Isso, pois,</w:delText>
        </w:r>
      </w:del>
      <w:r>
        <w:rPr>
          <w:rFonts w:ascii="Times New Roman" w:eastAsia="Times New Roman" w:hAnsi="Times New Roman" w:cs="Times New Roman"/>
          <w:sz w:val="24"/>
          <w:szCs w:val="24"/>
        </w:rPr>
        <w:t xml:space="preserve"> pensar que a vida humana acontece em um espaço – ou seja, que ocupa uma determinada espacialidade – está diretamente vinculado ao que o antropólogo chama de </w:t>
      </w:r>
      <w:r>
        <w:rPr>
          <w:rFonts w:ascii="Times New Roman" w:eastAsia="Times New Roman" w:hAnsi="Times New Roman" w:cs="Times New Roman"/>
          <w:i/>
          <w:iCs/>
          <w:sz w:val="24"/>
          <w:szCs w:val="24"/>
        </w:rPr>
        <w:t>“lógica da inversão”</w:t>
      </w:r>
      <w:r>
        <w:rPr>
          <w:rFonts w:ascii="Times New Roman" w:eastAsia="Times New Roman" w:hAnsi="Times New Roman" w:cs="Times New Roman"/>
          <w:sz w:val="24"/>
          <w:szCs w:val="24"/>
        </w:rPr>
        <w:t xml:space="preserve">. Segundo o pesquisador, a </w:t>
      </w:r>
      <w:r>
        <w:rPr>
          <w:rFonts w:ascii="Times New Roman" w:eastAsia="Times New Roman" w:hAnsi="Times New Roman" w:cs="Times New Roman"/>
          <w:i/>
          <w:iCs/>
          <w:sz w:val="24"/>
          <w:szCs w:val="24"/>
        </w:rPr>
        <w:t>“lógica da inversão”</w:t>
      </w:r>
      <w:r>
        <w:rPr>
          <w:rFonts w:ascii="Times New Roman" w:eastAsia="Times New Roman" w:hAnsi="Times New Roman" w:cs="Times New Roman"/>
          <w:sz w:val="24"/>
          <w:szCs w:val="24"/>
        </w:rPr>
        <w:t xml:space="preserve"> transforma as vias ao longo das quais a vida é vivida em limites </w:t>
      </w:r>
      <w:ins w:id="1742" w:author="Ana Cecília Agua de Melo" w:date="2026-05-13T10:44:00Z">
        <w:r w:rsidR="009C5B1C">
          <w:rPr>
            <w:rFonts w:ascii="Times New Roman" w:eastAsia="Times New Roman" w:hAnsi="Times New Roman" w:cs="Times New Roman"/>
            <w:sz w:val="24"/>
            <w:szCs w:val="24"/>
          </w:rPr>
          <w:t>n</w:t>
        </w:r>
      </w:ins>
      <w:del w:id="1743" w:author="Ana Cecília Agua de Melo" w:date="2026-05-13T10:44:00Z">
        <w:r w:rsidDel="009C5B1C">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os quais a vida é encerrada.</w:t>
      </w:r>
    </w:p>
    <w:p w14:paraId="0000011C" w14:textId="4331ECC3" w:rsidR="00BE2BCC" w:rsidRDefault="00F630C1">
      <w:pPr>
        <w:spacing w:after="200" w:line="360" w:lineRule="auto"/>
        <w:jc w:val="both"/>
      </w:pPr>
      <w:r>
        <w:rPr>
          <w:rFonts w:ascii="Times New Roman" w:eastAsia="Times New Roman" w:hAnsi="Times New Roman" w:cs="Times New Roman"/>
          <w:sz w:val="24"/>
          <w:szCs w:val="24"/>
        </w:rPr>
        <w:tab/>
        <w:t>A diáspora é o mundo habitado, e não o mundo ocupado. A diáspora tece lógicas a partir da construção de nós e de fios do devir</w:t>
      </w:r>
      <w:ins w:id="1744" w:author="Ana Cecília Agua de Melo" w:date="2026-05-13T10:44:00Z">
        <w:r w:rsidR="009C5B1C">
          <w:rPr>
            <w:rFonts w:ascii="Times New Roman" w:eastAsia="Times New Roman" w:hAnsi="Times New Roman" w:cs="Times New Roman"/>
            <w:sz w:val="24"/>
            <w:szCs w:val="24"/>
          </w:rPr>
          <w:t>, ou</w:t>
        </w:r>
      </w:ins>
      <w:del w:id="1745" w:author="Ana Cecília Agua de Melo" w:date="2026-05-13T10:44:00Z">
        <w:r w:rsidDel="009C5B1C">
          <w:rPr>
            <w:rFonts w:ascii="Times New Roman" w:eastAsia="Times New Roman" w:hAnsi="Times New Roman" w:cs="Times New Roman"/>
            <w:sz w:val="24"/>
            <w:szCs w:val="24"/>
          </w:rPr>
          <w:delText>. Ou</w:delText>
        </w:r>
      </w:del>
      <w:r>
        <w:rPr>
          <w:rFonts w:ascii="Times New Roman" w:eastAsia="Times New Roman" w:hAnsi="Times New Roman" w:cs="Times New Roman"/>
          <w:sz w:val="24"/>
          <w:szCs w:val="24"/>
        </w:rPr>
        <w:t xml:space="preserve"> seja, a partir das peregrinações e dos deslocamentos, </w:t>
      </w:r>
      <w:del w:id="1746" w:author="Ana Cecília Agua de Melo" w:date="2026-05-13T10:44:00Z">
        <w:r w:rsidDel="009C5B1C">
          <w:rPr>
            <w:rFonts w:ascii="Times New Roman" w:eastAsia="Times New Roman" w:hAnsi="Times New Roman" w:cs="Times New Roman"/>
            <w:sz w:val="24"/>
            <w:szCs w:val="24"/>
          </w:rPr>
          <w:delText xml:space="preserve">sejam eles </w:delText>
        </w:r>
      </w:del>
      <w:r>
        <w:rPr>
          <w:rFonts w:ascii="Times New Roman" w:eastAsia="Times New Roman" w:hAnsi="Times New Roman" w:cs="Times New Roman"/>
          <w:sz w:val="24"/>
          <w:szCs w:val="24"/>
        </w:rPr>
        <w:t xml:space="preserve">de indivíduos, de culturas, de tradições, de identidades, bem como de comunidades. Os </w:t>
      </w:r>
      <w:r>
        <w:rPr>
          <w:rFonts w:ascii="Times New Roman" w:eastAsia="Times New Roman" w:hAnsi="Times New Roman" w:cs="Times New Roman"/>
          <w:i/>
          <w:iCs/>
          <w:sz w:val="24"/>
          <w:szCs w:val="24"/>
        </w:rPr>
        <w:t>“humanos habitam a terra como peregrinos”</w:t>
      </w:r>
      <w:r>
        <w:rPr>
          <w:rFonts w:ascii="Times New Roman" w:eastAsia="Times New Roman" w:hAnsi="Times New Roman" w:cs="Times New Roman"/>
          <w:sz w:val="24"/>
          <w:szCs w:val="24"/>
          <w:vertAlign w:val="superscript"/>
        </w:rPr>
        <w:footnoteReference w:id="245"/>
      </w:r>
      <w:r>
        <w:rPr>
          <w:rFonts w:ascii="Times New Roman" w:eastAsia="Times New Roman" w:hAnsi="Times New Roman" w:cs="Times New Roman"/>
          <w:sz w:val="24"/>
          <w:szCs w:val="24"/>
        </w:rPr>
        <w:t xml:space="preserve"> – semeiam e cultivam nós, </w:t>
      </w:r>
      <w:r>
        <w:rPr>
          <w:rFonts w:ascii="Times New Roman" w:eastAsia="Times New Roman" w:hAnsi="Times New Roman" w:cs="Times New Roman"/>
          <w:sz w:val="24"/>
          <w:szCs w:val="24"/>
        </w:rPr>
        <w:lastRenderedPageBreak/>
        <w:t xml:space="preserve">até que estes laços brotem para logo se desmancharem, e serem refeitos em outras localidades. Por assim dizer, </w:t>
      </w:r>
      <w:r>
        <w:rPr>
          <w:rFonts w:ascii="Times New Roman" w:eastAsia="Times New Roman" w:hAnsi="Times New Roman" w:cs="Times New Roman"/>
          <w:i/>
          <w:iCs/>
          <w:sz w:val="24"/>
          <w:szCs w:val="24"/>
        </w:rPr>
        <w:t>“lugares, então, são como nós, e os fios a partir dos quais são atados linhas de peregrinação”</w:t>
      </w:r>
      <w:r>
        <w:rPr>
          <w:rFonts w:ascii="Times New Roman" w:eastAsia="Times New Roman" w:hAnsi="Times New Roman" w:cs="Times New Roman"/>
          <w:sz w:val="24"/>
          <w:szCs w:val="24"/>
          <w:vertAlign w:val="superscript"/>
        </w:rPr>
        <w:footnoteReference w:id="246"/>
      </w:r>
      <w:r>
        <w:rPr>
          <w:rFonts w:ascii="Times New Roman" w:eastAsia="Times New Roman" w:hAnsi="Times New Roman" w:cs="Times New Roman"/>
          <w:sz w:val="24"/>
          <w:szCs w:val="24"/>
        </w:rPr>
        <w:t>.</w:t>
      </w:r>
    </w:p>
    <w:p w14:paraId="0000011D" w14:textId="4B11A4B9" w:rsidR="00BE2BCC" w:rsidRDefault="00F630C1">
      <w:pPr>
        <w:spacing w:after="200" w:line="360" w:lineRule="auto"/>
        <w:jc w:val="both"/>
      </w:pPr>
      <w:r>
        <w:rPr>
          <w:rFonts w:ascii="Times New Roman" w:eastAsia="Times New Roman" w:hAnsi="Times New Roman" w:cs="Times New Roman"/>
          <w:sz w:val="24"/>
          <w:szCs w:val="24"/>
        </w:rPr>
        <w:tab/>
      </w:r>
      <w:ins w:id="1747" w:author="Ana Cecília Agua de Melo" w:date="2026-05-13T10:45:00Z">
        <w:r w:rsidR="009C5B1C">
          <w:rPr>
            <w:rFonts w:ascii="Times New Roman" w:eastAsia="Times New Roman" w:hAnsi="Times New Roman" w:cs="Times New Roman"/>
            <w:sz w:val="24"/>
            <w:szCs w:val="24"/>
          </w:rPr>
          <w:t>S</w:t>
        </w:r>
      </w:ins>
      <w:del w:id="1748" w:author="Ana Cecília Agua de Melo" w:date="2026-05-13T10:45:00Z">
        <w:r w:rsidDel="009C5B1C">
          <w:rPr>
            <w:rFonts w:ascii="Times New Roman" w:eastAsia="Times New Roman" w:hAnsi="Times New Roman" w:cs="Times New Roman"/>
            <w:sz w:val="24"/>
            <w:szCs w:val="24"/>
          </w:rPr>
          <w:delText>Ao final, s</w:delText>
        </w:r>
      </w:del>
      <w:r>
        <w:rPr>
          <w:rFonts w:ascii="Times New Roman" w:eastAsia="Times New Roman" w:hAnsi="Times New Roman" w:cs="Times New Roman"/>
          <w:sz w:val="24"/>
          <w:szCs w:val="24"/>
        </w:rPr>
        <w:t xml:space="preserve">e os movimentos </w:t>
      </w:r>
      <w:proofErr w:type="spellStart"/>
      <w:r>
        <w:rPr>
          <w:rFonts w:ascii="Times New Roman" w:eastAsia="Times New Roman" w:hAnsi="Times New Roman" w:cs="Times New Roman"/>
          <w:sz w:val="24"/>
          <w:szCs w:val="24"/>
        </w:rPr>
        <w:t>diaspóricos</w:t>
      </w:r>
      <w:proofErr w:type="spellEnd"/>
      <w:r>
        <w:rPr>
          <w:rFonts w:ascii="Times New Roman" w:eastAsia="Times New Roman" w:hAnsi="Times New Roman" w:cs="Times New Roman"/>
          <w:sz w:val="24"/>
          <w:szCs w:val="24"/>
        </w:rPr>
        <w:t xml:space="preserve"> judaicos se apropriam dos territórios do indeterminado por meio de sua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(os transformam em casas, em um lugar habitável, e não espaço ocupado), e se o Deus judaico habita o movimento, então há uma necessidade judaica de cont</w:t>
      </w:r>
      <w:ins w:id="1749" w:author="Ana Cecília Agua de Melo" w:date="2026-05-13T10:45:00Z">
        <w:r w:rsidR="00C026CF">
          <w:rPr>
            <w:rFonts w:ascii="Times New Roman" w:eastAsia="Times New Roman" w:hAnsi="Times New Roman" w:cs="Times New Roman"/>
            <w:sz w:val="24"/>
            <w:szCs w:val="24"/>
          </w:rPr>
          <w:t>ínua</w:t>
        </w:r>
      </w:ins>
      <w:del w:id="1750" w:author="Ana Cecília Agua de Melo" w:date="2026-05-13T10:45:00Z">
        <w:r w:rsidDel="00C026CF">
          <w:rPr>
            <w:rFonts w:ascii="Times New Roman" w:eastAsia="Times New Roman" w:hAnsi="Times New Roman" w:cs="Times New Roman"/>
            <w:sz w:val="24"/>
            <w:szCs w:val="24"/>
          </w:rPr>
          <w:delText>inuamente</w:delText>
        </w:r>
      </w:del>
      <w:r>
        <w:rPr>
          <w:rFonts w:ascii="Times New Roman" w:eastAsia="Times New Roman" w:hAnsi="Times New Roman" w:cs="Times New Roman"/>
          <w:sz w:val="24"/>
          <w:szCs w:val="24"/>
        </w:rPr>
        <w:t xml:space="preserve"> e recorrentemente se desvincular da</w:t>
      </w:r>
      <w:r>
        <w:rPr>
          <w:rFonts w:ascii="Times New Roman" w:eastAsia="Times New Roman" w:hAnsi="Times New Roman" w:cs="Times New Roman"/>
          <w:i/>
          <w:iCs/>
          <w:sz w:val="24"/>
          <w:szCs w:val="24"/>
        </w:rPr>
        <w:t xml:space="preserve"> “abstração do espaço”</w:t>
      </w:r>
      <w:r>
        <w:rPr>
          <w:rFonts w:ascii="Times New Roman" w:eastAsia="Times New Roman" w:hAnsi="Times New Roman" w:cs="Times New Roman"/>
          <w:sz w:val="24"/>
          <w:szCs w:val="24"/>
          <w:vertAlign w:val="superscript"/>
        </w:rPr>
        <w:footnoteReference w:id="247"/>
      </w:r>
      <w:r>
        <w:rPr>
          <w:rFonts w:ascii="Times New Roman" w:eastAsia="Times New Roman" w:hAnsi="Times New Roman" w:cs="Times New Roman"/>
          <w:sz w:val="24"/>
          <w:szCs w:val="24"/>
        </w:rPr>
        <w:t xml:space="preserve"> para, então, habitar o lugar.</w:t>
      </w:r>
    </w:p>
    <w:p w14:paraId="0000011E" w14:textId="2C35F267" w:rsidR="00BE2BCC" w:rsidRDefault="00F630C1">
      <w:pPr>
        <w:spacing w:after="200" w:line="360" w:lineRule="auto"/>
        <w:jc w:val="both"/>
      </w:pPr>
      <w:r>
        <w:rPr>
          <w:rFonts w:ascii="Times New Roman" w:eastAsia="Times New Roman" w:hAnsi="Times New Roman" w:cs="Times New Roman"/>
          <w:sz w:val="24"/>
          <w:szCs w:val="24"/>
        </w:rPr>
        <w:tab/>
        <w:t>É a partir da inserção de objetos, d</w:t>
      </w:r>
      <w:ins w:id="1751" w:author="Ana Cecília Agua de Melo" w:date="2026-05-13T10:46:00Z">
        <w:r w:rsidR="00C026CF">
          <w:rPr>
            <w:rFonts w:ascii="Times New Roman" w:eastAsia="Times New Roman" w:hAnsi="Times New Roman" w:cs="Times New Roman"/>
            <w:sz w:val="24"/>
            <w:szCs w:val="24"/>
          </w:rPr>
          <w:t>e</w:t>
        </w:r>
      </w:ins>
      <w:del w:id="1752" w:author="Ana Cecília Agua de Melo" w:date="2026-05-13T10:46:00Z">
        <w:r w:rsidDel="00C026CF">
          <w:rPr>
            <w:rFonts w:ascii="Times New Roman" w:eastAsia="Times New Roman" w:hAnsi="Times New Roman" w:cs="Times New Roman"/>
            <w:sz w:val="24"/>
            <w:szCs w:val="24"/>
          </w:rPr>
          <w:delText>os</w:delText>
        </w:r>
      </w:del>
      <w:r>
        <w:rPr>
          <w:rFonts w:ascii="Times New Roman" w:eastAsia="Times New Roman" w:hAnsi="Times New Roman" w:cs="Times New Roman"/>
          <w:sz w:val="24"/>
          <w:szCs w:val="24"/>
        </w:rPr>
        <w:t xml:space="preserve"> símbolos e signos de pertencimento e de identificação que as comunidades judaicas </w:t>
      </w:r>
      <w:ins w:id="1753" w:author="Ana Cecília Agua de Melo" w:date="2026-05-13T10:46:00Z">
        <w:r w:rsidR="00C026CF">
          <w:rPr>
            <w:rFonts w:ascii="Times New Roman" w:eastAsia="Times New Roman" w:hAnsi="Times New Roman" w:cs="Times New Roman"/>
            <w:sz w:val="24"/>
            <w:szCs w:val="24"/>
          </w:rPr>
          <w:t>criam</w:t>
        </w:r>
      </w:ins>
      <w:del w:id="1754" w:author="Ana Cecília Agua de Melo" w:date="2026-05-13T10:46:00Z">
        <w:r w:rsidDel="00C026CF">
          <w:rPr>
            <w:rFonts w:ascii="Times New Roman" w:eastAsia="Times New Roman" w:hAnsi="Times New Roman" w:cs="Times New Roman"/>
            <w:sz w:val="24"/>
            <w:szCs w:val="24"/>
          </w:rPr>
          <w:delText>aterrizam em retorno</w:delText>
        </w:r>
      </w:del>
      <w:r>
        <w:rPr>
          <w:rFonts w:ascii="Times New Roman" w:eastAsia="Times New Roman" w:hAnsi="Times New Roman" w:cs="Times New Roman"/>
          <w:sz w:val="24"/>
          <w:szCs w:val="24"/>
        </w:rPr>
        <w:t xml:space="preserve"> o sentimento de “lugar”. </w:t>
      </w:r>
      <w:ins w:id="1755" w:author="Ana Cecília Agua de Melo" w:date="2026-05-13T10:46:00Z">
        <w:r w:rsidR="00C026CF">
          <w:rPr>
            <w:rFonts w:ascii="Times New Roman" w:eastAsia="Times New Roman" w:hAnsi="Times New Roman" w:cs="Times New Roman"/>
            <w:sz w:val="24"/>
            <w:szCs w:val="24"/>
          </w:rPr>
          <w:t>Há</w:t>
        </w:r>
      </w:ins>
      <w:del w:id="1756" w:author="Ana Cecília Agua de Melo" w:date="2026-05-13T10:46:00Z">
        <w:r w:rsidDel="00C026CF">
          <w:rPr>
            <w:rFonts w:ascii="Times New Roman" w:eastAsia="Times New Roman" w:hAnsi="Times New Roman" w:cs="Times New Roman"/>
            <w:sz w:val="24"/>
            <w:szCs w:val="24"/>
          </w:rPr>
          <w:delText>Isso, pois, há</w:delText>
        </w:r>
      </w:del>
      <w:r>
        <w:rPr>
          <w:rFonts w:ascii="Times New Roman" w:eastAsia="Times New Roman" w:hAnsi="Times New Roman" w:cs="Times New Roman"/>
          <w:sz w:val="24"/>
          <w:szCs w:val="24"/>
        </w:rPr>
        <w:t xml:space="preserve"> um</w:t>
      </w:r>
      <w:ins w:id="1757" w:author="Ana Cecília Agua de Melo" w:date="2026-05-13T10:46:00Z">
        <w:r w:rsidR="00C026CF">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 xml:space="preserve"> constante </w:t>
      </w:r>
      <w:ins w:id="1758" w:author="Ana Cecília Agua de Melo" w:date="2026-05-13T10:47:00Z">
        <w:r w:rsidR="00C026CF">
          <w:rPr>
            <w:rFonts w:ascii="Times New Roman" w:eastAsia="Times New Roman" w:hAnsi="Times New Roman" w:cs="Times New Roman"/>
            <w:sz w:val="24"/>
            <w:szCs w:val="24"/>
          </w:rPr>
          <w:t>fuga</w:t>
        </w:r>
      </w:ins>
      <w:del w:id="1759" w:author="Ana Cecília Agua de Melo" w:date="2026-05-13T10:47:00Z">
        <w:r w:rsidDel="00C026CF">
          <w:rPr>
            <w:rFonts w:ascii="Times New Roman" w:eastAsia="Times New Roman" w:hAnsi="Times New Roman" w:cs="Times New Roman"/>
            <w:sz w:val="24"/>
            <w:szCs w:val="24"/>
          </w:rPr>
          <w:delText>refúgio</w:delText>
        </w:r>
      </w:del>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“sentimento abstrato do espaço”</w:t>
      </w:r>
      <w:r>
        <w:rPr>
          <w:rFonts w:ascii="Times New Roman" w:eastAsia="Times New Roman" w:hAnsi="Times New Roman" w:cs="Times New Roman"/>
          <w:sz w:val="24"/>
          <w:szCs w:val="24"/>
          <w:vertAlign w:val="superscript"/>
        </w:rPr>
        <w:footnoteReference w:id="248"/>
      </w:r>
      <w:r>
        <w:rPr>
          <w:rFonts w:ascii="Times New Roman" w:eastAsia="Times New Roman" w:hAnsi="Times New Roman" w:cs="Times New Roman"/>
          <w:sz w:val="24"/>
          <w:szCs w:val="24"/>
        </w:rPr>
        <w:t>, já que, quanto mais alt</w:t>
      </w:r>
      <w:ins w:id="1760" w:author="Ana Cecília Agua de Melo" w:date="2026-05-13T10:47:00Z">
        <w:r w:rsidR="00C026CF">
          <w:rPr>
            <w:rFonts w:ascii="Times New Roman" w:eastAsia="Times New Roman" w:hAnsi="Times New Roman" w:cs="Times New Roman"/>
            <w:sz w:val="24"/>
            <w:szCs w:val="24"/>
          </w:rPr>
          <w:t>a</w:t>
        </w:r>
      </w:ins>
      <w:del w:id="1761" w:author="Ana Cecília Agua de Melo" w:date="2026-05-13T10:47:00Z">
        <w:r w:rsidDel="00C026CF">
          <w:rPr>
            <w:rFonts w:ascii="Times New Roman" w:eastAsia="Times New Roman" w:hAnsi="Times New Roman" w:cs="Times New Roman"/>
            <w:sz w:val="24"/>
            <w:szCs w:val="24"/>
          </w:rPr>
          <w:delText>o</w:delText>
        </w:r>
      </w:del>
      <w:r>
        <w:rPr>
          <w:rFonts w:ascii="Times New Roman" w:eastAsia="Times New Roman" w:hAnsi="Times New Roman" w:cs="Times New Roman"/>
          <w:sz w:val="24"/>
          <w:szCs w:val="24"/>
        </w:rPr>
        <w:t xml:space="preserve"> a dimensão do espaço, mais distante </w:t>
      </w:r>
      <w:del w:id="1762" w:author="Ana Cecília Agua de Melo" w:date="2026-05-23T16:02:00Z">
        <w:r w:rsidDel="00CB2083">
          <w:rPr>
            <w:rFonts w:ascii="Times New Roman" w:eastAsia="Times New Roman" w:hAnsi="Times New Roman" w:cs="Times New Roman"/>
            <w:sz w:val="24"/>
            <w:szCs w:val="24"/>
          </w:rPr>
          <w:delText>se sente d</w:delText>
        </w:r>
      </w:del>
      <w:r>
        <w:rPr>
          <w:rFonts w:ascii="Times New Roman" w:eastAsia="Times New Roman" w:hAnsi="Times New Roman" w:cs="Times New Roman"/>
          <w:sz w:val="24"/>
          <w:szCs w:val="24"/>
        </w:rPr>
        <w:t xml:space="preserve">o embasamento </w:t>
      </w:r>
      <w:ins w:id="1763" w:author="Ana Cecília Agua de Melo" w:date="2026-05-23T16:03:00Z">
        <w:r w:rsidR="00CB2083">
          <w:rPr>
            <w:rFonts w:ascii="Times New Roman" w:eastAsia="Times New Roman" w:hAnsi="Times New Roman" w:cs="Times New Roman"/>
            <w:sz w:val="24"/>
            <w:szCs w:val="24"/>
          </w:rPr>
          <w:t>n</w:t>
        </w:r>
      </w:ins>
      <w:del w:id="1764" w:author="Ana Cecília Agua de Melo" w:date="2026-05-23T16:03:00Z">
        <w:r w:rsidDel="00CB2083">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 xml:space="preserve">o lugar – </w:t>
      </w:r>
      <w:ins w:id="1765" w:author="Ana Cecília Agua de Melo" w:date="2026-05-23T16:03:00Z">
        <w:r w:rsidR="00CB2083">
          <w:rPr>
            <w:rFonts w:ascii="Times New Roman" w:eastAsia="Times New Roman" w:hAnsi="Times New Roman" w:cs="Times New Roman"/>
            <w:sz w:val="24"/>
            <w:szCs w:val="24"/>
          </w:rPr>
          <w:t>n</w:t>
        </w:r>
      </w:ins>
      <w:del w:id="1766" w:author="Ana Cecília Agua de Melo" w:date="2026-05-23T16:03:00Z">
        <w:r w:rsidDel="00CB2083">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o “Seu Mundo”.</w:t>
      </w:r>
    </w:p>
    <w:p w14:paraId="0000011F" w14:textId="77777777"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argumenta que cada lugar contém, em si, lugares menores. </w:t>
      </w:r>
      <w:r>
        <w:rPr>
          <w:rFonts w:ascii="Times New Roman" w:eastAsia="Times New Roman" w:hAnsi="Times New Roman" w:cs="Times New Roman"/>
          <w:i/>
          <w:iCs/>
          <w:sz w:val="24"/>
          <w:szCs w:val="24"/>
        </w:rPr>
        <w:t>“Os lugares sempre se abrem para revelar outros lugares dentro de si”</w:t>
      </w:r>
      <w:r>
        <w:rPr>
          <w:rFonts w:ascii="Times New Roman" w:eastAsia="Times New Roman" w:hAnsi="Times New Roman" w:cs="Times New Roman"/>
          <w:sz w:val="24"/>
          <w:szCs w:val="24"/>
          <w:vertAlign w:val="superscript"/>
        </w:rPr>
        <w:footnoteReference w:id="249"/>
      </w:r>
      <w:r>
        <w:rPr>
          <w:rFonts w:ascii="Times New Roman" w:eastAsia="Times New Roman" w:hAnsi="Times New Roman" w:cs="Times New Roman"/>
          <w:sz w:val="24"/>
          <w:szCs w:val="24"/>
        </w:rPr>
        <w:t xml:space="preserve">, como bonecas russas ou espaços </w:t>
      </w:r>
      <w:proofErr w:type="spellStart"/>
      <w:r>
        <w:rPr>
          <w:rFonts w:ascii="Times New Roman" w:eastAsia="Times New Roman" w:hAnsi="Times New Roman" w:cs="Times New Roman"/>
          <w:sz w:val="24"/>
          <w:szCs w:val="24"/>
        </w:rPr>
        <w:t>heterotópicos</w:t>
      </w:r>
      <w:proofErr w:type="spellEnd"/>
      <w:r>
        <w:rPr>
          <w:rFonts w:ascii="Times New Roman" w:eastAsia="Times New Roman" w:hAnsi="Times New Roman" w:cs="Times New Roman"/>
          <w:sz w:val="24"/>
          <w:szCs w:val="24"/>
        </w:rPr>
        <w:t>. Os lugares existem no espaço. E os lugares judaicos habitam o “tempo”, pois fazem do tempo o seu lugar.</w:t>
      </w:r>
    </w:p>
    <w:p w14:paraId="00000120" w14:textId="4AD27F41" w:rsidR="00BE2BCC" w:rsidRDefault="00F630C1">
      <w:pPr>
        <w:spacing w:after="200" w:line="360" w:lineRule="auto"/>
        <w:jc w:val="both"/>
      </w:pPr>
      <w:r>
        <w:rPr>
          <w:rFonts w:ascii="Times New Roman" w:eastAsia="Times New Roman" w:hAnsi="Times New Roman" w:cs="Times New Roman"/>
          <w:sz w:val="24"/>
          <w:szCs w:val="24"/>
        </w:rPr>
        <w:tab/>
        <w:t xml:space="preserve">O rabino e filósofo Abraham </w:t>
      </w:r>
      <w:proofErr w:type="spellStart"/>
      <w:r>
        <w:rPr>
          <w:rFonts w:ascii="Times New Roman" w:eastAsia="Times New Roman" w:hAnsi="Times New Roman" w:cs="Times New Roman"/>
          <w:sz w:val="24"/>
          <w:szCs w:val="24"/>
        </w:rPr>
        <w:t>Heschel</w:t>
      </w:r>
      <w:proofErr w:type="spellEnd"/>
      <w:r>
        <w:rPr>
          <w:rFonts w:ascii="Times New Roman" w:eastAsia="Times New Roman" w:hAnsi="Times New Roman" w:cs="Times New Roman"/>
          <w:sz w:val="24"/>
          <w:szCs w:val="24"/>
        </w:rPr>
        <w:t xml:space="preserve"> diz que </w:t>
      </w:r>
      <w:r>
        <w:rPr>
          <w:rFonts w:ascii="Times New Roman" w:eastAsia="Times New Roman" w:hAnsi="Times New Roman" w:cs="Times New Roman"/>
          <w:i/>
          <w:iCs/>
          <w:sz w:val="24"/>
          <w:szCs w:val="24"/>
        </w:rPr>
        <w:t>“os sábados são nossas grandes catedrais”</w:t>
      </w:r>
      <w:r>
        <w:rPr>
          <w:rFonts w:ascii="Times New Roman" w:eastAsia="Times New Roman" w:hAnsi="Times New Roman" w:cs="Times New Roman"/>
          <w:sz w:val="24"/>
          <w:szCs w:val="24"/>
        </w:rPr>
        <w:t xml:space="preserve">. O momento judaico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lugar, justamente pela experiência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ser totalmente desvinculada de um espaço. Quanto mais próximos os lugares, mai</w:t>
      </w:r>
      <w:ins w:id="1767" w:author="Ana Cecília Agua de Melo" w:date="2026-05-13T10:47:00Z">
        <w:r w:rsidR="00C026CF">
          <w:rPr>
            <w:rFonts w:ascii="Times New Roman" w:eastAsia="Times New Roman" w:hAnsi="Times New Roman" w:cs="Times New Roman"/>
            <w:sz w:val="24"/>
            <w:szCs w:val="24"/>
          </w:rPr>
          <w:t>s</w:t>
        </w:r>
      </w:ins>
      <w:del w:id="1768" w:author="Ana Cecília Agua de Melo" w:date="2026-05-13T10:47:00Z">
        <w:r w:rsidDel="00C026CF">
          <w:rPr>
            <w:rFonts w:ascii="Times New Roman" w:eastAsia="Times New Roman" w:hAnsi="Times New Roman" w:cs="Times New Roman"/>
            <w:sz w:val="24"/>
            <w:szCs w:val="24"/>
          </w:rPr>
          <w:delText>or</w:delText>
        </w:r>
      </w:del>
      <w:r>
        <w:rPr>
          <w:rFonts w:ascii="Times New Roman" w:eastAsia="Times New Roman" w:hAnsi="Times New Roman" w:cs="Times New Roman"/>
          <w:sz w:val="24"/>
          <w:szCs w:val="24"/>
        </w:rPr>
        <w:t xml:space="preserve"> estão </w:t>
      </w:r>
      <w:proofErr w:type="gramStart"/>
      <w:r>
        <w:rPr>
          <w:rFonts w:ascii="Times New Roman" w:eastAsia="Times New Roman" w:hAnsi="Times New Roman" w:cs="Times New Roman"/>
          <w:sz w:val="24"/>
          <w:szCs w:val="24"/>
        </w:rPr>
        <w:t>atad</w:t>
      </w:r>
      <w:ins w:id="1769" w:author="Ana Cecília Agua de Melo" w:date="2026-05-21T12:16:00Z">
        <w:r w:rsidR="00165459">
          <w:rPr>
            <w:rFonts w:ascii="Times New Roman" w:eastAsia="Times New Roman" w:hAnsi="Times New Roman" w:cs="Times New Roman"/>
            <w:sz w:val="24"/>
            <w:szCs w:val="24"/>
          </w:rPr>
          <w:t>o</w:t>
        </w:r>
      </w:ins>
      <w:proofErr w:type="gramEnd"/>
      <w:del w:id="1770" w:author="Ana Cecília Agua de Melo" w:date="2026-05-21T12:16:00Z">
        <w:r w:rsidDel="00165459">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s as linhas e os laços </w:t>
      </w:r>
      <w:ins w:id="1771" w:author="Ana Cecília Agua de Melo" w:date="2026-05-13T10:47:00Z">
        <w:r w:rsidR="00C026CF">
          <w:rPr>
            <w:rFonts w:ascii="Times New Roman" w:eastAsia="Times New Roman" w:hAnsi="Times New Roman" w:cs="Times New Roman"/>
            <w:sz w:val="24"/>
            <w:szCs w:val="24"/>
          </w:rPr>
          <w:t>en</w:t>
        </w:r>
      </w:ins>
      <w:ins w:id="1772" w:author="Ana Cecília Agua de Melo" w:date="2026-05-13T10:48:00Z">
        <w:r w:rsidR="00C026CF">
          <w:rPr>
            <w:rFonts w:ascii="Times New Roman" w:eastAsia="Times New Roman" w:hAnsi="Times New Roman" w:cs="Times New Roman"/>
            <w:sz w:val="24"/>
            <w:szCs w:val="24"/>
          </w:rPr>
          <w:t>tre</w:t>
        </w:r>
      </w:ins>
      <w:del w:id="1773" w:author="Ana Cecília Agua de Melo" w:date="2026-05-13T10:47:00Z">
        <w:r w:rsidDel="00C026CF">
          <w:rPr>
            <w:rFonts w:ascii="Times New Roman" w:eastAsia="Times New Roman" w:hAnsi="Times New Roman" w:cs="Times New Roman"/>
            <w:sz w:val="24"/>
            <w:szCs w:val="24"/>
          </w:rPr>
          <w:delText>que compartilham</w:delText>
        </w:r>
      </w:del>
      <w:r>
        <w:rPr>
          <w:rFonts w:ascii="Times New Roman" w:eastAsia="Times New Roman" w:hAnsi="Times New Roman" w:cs="Times New Roman"/>
          <w:sz w:val="24"/>
          <w:szCs w:val="24"/>
        </w:rPr>
        <w:t xml:space="preserve"> a comunidade.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w:t>
      </w:r>
      <w:r>
        <w:rPr>
          <w:rFonts w:ascii="Times New Roman" w:eastAsia="Times New Roman" w:hAnsi="Times New Roman" w:cs="Times New Roman"/>
          <w:i/>
          <w:iCs/>
          <w:sz w:val="24"/>
          <w:szCs w:val="24"/>
        </w:rPr>
        <w:t>“uma volta ao lar”</w:t>
      </w:r>
      <w:r>
        <w:rPr>
          <w:rFonts w:ascii="Times New Roman" w:eastAsia="Times New Roman" w:hAnsi="Times New Roman" w:cs="Times New Roman"/>
          <w:sz w:val="24"/>
          <w:szCs w:val="24"/>
          <w:vertAlign w:val="superscript"/>
        </w:rPr>
        <w:footnoteReference w:id="250"/>
      </w:r>
      <w:r>
        <w:rPr>
          <w:rFonts w:ascii="Times New Roman" w:eastAsia="Times New Roman" w:hAnsi="Times New Roman" w:cs="Times New Roman"/>
          <w:sz w:val="24"/>
          <w:szCs w:val="24"/>
        </w:rPr>
        <w:t xml:space="preserve"> justamente por </w:t>
      </w:r>
      <w:ins w:id="1776" w:author="Ana Cecília Agua de Melo" w:date="2026-05-13T10:48:00Z">
        <w:r w:rsidR="00C026CF">
          <w:rPr>
            <w:rFonts w:ascii="Times New Roman" w:eastAsia="Times New Roman" w:hAnsi="Times New Roman" w:cs="Times New Roman"/>
            <w:sz w:val="24"/>
            <w:szCs w:val="24"/>
          </w:rPr>
          <w:t>cristalizar uma</w:t>
        </w:r>
      </w:ins>
      <w:del w:id="1777" w:author="Ana Cecília Agua de Melo" w:date="2026-05-13T10:48:00Z">
        <w:r w:rsidDel="00C026CF">
          <w:rPr>
            <w:rFonts w:ascii="Times New Roman" w:eastAsia="Times New Roman" w:hAnsi="Times New Roman" w:cs="Times New Roman"/>
            <w:sz w:val="24"/>
            <w:szCs w:val="24"/>
          </w:rPr>
          <w:delText>aterrizar em retorno a</w:delText>
        </w:r>
      </w:del>
      <w:r>
        <w:rPr>
          <w:rFonts w:ascii="Times New Roman" w:eastAsia="Times New Roman" w:hAnsi="Times New Roman" w:cs="Times New Roman"/>
          <w:sz w:val="24"/>
          <w:szCs w:val="24"/>
        </w:rPr>
        <w:t xml:space="preserve"> concepção de lugar.</w:t>
      </w:r>
    </w:p>
    <w:p w14:paraId="00000121" w14:textId="297B3AAF" w:rsidR="00BE2BCC" w:rsidRDefault="00F630C1">
      <w:pPr>
        <w:spacing w:after="200" w:line="360" w:lineRule="auto"/>
        <w:jc w:val="both"/>
      </w:pPr>
      <w:r>
        <w:rPr>
          <w:rFonts w:ascii="Times New Roman" w:eastAsia="Times New Roman" w:hAnsi="Times New Roman" w:cs="Times New Roman"/>
          <w:sz w:val="24"/>
          <w:szCs w:val="24"/>
        </w:rPr>
        <w:tab/>
      </w:r>
      <w:ins w:id="1778" w:author="Ana Cecília Agua de Melo" w:date="2026-05-13T10:48:00Z">
        <w:r w:rsidR="00C026CF">
          <w:rPr>
            <w:rFonts w:ascii="Times New Roman" w:eastAsia="Times New Roman" w:hAnsi="Times New Roman" w:cs="Times New Roman"/>
            <w:sz w:val="24"/>
            <w:szCs w:val="24"/>
          </w:rPr>
          <w:t>E</w:t>
        </w:r>
      </w:ins>
      <w:del w:id="1779" w:author="Ana Cecília Agua de Melo" w:date="2026-05-13T10:48:00Z">
        <w:r w:rsidDel="00C026CF">
          <w:rPr>
            <w:rFonts w:ascii="Times New Roman" w:eastAsia="Times New Roman" w:hAnsi="Times New Roman" w:cs="Times New Roman"/>
            <w:sz w:val="24"/>
            <w:szCs w:val="24"/>
          </w:rPr>
          <w:delText>Por fim, ao estar e</w:delText>
        </w:r>
      </w:del>
      <w:r>
        <w:rPr>
          <w:rFonts w:ascii="Times New Roman" w:eastAsia="Times New Roman" w:hAnsi="Times New Roman" w:cs="Times New Roman"/>
          <w:sz w:val="24"/>
          <w:szCs w:val="24"/>
        </w:rPr>
        <w:t>m diáspora, a experiência judaica vive em múltiplos e multifacetados lugares ao mesmo tempo</w:t>
      </w:r>
      <w:ins w:id="1780" w:author="Ana Cecília Agua de Melo" w:date="2026-05-13T10:49:00Z">
        <w:r w:rsidR="00C026CF">
          <w:rPr>
            <w:rFonts w:ascii="Times New Roman" w:eastAsia="Times New Roman" w:hAnsi="Times New Roman" w:cs="Times New Roman"/>
            <w:sz w:val="24"/>
            <w:szCs w:val="24"/>
          </w:rPr>
          <w:t>:</w:t>
        </w:r>
      </w:ins>
      <w:del w:id="1781" w:author="Ana Cecília Agua de Melo" w:date="2026-05-13T10:48:00Z">
        <w:r w:rsidDel="00C026CF">
          <w:rPr>
            <w:rFonts w:ascii="Times New Roman" w:eastAsia="Times New Roman" w:hAnsi="Times New Roman" w:cs="Times New Roman"/>
            <w:sz w:val="24"/>
            <w:szCs w:val="24"/>
          </w:rPr>
          <w:delText>. Já que, a</w:delText>
        </w:r>
      </w:del>
      <w:r>
        <w:rPr>
          <w:rFonts w:ascii="Times New Roman" w:eastAsia="Times New Roman" w:hAnsi="Times New Roman" w:cs="Times New Roman"/>
          <w:i/>
          <w:iCs/>
          <w:sz w:val="24"/>
          <w:szCs w:val="24"/>
        </w:rPr>
        <w:t xml:space="preserve"> “a eternidade é conquistada por aqueles que trocam o espaço pelo tempo”</w:t>
      </w:r>
      <w:r>
        <w:rPr>
          <w:rFonts w:ascii="Times New Roman" w:eastAsia="Times New Roman" w:hAnsi="Times New Roman" w:cs="Times New Roman"/>
          <w:sz w:val="24"/>
          <w:szCs w:val="24"/>
          <w:vertAlign w:val="superscript"/>
        </w:rPr>
        <w:footnoteReference w:id="251"/>
      </w:r>
      <w:r>
        <w:rPr>
          <w:rFonts w:ascii="Times New Roman" w:eastAsia="Times New Roman" w:hAnsi="Times New Roman" w:cs="Times New Roman"/>
          <w:sz w:val="24"/>
          <w:szCs w:val="24"/>
        </w:rPr>
        <w:t>.</w:t>
      </w:r>
    </w:p>
    <w:p w14:paraId="00000122"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23" w14:textId="77777777" w:rsidR="00BE2BCC" w:rsidRDefault="00F630C1">
      <w:pPr>
        <w:spacing w:after="200" w:line="360" w:lineRule="auto"/>
        <w:jc w:val="both"/>
      </w:pPr>
      <w:r>
        <w:rPr>
          <w:rFonts w:ascii="Times New Roman" w:eastAsia="Times New Roman" w:hAnsi="Times New Roman" w:cs="Times New Roman"/>
          <w:sz w:val="24"/>
          <w:szCs w:val="24"/>
        </w:rPr>
        <w:lastRenderedPageBreak/>
        <w:t xml:space="preserve">Os pisos das sinagogas </w:t>
      </w:r>
      <w:proofErr w:type="spellStart"/>
      <w:r>
        <w:rPr>
          <w:rFonts w:ascii="Times New Roman" w:eastAsia="Times New Roman" w:hAnsi="Times New Roman" w:cs="Times New Roman"/>
          <w:i/>
          <w:iCs/>
          <w:sz w:val="24"/>
          <w:szCs w:val="24"/>
        </w:rPr>
        <w:t>sefaraditas</w:t>
      </w:r>
      <w:proofErr w:type="spellEnd"/>
      <w:r>
        <w:rPr>
          <w:rFonts w:ascii="Times New Roman" w:eastAsia="Times New Roman" w:hAnsi="Times New Roman" w:cs="Times New Roman"/>
          <w:sz w:val="24"/>
          <w:szCs w:val="24"/>
          <w:vertAlign w:val="superscript"/>
        </w:rPr>
        <w:footnoteReference w:id="252"/>
      </w:r>
      <w:r>
        <w:rPr>
          <w:rFonts w:ascii="Times New Roman" w:eastAsia="Times New Roman" w:hAnsi="Times New Roman" w:cs="Times New Roman"/>
          <w:sz w:val="24"/>
          <w:szCs w:val="24"/>
        </w:rPr>
        <w:t xml:space="preserve"> encontradas no Caribe (em especial no Suriname, em Curaçao e na Jamaica) são completamente cobertos com areia proveniente de </w:t>
      </w:r>
      <w:proofErr w:type="spellStart"/>
      <w:r>
        <w:rPr>
          <w:rFonts w:ascii="Times New Roman" w:eastAsia="Times New Roman" w:hAnsi="Times New Roman" w:cs="Times New Roman"/>
          <w:i/>
          <w:iCs/>
          <w:sz w:val="24"/>
          <w:szCs w:val="24"/>
        </w:rPr>
        <w:t>Sefarad</w:t>
      </w:r>
      <w:proofErr w:type="spellEnd"/>
      <w:r>
        <w:rPr>
          <w:rFonts w:ascii="Times New Roman" w:eastAsia="Times New Roman" w:hAnsi="Times New Roman" w:cs="Times New Roman"/>
          <w:sz w:val="24"/>
          <w:szCs w:val="24"/>
          <w:vertAlign w:val="superscript"/>
        </w:rPr>
        <w:footnoteReference w:id="253"/>
      </w:r>
      <w:r>
        <w:rPr>
          <w:rFonts w:ascii="Times New Roman" w:eastAsia="Times New Roman" w:hAnsi="Times New Roman" w:cs="Times New Roman"/>
          <w:sz w:val="24"/>
          <w:szCs w:val="24"/>
        </w:rPr>
        <w:t>. Estas sinagogas foram construídas em meados do século XVI, durante o período da Inquisição Espanhola que se alastrou por Portugal, bem como por suas colônias, e</w:t>
      </w:r>
      <w:del w:id="1784" w:author="Ana Cecília Agua de Melo" w:date="2026-05-23T16:04:00Z">
        <w:r w:rsidDel="00CB2083">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desenraizou</w:t>
      </w:r>
      <w:del w:id="1785" w:author="Ana Cecília Agua de Melo" w:date="2026-05-23T16:05:00Z">
        <w:r w:rsidDel="00CB2083">
          <w:rPr>
            <w:rFonts w:ascii="Times New Roman" w:eastAsia="Times New Roman" w:hAnsi="Times New Roman" w:cs="Times New Roman"/>
            <w:sz w:val="24"/>
            <w:szCs w:val="24"/>
          </w:rPr>
          <w:delText xml:space="preserve"> e arrancou</w:delText>
        </w:r>
      </w:del>
      <w:r>
        <w:rPr>
          <w:rFonts w:ascii="Times New Roman" w:eastAsia="Times New Roman" w:hAnsi="Times New Roman" w:cs="Times New Roman"/>
          <w:sz w:val="24"/>
          <w:szCs w:val="24"/>
        </w:rPr>
        <w:t xml:space="preserve"> os judeus de seus países de origem.</w:t>
      </w:r>
    </w:p>
    <w:p w14:paraId="00000124" w14:textId="5D4A1102" w:rsidR="00BE2BCC" w:rsidRDefault="00F630C1">
      <w:pPr>
        <w:spacing w:after="200" w:line="360" w:lineRule="auto"/>
        <w:jc w:val="both"/>
      </w:pPr>
      <w:r>
        <w:rPr>
          <w:rFonts w:ascii="Times New Roman" w:eastAsia="Times New Roman" w:hAnsi="Times New Roman" w:cs="Times New Roman"/>
          <w:sz w:val="24"/>
          <w:szCs w:val="24"/>
        </w:rPr>
        <w:tab/>
        <w:t>Em meio à</w:t>
      </w:r>
      <w:del w:id="1786" w:author="Ana Cecília Agua de Melo" w:date="2026-05-13T10:49:00Z">
        <w:r w:rsidDel="00C026CF">
          <w:rPr>
            <w:rFonts w:ascii="Times New Roman" w:eastAsia="Times New Roman" w:hAnsi="Times New Roman" w:cs="Times New Roman"/>
            <w:sz w:val="24"/>
            <w:szCs w:val="24"/>
          </w:rPr>
          <w:delText>s circunstância de</w:delText>
        </w:r>
      </w:del>
      <w:r>
        <w:rPr>
          <w:rFonts w:ascii="Times New Roman" w:eastAsia="Times New Roman" w:hAnsi="Times New Roman" w:cs="Times New Roman"/>
          <w:sz w:val="24"/>
          <w:szCs w:val="24"/>
        </w:rPr>
        <w:t xml:space="preserve"> perseguição, a areia despejada sobre o piso permitia um abafamento dos ruídos dos passos dos membros da congregação, e assim</w:t>
      </w:r>
      <w:ins w:id="1787" w:author="Ana Cecília Agua de Melo" w:date="2026-05-13T10:49:00Z">
        <w:r w:rsidR="00C026CF">
          <w:rPr>
            <w:rFonts w:ascii="Times New Roman" w:eastAsia="Times New Roman" w:hAnsi="Times New Roman" w:cs="Times New Roman"/>
            <w:sz w:val="24"/>
            <w:szCs w:val="24"/>
          </w:rPr>
          <w:t xml:space="preserve"> fazia</w:t>
        </w:r>
      </w:ins>
      <w:del w:id="1788" w:author="Ana Cecília Agua de Melo" w:date="2026-05-13T10:49:00Z">
        <w:r w:rsidDel="00C026C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com que a vida judaica pudesse ser vivida em silêncio e em segredo</w:t>
      </w:r>
      <w:del w:id="1789" w:author="Ana Cecília Agua de Melo" w:date="2026-05-23T16:05:00Z">
        <w:r w:rsidDel="00CB2083">
          <w:rPr>
            <w:rFonts w:ascii="Times New Roman" w:eastAsia="Times New Roman" w:hAnsi="Times New Roman" w:cs="Times New Roman"/>
            <w:sz w:val="24"/>
            <w:szCs w:val="24"/>
          </w:rPr>
          <w:delText xml:space="preserve"> nessas localidades</w:delText>
        </w:r>
      </w:del>
      <w:r>
        <w:rPr>
          <w:rFonts w:ascii="Times New Roman" w:eastAsia="Times New Roman" w:hAnsi="Times New Roman" w:cs="Times New Roman"/>
          <w:sz w:val="24"/>
          <w:szCs w:val="24"/>
        </w:rPr>
        <w:t xml:space="preserve">. </w:t>
      </w:r>
    </w:p>
    <w:p w14:paraId="00000125" w14:textId="77777777" w:rsidR="00BE2BCC" w:rsidRDefault="00F630C1">
      <w:pPr>
        <w:spacing w:after="200" w:line="360" w:lineRule="auto"/>
        <w:jc w:val="both"/>
      </w:pPr>
      <w:r>
        <w:rPr>
          <w:rFonts w:ascii="Times New Roman" w:eastAsia="Times New Roman" w:hAnsi="Times New Roman" w:cs="Times New Roman"/>
          <w:sz w:val="24"/>
          <w:szCs w:val="24"/>
        </w:rPr>
        <w:tab/>
        <w:t xml:space="preserve">Para além de um movimento de resistência e de contestação, o ato de esparramar areia sobre o piso </w:t>
      </w:r>
      <w:proofErr w:type="spellStart"/>
      <w:r>
        <w:rPr>
          <w:rFonts w:ascii="Times New Roman" w:eastAsia="Times New Roman" w:hAnsi="Times New Roman" w:cs="Times New Roman"/>
          <w:sz w:val="24"/>
          <w:szCs w:val="24"/>
        </w:rPr>
        <w:t>sinagogal</w:t>
      </w:r>
      <w:proofErr w:type="spellEnd"/>
      <w:r>
        <w:rPr>
          <w:rFonts w:ascii="Times New Roman" w:eastAsia="Times New Roman" w:hAnsi="Times New Roman" w:cs="Times New Roman"/>
          <w:sz w:val="24"/>
          <w:szCs w:val="24"/>
        </w:rPr>
        <w:t xml:space="preserve"> pode ser lido também enquanto um lembrete de devoção à divindade</w:t>
      </w:r>
      <w:del w:id="1790" w:author="Ana Cecília Agua de Melo" w:date="2026-05-13T10:50:00Z">
        <w:r w:rsidDel="00C026C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e de memória ao momento de vagueio por quarenta anos no deserto do </w:t>
      </w:r>
      <w:r>
        <w:rPr>
          <w:rFonts w:ascii="Times New Roman" w:eastAsia="Times New Roman" w:hAnsi="Times New Roman" w:cs="Times New Roman"/>
          <w:i/>
          <w:iCs/>
          <w:sz w:val="24"/>
          <w:szCs w:val="24"/>
        </w:rPr>
        <w:t>Sinai</w:t>
      </w:r>
      <w:r>
        <w:rPr>
          <w:rFonts w:ascii="Times New Roman" w:eastAsia="Times New Roman" w:hAnsi="Times New Roman" w:cs="Times New Roman"/>
          <w:sz w:val="24"/>
          <w:szCs w:val="24"/>
        </w:rPr>
        <w:t xml:space="preserve">, antes da entrada na terra de </w:t>
      </w:r>
      <w:r>
        <w:rPr>
          <w:rFonts w:ascii="Times New Roman" w:eastAsia="Times New Roman" w:hAnsi="Times New Roman" w:cs="Times New Roman"/>
          <w:i/>
          <w:iCs/>
          <w:sz w:val="24"/>
          <w:szCs w:val="24"/>
        </w:rPr>
        <w:t>Canaã</w:t>
      </w:r>
      <w:r>
        <w:rPr>
          <w:rFonts w:ascii="Times New Roman" w:eastAsia="Times New Roman" w:hAnsi="Times New Roman" w:cs="Times New Roman"/>
          <w:sz w:val="24"/>
          <w:szCs w:val="24"/>
        </w:rPr>
        <w:t xml:space="preserve">. Mais que isso, a areia de </w:t>
      </w:r>
      <w:proofErr w:type="spellStart"/>
      <w:r>
        <w:rPr>
          <w:rFonts w:ascii="Times New Roman" w:eastAsia="Times New Roman" w:hAnsi="Times New Roman" w:cs="Times New Roman"/>
          <w:i/>
          <w:iCs/>
          <w:sz w:val="24"/>
          <w:szCs w:val="24"/>
        </w:rPr>
        <w:t>Sefarad</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implica uma recordação das relações de intimidade que as comunidades </w:t>
      </w:r>
      <w:proofErr w:type="spellStart"/>
      <w:r>
        <w:rPr>
          <w:rFonts w:ascii="Times New Roman" w:eastAsia="Times New Roman" w:hAnsi="Times New Roman" w:cs="Times New Roman"/>
          <w:i/>
          <w:iCs/>
          <w:sz w:val="24"/>
          <w:szCs w:val="24"/>
        </w:rPr>
        <w:t>sefaraditas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possuem com a sua terra natal (a Espanha) e com a diáspora. E, a</w:t>
      </w:r>
      <w:del w:id="1791" w:author="Ana Cecília Agua de Melo" w:date="2026-05-13T10:50:00Z">
        <w:r w:rsidDel="00C026CF">
          <w:rPr>
            <w:rFonts w:ascii="Times New Roman" w:eastAsia="Times New Roman" w:hAnsi="Times New Roman" w:cs="Times New Roman"/>
            <w:sz w:val="24"/>
            <w:szCs w:val="24"/>
          </w:rPr>
          <w:delText xml:space="preserve">o </w:delText>
        </w:r>
      </w:del>
      <w:r>
        <w:rPr>
          <w:rFonts w:ascii="Times New Roman" w:eastAsia="Times New Roman" w:hAnsi="Times New Roman" w:cs="Times New Roman"/>
          <w:sz w:val="24"/>
          <w:szCs w:val="24"/>
        </w:rPr>
        <w:t>final, o que se leva de um lugar ao outro?</w:t>
      </w:r>
    </w:p>
    <w:p w14:paraId="00000126" w14:textId="1EBC7BD1"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pesquisador Adolfo Roitman afirma que </w:t>
      </w:r>
      <w:r>
        <w:rPr>
          <w:rFonts w:ascii="Times New Roman" w:eastAsia="Times New Roman" w:hAnsi="Times New Roman" w:cs="Times New Roman"/>
          <w:i/>
          <w:iCs/>
          <w:sz w:val="24"/>
          <w:szCs w:val="24"/>
        </w:rPr>
        <w:t xml:space="preserve">“todo lugar pode ser </w:t>
      </w:r>
      <w:proofErr w:type="gramStart"/>
      <w:r>
        <w:rPr>
          <w:rFonts w:ascii="Times New Roman" w:eastAsia="Times New Roman" w:hAnsi="Times New Roman" w:cs="Times New Roman"/>
          <w:i/>
          <w:iCs/>
          <w:sz w:val="24"/>
          <w:szCs w:val="24"/>
        </w:rPr>
        <w:t>prima</w:t>
      </w:r>
      <w:proofErr w:type="gramEnd"/>
      <w:r>
        <w:rPr>
          <w:rFonts w:ascii="Times New Roman" w:eastAsia="Times New Roman" w:hAnsi="Times New Roman" w:cs="Times New Roman"/>
          <w:i/>
          <w:iCs/>
          <w:sz w:val="24"/>
          <w:szCs w:val="24"/>
        </w:rPr>
        <w:t xml:space="preserve"> facie uma sinagoga, implicando que o elo com Deus não reside em um lugar fixo e determinado (como é o caso de um templo), mas que se fazia presente onde Israel se reunia e elevava suas preces”</w:t>
      </w:r>
      <w:r>
        <w:rPr>
          <w:rFonts w:ascii="Times New Roman" w:eastAsia="Times New Roman" w:hAnsi="Times New Roman" w:cs="Times New Roman"/>
          <w:sz w:val="24"/>
          <w:szCs w:val="24"/>
          <w:vertAlign w:val="superscript"/>
        </w:rPr>
        <w:footnoteReference w:id="254"/>
      </w:r>
      <w:r>
        <w:rPr>
          <w:rFonts w:ascii="Times New Roman" w:eastAsia="Times New Roman" w:hAnsi="Times New Roman" w:cs="Times New Roman"/>
          <w:sz w:val="24"/>
          <w:szCs w:val="24"/>
        </w:rPr>
        <w:t>. Assim sendo,</w:t>
      </w:r>
      <w:del w:id="1792" w:author="Ana Cecília Agua de Melo" w:date="2026-05-13T10:51:00Z">
        <w:r w:rsidDel="00C026CF">
          <w:rPr>
            <w:rFonts w:ascii="Times New Roman" w:eastAsia="Times New Roman" w:hAnsi="Times New Roman" w:cs="Times New Roman"/>
            <w:sz w:val="24"/>
            <w:szCs w:val="24"/>
          </w:rPr>
          <w:delText xml:space="preserve"> mais do que a localidade,</w:delText>
        </w:r>
      </w:del>
      <w:r>
        <w:rPr>
          <w:rFonts w:ascii="Times New Roman" w:eastAsia="Times New Roman" w:hAnsi="Times New Roman" w:cs="Times New Roman"/>
          <w:sz w:val="24"/>
          <w:szCs w:val="24"/>
        </w:rPr>
        <w:t xml:space="preserve"> a tradição judaica entende que são os indivíduos </w:t>
      </w:r>
      <w:ins w:id="1793" w:author="Ana Cecília Agua de Melo" w:date="2026-05-13T10:52:00Z">
        <w:r w:rsidR="00C026CF">
          <w:rPr>
            <w:rFonts w:ascii="Times New Roman" w:eastAsia="Times New Roman" w:hAnsi="Times New Roman" w:cs="Times New Roman"/>
            <w:sz w:val="24"/>
            <w:szCs w:val="24"/>
          </w:rPr>
          <w:t>que incorporam em si e entre si</w:t>
        </w:r>
      </w:ins>
      <w:del w:id="1794" w:author="Ana Cecília Agua de Melo" w:date="2026-05-13T10:52:00Z">
        <w:r w:rsidDel="00C026CF">
          <w:rPr>
            <w:rFonts w:ascii="Times New Roman" w:eastAsia="Times New Roman" w:hAnsi="Times New Roman" w:cs="Times New Roman"/>
            <w:sz w:val="24"/>
            <w:szCs w:val="24"/>
          </w:rPr>
          <w:delText>aqueles que constroem</w:delText>
        </w:r>
      </w:del>
      <w:r>
        <w:rPr>
          <w:rFonts w:ascii="Times New Roman" w:eastAsia="Times New Roman" w:hAnsi="Times New Roman" w:cs="Times New Roman"/>
          <w:sz w:val="24"/>
          <w:szCs w:val="24"/>
        </w:rPr>
        <w:t xml:space="preserve"> os lugares de pertencimento ao judaísmo. Ou seja, o “ser </w:t>
      </w:r>
      <w:proofErr w:type="spellStart"/>
      <w:r>
        <w:rPr>
          <w:rFonts w:ascii="Times New Roman" w:eastAsia="Times New Roman" w:hAnsi="Times New Roman" w:cs="Times New Roman"/>
          <w:sz w:val="24"/>
          <w:szCs w:val="24"/>
        </w:rPr>
        <w:t>diaspórico</w:t>
      </w:r>
      <w:proofErr w:type="spellEnd"/>
      <w:r>
        <w:rPr>
          <w:rFonts w:ascii="Times New Roman" w:eastAsia="Times New Roman" w:hAnsi="Times New Roman" w:cs="Times New Roman"/>
          <w:sz w:val="24"/>
          <w:szCs w:val="24"/>
        </w:rPr>
        <w:t>” é um movimento compartilhado, um saber ancestral judaico e coletivo, uma memória que acompanha as comunidades.</w:t>
      </w:r>
    </w:p>
    <w:p w14:paraId="00000127" w14:textId="1453477C" w:rsidR="00BE2BCC" w:rsidRDefault="00F630C1">
      <w:pPr>
        <w:spacing w:after="200" w:line="360" w:lineRule="auto"/>
        <w:jc w:val="both"/>
      </w:pPr>
      <w:r>
        <w:rPr>
          <w:rFonts w:ascii="Times New Roman" w:eastAsia="Times New Roman" w:hAnsi="Times New Roman" w:cs="Times New Roman"/>
          <w:sz w:val="24"/>
          <w:szCs w:val="24"/>
        </w:rPr>
        <w:tab/>
        <w:t>Estes constantes movimentos de dispersão e de transitoriedade permite</w:t>
      </w:r>
      <w:ins w:id="1795" w:author="Ana Cecília Agua de Melo" w:date="2026-05-13T10:52:00Z">
        <w:r w:rsidR="00C026CF">
          <w:rPr>
            <w:rFonts w:ascii="Times New Roman" w:eastAsia="Times New Roman" w:hAnsi="Times New Roman" w:cs="Times New Roman"/>
            <w:sz w:val="24"/>
            <w:szCs w:val="24"/>
          </w:rPr>
          <w:t>m</w:t>
        </w:r>
      </w:ins>
      <w:r>
        <w:rPr>
          <w:rFonts w:ascii="Times New Roman" w:eastAsia="Times New Roman" w:hAnsi="Times New Roman" w:cs="Times New Roman"/>
          <w:sz w:val="24"/>
          <w:szCs w:val="24"/>
        </w:rPr>
        <w:t xml:space="preserve"> </w:t>
      </w:r>
      <w:del w:id="1796" w:author="Ana Cecília Agua de Melo" w:date="2026-05-13T10:52:00Z">
        <w:r w:rsidDel="00C026CF">
          <w:rPr>
            <w:rFonts w:ascii="Times New Roman" w:eastAsia="Times New Roman" w:hAnsi="Times New Roman" w:cs="Times New Roman"/>
            <w:sz w:val="24"/>
            <w:szCs w:val="24"/>
          </w:rPr>
          <w:delText xml:space="preserve">com </w:delText>
        </w:r>
      </w:del>
      <w:r>
        <w:rPr>
          <w:rFonts w:ascii="Times New Roman" w:eastAsia="Times New Roman" w:hAnsi="Times New Roman" w:cs="Times New Roman"/>
          <w:sz w:val="24"/>
          <w:szCs w:val="24"/>
        </w:rPr>
        <w:t>que as comunidades judaicas</w:t>
      </w:r>
      <w:ins w:id="1797" w:author="Ana Cecília Agua de Melo" w:date="2026-05-13T10:53:00Z">
        <w:r w:rsidR="00C026CF">
          <w:rPr>
            <w:rFonts w:ascii="Times New Roman" w:eastAsia="Times New Roman" w:hAnsi="Times New Roman" w:cs="Times New Roman"/>
            <w:sz w:val="24"/>
            <w:szCs w:val="24"/>
          </w:rPr>
          <w:t xml:space="preserve"> e cada um dos que a compõem</w:t>
        </w:r>
      </w:ins>
      <w:del w:id="1798" w:author="Ana Cecília Agua de Melo" w:date="2026-05-13T10:53:00Z">
        <w:r w:rsidDel="00C026CF">
          <w:rPr>
            <w:rFonts w:ascii="Times New Roman" w:eastAsia="Times New Roman" w:hAnsi="Times New Roman" w:cs="Times New Roman"/>
            <w:sz w:val="24"/>
            <w:szCs w:val="24"/>
          </w:rPr>
          <w:delText>, e seus indivíduos,</w:delText>
        </w:r>
      </w:del>
      <w:r>
        <w:rPr>
          <w:rFonts w:ascii="Times New Roman" w:eastAsia="Times New Roman" w:hAnsi="Times New Roman" w:cs="Times New Roman"/>
          <w:sz w:val="24"/>
          <w:szCs w:val="24"/>
        </w:rPr>
        <w:t xml:space="preserve"> sejam peregrinos e</w:t>
      </w:r>
      <w:del w:id="1799" w:author="Ana Cecília Agua de Melo" w:date="2026-05-13T10:53:00Z">
        <w:r w:rsidDel="00C026CF">
          <w:rPr>
            <w:rFonts w:ascii="Times New Roman" w:eastAsia="Times New Roman" w:hAnsi="Times New Roman" w:cs="Times New Roman"/>
            <w:sz w:val="24"/>
            <w:szCs w:val="24"/>
          </w:rPr>
          <w:delText xml:space="preserve"> que</w:delText>
        </w:r>
      </w:del>
      <w:r>
        <w:rPr>
          <w:rFonts w:ascii="Times New Roman" w:eastAsia="Times New Roman" w:hAnsi="Times New Roman" w:cs="Times New Roman"/>
          <w:sz w:val="24"/>
          <w:szCs w:val="24"/>
        </w:rPr>
        <w:t xml:space="preserve"> caminhem pelos territórios levando consigo seus lugares sagrados, o “Seu Mundo”: Deus, os ritos, os símbolos e os objetos </w:t>
      </w:r>
      <w:proofErr w:type="spellStart"/>
      <w:r>
        <w:rPr>
          <w:rFonts w:ascii="Times New Roman" w:eastAsia="Times New Roman" w:hAnsi="Times New Roman" w:cs="Times New Roman"/>
          <w:sz w:val="24"/>
          <w:szCs w:val="24"/>
        </w:rPr>
        <w:t>hierofânicos</w:t>
      </w:r>
      <w:proofErr w:type="spellEnd"/>
      <w:ins w:id="1800" w:author="Ana Cecília Agua de Melo" w:date="2026-05-13T10:53:00Z">
        <w:r w:rsidR="00C026CF">
          <w:rPr>
            <w:rFonts w:ascii="Times New Roman" w:eastAsia="Times New Roman" w:hAnsi="Times New Roman" w:cs="Times New Roman"/>
            <w:sz w:val="24"/>
            <w:szCs w:val="24"/>
          </w:rPr>
          <w:t xml:space="preserve">. Todo novo local é demarcado e </w:t>
        </w:r>
        <w:proofErr w:type="spellStart"/>
        <w:r w:rsidR="00C026CF">
          <w:rPr>
            <w:rFonts w:ascii="Times New Roman" w:eastAsia="Times New Roman" w:hAnsi="Times New Roman" w:cs="Times New Roman"/>
            <w:sz w:val="24"/>
            <w:szCs w:val="24"/>
          </w:rPr>
          <w:t>cosmogonizado</w:t>
        </w:r>
      </w:ins>
      <w:proofErr w:type="spellEnd"/>
      <w:del w:id="1801" w:author="Ana Cecília Agua de Melo" w:date="2026-05-13T10:54:00Z">
        <w:r w:rsidDel="00C026CF">
          <w:rPr>
            <w:rFonts w:ascii="Times New Roman" w:eastAsia="Times New Roman" w:hAnsi="Times New Roman" w:cs="Times New Roman"/>
            <w:sz w:val="24"/>
            <w:szCs w:val="24"/>
          </w:rPr>
          <w:delText xml:space="preserve"> para então demarcarem e cosmogonizarem n</w:delText>
        </w:r>
      </w:del>
      <w:del w:id="1802" w:author="Ana Cecília Agua de Melo" w:date="2026-05-13T10:53:00Z">
        <w:r w:rsidDel="00C026CF">
          <w:rPr>
            <w:rFonts w:ascii="Times New Roman" w:eastAsia="Times New Roman" w:hAnsi="Times New Roman" w:cs="Times New Roman"/>
            <w:sz w:val="24"/>
            <w:szCs w:val="24"/>
          </w:rPr>
          <w:delText>ovos locais</w:delText>
        </w:r>
      </w:del>
      <w:r>
        <w:rPr>
          <w:rFonts w:ascii="Times New Roman" w:eastAsia="Times New Roman" w:hAnsi="Times New Roman" w:cs="Times New Roman"/>
          <w:sz w:val="24"/>
          <w:szCs w:val="24"/>
        </w:rPr>
        <w:t xml:space="preserve">. </w:t>
      </w:r>
    </w:p>
    <w:p w14:paraId="00000128" w14:textId="0D5FBF2E" w:rsidR="00BE2BCC" w:rsidRDefault="00F630C1">
      <w:pPr>
        <w:spacing w:after="200" w:line="360" w:lineRule="auto"/>
        <w:jc w:val="both"/>
      </w:pPr>
      <w:r>
        <w:rPr>
          <w:rFonts w:ascii="Times New Roman" w:eastAsia="Times New Roman" w:hAnsi="Times New Roman" w:cs="Times New Roman"/>
          <w:sz w:val="24"/>
          <w:szCs w:val="24"/>
        </w:rPr>
        <w:tab/>
        <w:t>A escritora</w:t>
      </w:r>
      <w:ins w:id="1803" w:author="Ana Cecília Agua de Melo" w:date="2026-05-21T12:20:00Z">
        <w:r w:rsidR="0056254D">
          <w:rPr>
            <w:rFonts w:ascii="Times New Roman" w:eastAsia="Times New Roman" w:hAnsi="Times New Roman" w:cs="Times New Roman"/>
            <w:sz w:val="24"/>
            <w:szCs w:val="24"/>
          </w:rPr>
          <w:t xml:space="preserve"> </w:t>
        </w:r>
      </w:ins>
      <w:del w:id="1804" w:author="Ana Cecília Agua de Melo" w:date="2026-05-21T12:20:00Z">
        <w:r w:rsidDel="0056254D">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Noemi </w:t>
      </w:r>
      <w:proofErr w:type="spellStart"/>
      <w:r>
        <w:rPr>
          <w:rFonts w:ascii="Times New Roman" w:eastAsia="Times New Roman" w:hAnsi="Times New Roman" w:cs="Times New Roman"/>
          <w:sz w:val="24"/>
          <w:szCs w:val="24"/>
        </w:rPr>
        <w:t>Jaffe</w:t>
      </w:r>
      <w:proofErr w:type="spellEnd"/>
      <w:r>
        <w:rPr>
          <w:rFonts w:ascii="Times New Roman" w:eastAsia="Times New Roman" w:hAnsi="Times New Roman" w:cs="Times New Roman"/>
          <w:sz w:val="24"/>
          <w:szCs w:val="24"/>
        </w:rPr>
        <w:t xml:space="preserve"> diz que </w:t>
      </w:r>
      <w:r>
        <w:rPr>
          <w:rFonts w:ascii="Times New Roman" w:eastAsia="Times New Roman" w:hAnsi="Times New Roman" w:cs="Times New Roman"/>
          <w:i/>
          <w:iCs/>
          <w:sz w:val="24"/>
          <w:szCs w:val="24"/>
        </w:rPr>
        <w:t>“ser judia é, de alguma forma, continuar a costurar”</w:t>
      </w:r>
      <w:r>
        <w:rPr>
          <w:rFonts w:ascii="Times New Roman" w:eastAsia="Times New Roman" w:hAnsi="Times New Roman" w:cs="Times New Roman"/>
          <w:sz w:val="24"/>
          <w:szCs w:val="24"/>
          <w:vertAlign w:val="superscript"/>
        </w:rPr>
        <w:footnoteReference w:id="255"/>
      </w:r>
      <w:r>
        <w:rPr>
          <w:rFonts w:ascii="Times New Roman" w:eastAsia="Times New Roman" w:hAnsi="Times New Roman" w:cs="Times New Roman"/>
          <w:sz w:val="24"/>
          <w:szCs w:val="24"/>
        </w:rPr>
        <w:t xml:space="preserve">. Que continuemos a tecer estes caminhos herdados e compartilhados. Caminhos </w:t>
      </w:r>
      <w:del w:id="1805" w:author="Ana Cecília Agua de Melo" w:date="2026-05-13T10:55:00Z">
        <w:r w:rsidDel="00C026CF">
          <w:rPr>
            <w:rFonts w:ascii="Times New Roman" w:eastAsia="Times New Roman" w:hAnsi="Times New Roman" w:cs="Times New Roman"/>
            <w:sz w:val="24"/>
            <w:szCs w:val="24"/>
          </w:rPr>
          <w:lastRenderedPageBreak/>
          <w:delText xml:space="preserve">estes </w:delText>
        </w:r>
      </w:del>
      <w:r>
        <w:rPr>
          <w:rFonts w:ascii="Times New Roman" w:eastAsia="Times New Roman" w:hAnsi="Times New Roman" w:cs="Times New Roman"/>
          <w:sz w:val="24"/>
          <w:szCs w:val="24"/>
        </w:rPr>
        <w:t xml:space="preserve">que, em algum sentido, já foram percorridos, </w:t>
      </w:r>
      <w:ins w:id="1806" w:author="Ana Cecília Agua de Melo" w:date="2026-05-13T10:55:00Z">
        <w:r w:rsidR="00483266">
          <w:rPr>
            <w:rFonts w:ascii="Times New Roman" w:eastAsia="Times New Roman" w:hAnsi="Times New Roman" w:cs="Times New Roman"/>
            <w:sz w:val="24"/>
            <w:szCs w:val="24"/>
          </w:rPr>
          <w:t>e serão mais</w:t>
        </w:r>
      </w:ins>
      <w:ins w:id="1807" w:author="Ana Cecília Agua de Melo" w:date="2026-05-13T10:56:00Z">
        <w:r w:rsidR="00483266">
          <w:rPr>
            <w:rFonts w:ascii="Times New Roman" w:eastAsia="Times New Roman" w:hAnsi="Times New Roman" w:cs="Times New Roman"/>
            <w:sz w:val="24"/>
            <w:szCs w:val="24"/>
          </w:rPr>
          <w:t xml:space="preserve"> uma vez,</w:t>
        </w:r>
      </w:ins>
      <w:del w:id="1808" w:author="Ana Cecília Agua de Melo" w:date="2026-05-13T10:55:00Z">
        <w:r w:rsidDel="00483266">
          <w:rPr>
            <w:rFonts w:ascii="Times New Roman" w:eastAsia="Times New Roman" w:hAnsi="Times New Roman" w:cs="Times New Roman"/>
            <w:sz w:val="24"/>
            <w:szCs w:val="24"/>
          </w:rPr>
          <w:delText>mas que serão novamente peregrinados</w:delText>
        </w:r>
      </w:del>
      <w:r>
        <w:rPr>
          <w:rFonts w:ascii="Times New Roman" w:eastAsia="Times New Roman" w:hAnsi="Times New Roman" w:cs="Times New Roman"/>
          <w:sz w:val="24"/>
          <w:szCs w:val="24"/>
        </w:rPr>
        <w:t xml:space="preserve"> por nós.</w:t>
      </w:r>
      <w:ins w:id="1809" w:author="Ana Cecília Agua de Melo" w:date="2026-05-13T10:56:00Z">
        <w:r w:rsidR="00483266">
          <w:rPr>
            <w:rFonts w:ascii="Times New Roman" w:eastAsia="Times New Roman" w:hAnsi="Times New Roman" w:cs="Times New Roman"/>
            <w:sz w:val="24"/>
            <w:szCs w:val="24"/>
          </w:rPr>
          <w:t xml:space="preserve"> Mais uma vez</w:t>
        </w:r>
      </w:ins>
      <w:del w:id="1810" w:author="Ana Cecília Agua de Melo" w:date="2026-05-13T10:56:00Z">
        <w:r w:rsidDel="00483266">
          <w:rPr>
            <w:rFonts w:ascii="Times New Roman" w:eastAsia="Times New Roman" w:hAnsi="Times New Roman" w:cs="Times New Roman"/>
            <w:sz w:val="24"/>
            <w:szCs w:val="24"/>
          </w:rPr>
          <w:delText xml:space="preserve"> Que serão novamente</w:delText>
        </w:r>
      </w:del>
      <w:r>
        <w:rPr>
          <w:rFonts w:ascii="Times New Roman" w:eastAsia="Times New Roman" w:hAnsi="Times New Roman" w:cs="Times New Roman"/>
          <w:sz w:val="24"/>
          <w:szCs w:val="24"/>
        </w:rPr>
        <w:t xml:space="preserve"> apropriados, questionados, relidos. Os caminhos judaicos estão em constante </w:t>
      </w:r>
      <w:proofErr w:type="spellStart"/>
      <w:r>
        <w:rPr>
          <w:rFonts w:ascii="Times New Roman" w:eastAsia="Times New Roman" w:hAnsi="Times New Roman" w:cs="Times New Roman"/>
          <w:i/>
          <w:iCs/>
          <w:sz w:val="24"/>
          <w:szCs w:val="24"/>
        </w:rPr>
        <w:t>chidush</w:t>
      </w:r>
      <w:proofErr w:type="spellEnd"/>
      <w:ins w:id="1811" w:author="Ana Cecília Agua de Melo" w:date="2026-05-13T10:56:00Z">
        <w:r w:rsidR="00483266">
          <w:rPr>
            <w:rFonts w:ascii="Times New Roman" w:eastAsia="Times New Roman" w:hAnsi="Times New Roman" w:cs="Times New Roman"/>
            <w:sz w:val="24"/>
            <w:szCs w:val="24"/>
          </w:rPr>
          <w:t>. T</w:t>
        </w:r>
      </w:ins>
      <w:del w:id="1812" w:author="Ana Cecília Agua de Melo" w:date="2026-05-13T10:56:00Z">
        <w:r w:rsidDel="00483266">
          <w:rPr>
            <w:rFonts w:ascii="Times New Roman" w:eastAsia="Times New Roman" w:hAnsi="Times New Roman" w:cs="Times New Roman"/>
            <w:sz w:val="24"/>
            <w:szCs w:val="24"/>
          </w:rPr>
          <w:delText>, t</w:delText>
        </w:r>
      </w:del>
      <w:r>
        <w:rPr>
          <w:rFonts w:ascii="Times New Roman" w:eastAsia="Times New Roman" w:hAnsi="Times New Roman" w:cs="Times New Roman"/>
          <w:sz w:val="24"/>
          <w:szCs w:val="24"/>
        </w:rPr>
        <w:t xml:space="preserve">odos podem e devem se apropriar, fazer deles um pouco seus. </w:t>
      </w:r>
    </w:p>
    <w:p w14:paraId="00000129"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2A" w14:textId="0D984042" w:rsidR="00BE2BCC" w:rsidRDefault="00F630C1">
      <w:pPr>
        <w:spacing w:after="200" w:line="360" w:lineRule="auto"/>
        <w:jc w:val="both"/>
      </w:pPr>
      <w:r>
        <w:rPr>
          <w:rFonts w:ascii="Times New Roman" w:eastAsia="Times New Roman" w:hAnsi="Times New Roman" w:cs="Times New Roman"/>
          <w:sz w:val="24"/>
          <w:szCs w:val="24"/>
        </w:rPr>
        <w:t>A intenção d</w:t>
      </w:r>
      <w:ins w:id="1813" w:author="Ana Cecília Agua de Melo" w:date="2026-05-13T10:56:00Z">
        <w:r w:rsidR="00483266">
          <w:rPr>
            <w:rFonts w:ascii="Times New Roman" w:eastAsia="Times New Roman" w:hAnsi="Times New Roman" w:cs="Times New Roman"/>
            <w:sz w:val="24"/>
            <w:szCs w:val="24"/>
          </w:rPr>
          <w:t>este ensaio</w:t>
        </w:r>
      </w:ins>
      <w:del w:id="1814" w:author="Ana Cecília Agua de Melo" w:date="2026-05-13T10:56:00Z">
        <w:r w:rsidDel="00483266">
          <w:rPr>
            <w:rFonts w:ascii="Times New Roman" w:eastAsia="Times New Roman" w:hAnsi="Times New Roman" w:cs="Times New Roman"/>
            <w:sz w:val="24"/>
            <w:szCs w:val="24"/>
          </w:rPr>
          <w:delText>os ensaios desta investigação</w:delText>
        </w:r>
      </w:del>
      <w:r>
        <w:rPr>
          <w:rFonts w:ascii="Times New Roman" w:eastAsia="Times New Roman" w:hAnsi="Times New Roman" w:cs="Times New Roman"/>
          <w:sz w:val="24"/>
          <w:szCs w:val="24"/>
        </w:rPr>
        <w:t xml:space="preserve"> é</w:t>
      </w:r>
      <w:del w:id="1815" w:author="Ana Cecília Agua de Melo" w:date="2026-05-13T10:56:00Z">
        <w:r w:rsidDel="00483266">
          <w:rPr>
            <w:rFonts w:ascii="Times New Roman" w:eastAsia="Times New Roman" w:hAnsi="Times New Roman" w:cs="Times New Roman"/>
            <w:sz w:val="24"/>
            <w:szCs w:val="24"/>
          </w:rPr>
          <w:delText xml:space="preserve"> de</w:delText>
        </w:r>
      </w:del>
      <w:r>
        <w:rPr>
          <w:rFonts w:ascii="Times New Roman" w:eastAsia="Times New Roman" w:hAnsi="Times New Roman" w:cs="Times New Roman"/>
          <w:sz w:val="24"/>
          <w:szCs w:val="24"/>
        </w:rPr>
        <w:t xml:space="preserve"> se apresentar</w:t>
      </w:r>
      <w:del w:id="1816" w:author="Ana Cecília Agua de Melo" w:date="2026-05-13T10:57:00Z">
        <w:r w:rsidDel="00483266">
          <w:rPr>
            <w:rFonts w:ascii="Times New Roman" w:eastAsia="Times New Roman" w:hAnsi="Times New Roman" w:cs="Times New Roman"/>
            <w:sz w:val="24"/>
            <w:szCs w:val="24"/>
          </w:rPr>
          <w:delText>em</w:delText>
        </w:r>
      </w:del>
      <w:r>
        <w:rPr>
          <w:rFonts w:ascii="Times New Roman" w:eastAsia="Times New Roman" w:hAnsi="Times New Roman" w:cs="Times New Roman"/>
          <w:sz w:val="24"/>
          <w:szCs w:val="24"/>
        </w:rPr>
        <w:t xml:space="preserve"> enquanto uma história judaica</w:t>
      </w:r>
      <w:ins w:id="1817" w:author="Ana Cecília Agua de Melo" w:date="2026-05-13T10:57:00Z">
        <w:r w:rsidR="00483266">
          <w:rPr>
            <w:rFonts w:ascii="Times New Roman" w:eastAsia="Times New Roman" w:hAnsi="Times New Roman" w:cs="Times New Roman"/>
            <w:sz w:val="24"/>
            <w:szCs w:val="24"/>
          </w:rPr>
          <w:t xml:space="preserve">, </w:t>
        </w:r>
        <w:proofErr w:type="spellStart"/>
        <w:r w:rsidR="00483266">
          <w:rPr>
            <w:rFonts w:ascii="Times New Roman" w:eastAsia="Times New Roman" w:hAnsi="Times New Roman" w:cs="Times New Roman"/>
            <w:sz w:val="24"/>
            <w:szCs w:val="24"/>
          </w:rPr>
          <w:t>pois</w:t>
        </w:r>
      </w:ins>
      <w:del w:id="1818" w:author="Ana Cecília Agua de Melo" w:date="2026-05-13T10:57:00Z">
        <w:r w:rsidDel="00483266">
          <w:rPr>
            <w:rFonts w:ascii="Times New Roman" w:eastAsia="Times New Roman" w:hAnsi="Times New Roman" w:cs="Times New Roman"/>
            <w:sz w:val="24"/>
            <w:szCs w:val="24"/>
          </w:rPr>
          <w:delText xml:space="preserve">. Isso, pois, </w:delText>
        </w:r>
      </w:del>
      <w:r>
        <w:rPr>
          <w:rFonts w:ascii="Times New Roman" w:eastAsia="Times New Roman" w:hAnsi="Times New Roman" w:cs="Times New Roman"/>
          <w:i/>
          <w:iCs/>
          <w:sz w:val="24"/>
          <w:szCs w:val="24"/>
        </w:rPr>
        <w:t>“a</w:t>
      </w:r>
      <w:proofErr w:type="spellEnd"/>
      <w:r>
        <w:rPr>
          <w:rFonts w:ascii="Times New Roman" w:eastAsia="Times New Roman" w:hAnsi="Times New Roman" w:cs="Times New Roman"/>
          <w:i/>
          <w:iCs/>
          <w:sz w:val="24"/>
          <w:szCs w:val="24"/>
        </w:rPr>
        <w:t xml:space="preserve"> vida judaica é medida pelos seus livros e permeada pela história”</w:t>
      </w:r>
      <w:r>
        <w:rPr>
          <w:rFonts w:ascii="Times New Roman" w:eastAsia="Times New Roman" w:hAnsi="Times New Roman" w:cs="Times New Roman"/>
          <w:sz w:val="24"/>
          <w:szCs w:val="24"/>
          <w:vertAlign w:val="superscript"/>
        </w:rPr>
        <w:footnoteReference w:id="256"/>
      </w:r>
      <w:r>
        <w:rPr>
          <w:rFonts w:ascii="Times New Roman" w:eastAsia="Times New Roman" w:hAnsi="Times New Roman" w:cs="Times New Roman"/>
          <w:sz w:val="24"/>
          <w:szCs w:val="24"/>
        </w:rPr>
        <w:t xml:space="preserve">. Dessa forma, a tendência do espírito judaico da diáspora é de expressar os fatos e os acontecimentos do passado e do presente de maneiras aguçadas. As ocorrências são de tal modo relatadas e vivenciadas que passam a dizer alguma coisa, </w:t>
      </w:r>
      <w:del w:id="1821" w:author="Ana Cecília Agua de Melo" w:date="2026-05-13T10:58:00Z">
        <w:r w:rsidDel="00483266">
          <w:rPr>
            <w:rFonts w:ascii="Times New Roman" w:eastAsia="Times New Roman" w:hAnsi="Times New Roman" w:cs="Times New Roman"/>
            <w:sz w:val="24"/>
            <w:szCs w:val="24"/>
          </w:rPr>
          <w:delText xml:space="preserve">e que </w:delText>
        </w:r>
      </w:del>
      <w:r>
        <w:rPr>
          <w:rFonts w:ascii="Times New Roman" w:eastAsia="Times New Roman" w:hAnsi="Times New Roman" w:cs="Times New Roman"/>
          <w:sz w:val="24"/>
          <w:szCs w:val="24"/>
        </w:rPr>
        <w:t>culmina</w:t>
      </w:r>
      <w:ins w:id="1822" w:author="Ana Cecília Agua de Melo" w:date="2026-05-13T10:58:00Z">
        <w:r w:rsidR="00483266">
          <w:rPr>
            <w:rFonts w:ascii="Times New Roman" w:eastAsia="Times New Roman" w:hAnsi="Times New Roman" w:cs="Times New Roman"/>
            <w:sz w:val="24"/>
            <w:szCs w:val="24"/>
          </w:rPr>
          <w:t>ndo</w:t>
        </w:r>
      </w:ins>
      <w:del w:id="1823" w:author="Ana Cecília Agua de Melo" w:date="2026-05-13T10:58:00Z">
        <w:r w:rsidDel="00483266">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 em algo realmente dito. </w:t>
      </w:r>
      <w:r>
        <w:rPr>
          <w:rFonts w:ascii="Times New Roman" w:eastAsia="Times New Roman" w:hAnsi="Times New Roman" w:cs="Times New Roman"/>
          <w:i/>
          <w:iCs/>
          <w:sz w:val="24"/>
          <w:szCs w:val="24"/>
        </w:rPr>
        <w:t>“A anedota judaica afirma-se no relato de um único incidente que aclara todo um destino. E no incidente único exprime-se o significado da vida”</w:t>
      </w:r>
      <w:r>
        <w:rPr>
          <w:rFonts w:ascii="Times New Roman" w:eastAsia="Times New Roman" w:hAnsi="Times New Roman" w:cs="Times New Roman"/>
          <w:sz w:val="24"/>
          <w:szCs w:val="24"/>
          <w:vertAlign w:val="superscript"/>
        </w:rPr>
        <w:footnoteReference w:id="257"/>
      </w:r>
      <w:r>
        <w:rPr>
          <w:rFonts w:ascii="Times New Roman" w:eastAsia="Times New Roman" w:hAnsi="Times New Roman" w:cs="Times New Roman"/>
          <w:sz w:val="24"/>
          <w:szCs w:val="24"/>
        </w:rPr>
        <w:t>.</w:t>
      </w:r>
    </w:p>
    <w:p w14:paraId="0000012B" w14:textId="6388B95D"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E assim, n</w:t>
      </w:r>
      <w:del w:id="1827" w:author="Ana Cecília Agua de Melo" w:date="2026-05-13T10:58:00Z">
        <w:r w:rsidDel="00483266">
          <w:rPr>
            <w:rFonts w:ascii="Times New Roman" w:eastAsia="Times New Roman" w:hAnsi="Times New Roman" w:cs="Times New Roman"/>
            <w:sz w:val="24"/>
            <w:szCs w:val="24"/>
          </w:rPr>
          <w:delText>est</w:delText>
        </w:r>
      </w:del>
      <w:r>
        <w:rPr>
          <w:rFonts w:ascii="Times New Roman" w:eastAsia="Times New Roman" w:hAnsi="Times New Roman" w:cs="Times New Roman"/>
          <w:sz w:val="24"/>
          <w:szCs w:val="24"/>
        </w:rPr>
        <w:t xml:space="preserve">a constelação </w:t>
      </w:r>
      <w:ins w:id="1828" w:author="Ana Cecília Agua de Melo" w:date="2026-05-13T10:58:00Z">
        <w:r w:rsidR="00483266">
          <w:rPr>
            <w:rFonts w:ascii="Times New Roman" w:eastAsia="Times New Roman" w:hAnsi="Times New Roman" w:cs="Times New Roman"/>
            <w:sz w:val="24"/>
            <w:szCs w:val="24"/>
          </w:rPr>
          <w:t>destas páginas</w:t>
        </w:r>
      </w:ins>
      <w:del w:id="1829" w:author="Ana Cecília Agua de Melo" w:date="2026-05-13T10:58:00Z">
        <w:r w:rsidDel="00483266">
          <w:rPr>
            <w:rFonts w:ascii="Times New Roman" w:eastAsia="Times New Roman" w:hAnsi="Times New Roman" w:cs="Times New Roman"/>
            <w:sz w:val="24"/>
            <w:szCs w:val="24"/>
          </w:rPr>
          <w:delText>de estrelas que existem somente nestas folhas</w:delText>
        </w:r>
      </w:del>
      <w:r>
        <w:rPr>
          <w:rFonts w:ascii="Times New Roman" w:eastAsia="Times New Roman" w:hAnsi="Times New Roman" w:cs="Times New Roman"/>
          <w:sz w:val="24"/>
          <w:szCs w:val="24"/>
        </w:rPr>
        <w:t xml:space="preserve">, </w:t>
      </w:r>
      <w:del w:id="1830" w:author="Ana Cecília Agua de Melo" w:date="2026-05-13T10:59:00Z">
        <w:r w:rsidDel="00483266">
          <w:rPr>
            <w:rFonts w:ascii="Times New Roman" w:eastAsia="Times New Roman" w:hAnsi="Times New Roman" w:cs="Times New Roman"/>
            <w:sz w:val="24"/>
            <w:szCs w:val="24"/>
          </w:rPr>
          <w:delText xml:space="preserve">agora </w:delText>
        </w:r>
      </w:del>
      <w:r>
        <w:rPr>
          <w:rFonts w:ascii="Times New Roman" w:eastAsia="Times New Roman" w:hAnsi="Times New Roman" w:cs="Times New Roman"/>
          <w:sz w:val="24"/>
          <w:szCs w:val="24"/>
        </w:rPr>
        <w:t>é hora de retornar ao espelho da página em branco e voltar a escrever palavras esparsas, signos da diáspora – apropriar-se da escrita, das letras e, por fim, fazer nascer sentidos do indeterminado e de identificação.</w:t>
      </w:r>
    </w:p>
    <w:p w14:paraId="0000012C" w14:textId="77777777" w:rsidR="00BE2BCC" w:rsidRDefault="00F630C1">
      <w:pPr>
        <w:spacing w:after="200" w:line="360" w:lineRule="auto"/>
        <w:ind w:firstLine="720"/>
        <w:jc w:val="both"/>
      </w:pPr>
      <w:proofErr w:type="spellStart"/>
      <w:r>
        <w:rPr>
          <w:rFonts w:ascii="Times New Roman" w:eastAsia="Times New Roman" w:hAnsi="Times New Roman" w:cs="Times New Roman"/>
          <w:i/>
          <w:iCs/>
          <w:sz w:val="24"/>
          <w:szCs w:val="24"/>
        </w:rPr>
        <w:t>Estos</w:t>
      </w:r>
      <w:proofErr w:type="spellEnd"/>
      <w:r>
        <w:rPr>
          <w:rFonts w:ascii="Times New Roman" w:eastAsia="Times New Roman" w:hAnsi="Times New Roman" w:cs="Times New Roman"/>
          <w:i/>
          <w:iCs/>
          <w:sz w:val="24"/>
          <w:szCs w:val="24"/>
        </w:rPr>
        <w:t xml:space="preserve"> </w:t>
      </w:r>
      <w:proofErr w:type="spellStart"/>
      <w:proofErr w:type="gramStart"/>
      <w:r>
        <w:rPr>
          <w:rFonts w:ascii="Times New Roman" w:eastAsia="Times New Roman" w:hAnsi="Times New Roman" w:cs="Times New Roman"/>
          <w:i/>
          <w:iCs/>
          <w:sz w:val="24"/>
          <w:szCs w:val="24"/>
        </w:rPr>
        <w:t>son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los</w:t>
      </w:r>
      <w:proofErr w:type="spellEnd"/>
      <w:proofErr w:type="gram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biervos</w:t>
      </w:r>
      <w:proofErr w:type="spellEnd"/>
      <w:r>
        <w:rPr>
          <w:rFonts w:ascii="Times New Roman" w:eastAsia="Times New Roman" w:hAnsi="Times New Roman" w:cs="Times New Roman"/>
          <w:i/>
          <w:iCs/>
          <w:sz w:val="24"/>
          <w:szCs w:val="24"/>
        </w:rPr>
        <w:t xml:space="preserve"> de mis </w:t>
      </w:r>
      <w:proofErr w:type="spellStart"/>
      <w:r>
        <w:rPr>
          <w:rFonts w:ascii="Times New Roman" w:eastAsia="Times New Roman" w:hAnsi="Times New Roman" w:cs="Times New Roman"/>
          <w:i/>
          <w:iCs/>
          <w:sz w:val="24"/>
          <w:szCs w:val="24"/>
        </w:rPr>
        <w:t>abuelas</w:t>
      </w:r>
      <w:proofErr w:type="spellEnd"/>
      <w:r>
        <w:rPr>
          <w:rFonts w:ascii="Times New Roman" w:eastAsia="Times New Roman" w:hAnsi="Times New Roman" w:cs="Times New Roman"/>
          <w:i/>
          <w:iCs/>
          <w:sz w:val="24"/>
          <w:szCs w:val="24"/>
        </w:rPr>
        <w:t xml:space="preserve"> i de mis </w:t>
      </w:r>
      <w:proofErr w:type="spellStart"/>
      <w:r>
        <w:rPr>
          <w:rFonts w:ascii="Times New Roman" w:eastAsia="Times New Roman" w:hAnsi="Times New Roman" w:cs="Times New Roman"/>
          <w:i/>
          <w:iCs/>
          <w:sz w:val="24"/>
          <w:szCs w:val="24"/>
        </w:rPr>
        <w:t>abuelos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ayer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cantaron</w:t>
      </w:r>
      <w:proofErr w:type="spellEnd"/>
      <w:r>
        <w:rPr>
          <w:rFonts w:ascii="Times New Roman" w:eastAsia="Times New Roman" w:hAnsi="Times New Roman" w:cs="Times New Roman"/>
          <w:i/>
          <w:iCs/>
          <w:sz w:val="24"/>
          <w:szCs w:val="24"/>
        </w:rPr>
        <w:t xml:space="preserve"> mis papas, i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soi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quien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los</w:t>
      </w:r>
      <w:proofErr w:type="spellEnd"/>
      <w:r>
        <w:rPr>
          <w:rFonts w:ascii="Times New Roman" w:eastAsia="Times New Roman" w:hAnsi="Times New Roman" w:cs="Times New Roman"/>
          <w:i/>
          <w:iCs/>
          <w:sz w:val="24"/>
          <w:szCs w:val="24"/>
        </w:rPr>
        <w:t xml:space="preserve"> canto</w:t>
      </w:r>
      <w:r>
        <w:rPr>
          <w:rFonts w:ascii="Times New Roman" w:eastAsia="Times New Roman" w:hAnsi="Times New Roman" w:cs="Times New Roman"/>
          <w:sz w:val="24"/>
          <w:szCs w:val="24"/>
          <w:vertAlign w:val="superscript"/>
        </w:rPr>
        <w:footnoteReference w:id="258"/>
      </w:r>
      <w:r>
        <w:rPr>
          <w:rFonts w:ascii="Times New Roman" w:eastAsia="Times New Roman" w:hAnsi="Times New Roman" w:cs="Times New Roman"/>
          <w:sz w:val="24"/>
          <w:szCs w:val="24"/>
        </w:rPr>
        <w:t xml:space="preserve">. Hoje sou eu quem </w:t>
      </w:r>
      <w:del w:id="1832" w:author="Ana Cecília Agua de Melo" w:date="2026-05-13T11:00:00Z">
        <w:r w:rsidDel="00483266">
          <w:rPr>
            <w:rFonts w:ascii="Times New Roman" w:eastAsia="Times New Roman" w:hAnsi="Times New Roman" w:cs="Times New Roman"/>
            <w:sz w:val="24"/>
            <w:szCs w:val="24"/>
          </w:rPr>
          <w:delText xml:space="preserve">as </w:delText>
        </w:r>
      </w:del>
      <w:r>
        <w:rPr>
          <w:rFonts w:ascii="Times New Roman" w:eastAsia="Times New Roman" w:hAnsi="Times New Roman" w:cs="Times New Roman"/>
          <w:sz w:val="24"/>
          <w:szCs w:val="24"/>
        </w:rPr>
        <w:t xml:space="preserve">conto, quem </w:t>
      </w:r>
      <w:del w:id="1833" w:author="Ana Cecília Agua de Melo" w:date="2026-05-13T11:00:00Z">
        <w:r w:rsidDel="00483266">
          <w:rPr>
            <w:rFonts w:ascii="Times New Roman" w:eastAsia="Times New Roman" w:hAnsi="Times New Roman" w:cs="Times New Roman"/>
            <w:sz w:val="24"/>
            <w:szCs w:val="24"/>
          </w:rPr>
          <w:delText xml:space="preserve">as </w:delText>
        </w:r>
      </w:del>
      <w:r>
        <w:rPr>
          <w:rFonts w:ascii="Times New Roman" w:eastAsia="Times New Roman" w:hAnsi="Times New Roman" w:cs="Times New Roman"/>
          <w:sz w:val="24"/>
          <w:szCs w:val="24"/>
        </w:rPr>
        <w:t>esboço, risco e delineio as mais diversas linhas-palavras que querem a todo custo dizer: amanhã – para assim haver amanhã.</w:t>
      </w:r>
    </w:p>
    <w:p w14:paraId="0000012D" w14:textId="77777777" w:rsidR="00BE2BCC" w:rsidRDefault="00F630C1">
      <w:pPr>
        <w:spacing w:after="200" w:line="360" w:lineRule="auto"/>
        <w:jc w:val="both"/>
      </w:pPr>
      <w:r>
        <w:rPr>
          <w:rFonts w:ascii="Times New Roman" w:eastAsia="Times New Roman" w:hAnsi="Times New Roman" w:cs="Times New Roman"/>
          <w:sz w:val="24"/>
          <w:szCs w:val="24"/>
        </w:rPr>
        <w:t>*</w:t>
      </w:r>
    </w:p>
    <w:p w14:paraId="0000012E" w14:textId="77777777" w:rsidR="00BE2BCC" w:rsidRDefault="00F630C1">
      <w:pPr>
        <w:spacing w:after="200" w:line="360" w:lineRule="auto"/>
        <w:jc w:val="both"/>
      </w:pPr>
      <w:proofErr w:type="spellStart"/>
      <w:r>
        <w:rPr>
          <w:rFonts w:ascii="Times New Roman" w:eastAsia="Times New Roman" w:hAnsi="Times New Roman" w:cs="Times New Roman"/>
          <w:i/>
          <w:iCs/>
          <w:sz w:val="24"/>
          <w:szCs w:val="24"/>
        </w:rPr>
        <w:t>Sheheyanu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v’kiyimanu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Veihiguiyanu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lizman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hazé</w:t>
      </w:r>
      <w:proofErr w:type="spellEnd"/>
      <w:r>
        <w:rPr>
          <w:rFonts w:ascii="Times New Roman" w:eastAsia="Times New Roman" w:hAnsi="Times New Roman" w:cs="Times New Roman"/>
          <w:sz w:val="24"/>
          <w:szCs w:val="24"/>
          <w:vertAlign w:val="superscript"/>
        </w:rPr>
        <w:footnoteReference w:id="259"/>
      </w:r>
      <w:r>
        <w:rPr>
          <w:rFonts w:ascii="Times New Roman" w:eastAsia="Times New Roman" w:hAnsi="Times New Roman" w:cs="Times New Roman"/>
          <w:sz w:val="24"/>
          <w:szCs w:val="24"/>
        </w:rPr>
        <w:t>.</w:t>
      </w:r>
    </w:p>
    <w:p w14:paraId="0000012F" w14:textId="77777777" w:rsidR="00BE2BCC" w:rsidRDefault="00BE2BCC">
      <w:pPr>
        <w:spacing w:after="200" w:line="360" w:lineRule="auto"/>
        <w:jc w:val="both"/>
      </w:pPr>
    </w:p>
    <w:sectPr w:rsidR="00BE2BCC">
      <w:footerReference w:type="default" r:id="rId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8" w:author="Ana Cecília Agua de Melo" w:date="2026-05-17T19:10:00Z" w:initials="ACAdM">
    <w:p w14:paraId="3BA6BFD8" w14:textId="73A0C713" w:rsidR="00BE0CF3" w:rsidRDefault="00BE0CF3">
      <w:pPr>
        <w:pStyle w:val="Textodecomentrio"/>
      </w:pPr>
      <w:r>
        <w:rPr>
          <w:rStyle w:val="Refdecomentrio"/>
        </w:rPr>
        <w:annotationRef/>
      </w:r>
      <w:r>
        <w:t>Não entendi bem o que são “golas laterais”</w:t>
      </w:r>
    </w:p>
  </w:comment>
  <w:comment w:id="166" w:author="Ana Cecília Agua de Melo" w:date="2026-05-21T18:24:00Z" w:initials="ACAdM">
    <w:p w14:paraId="0B7C90CF" w14:textId="7267A174" w:rsidR="00BE0CF3" w:rsidRDefault="00BE0CF3">
      <w:pPr>
        <w:pStyle w:val="Textodecomentrio"/>
      </w:pPr>
      <w:r>
        <w:rPr>
          <w:rStyle w:val="Refdecomentrio"/>
        </w:rPr>
        <w:annotationRef/>
      </w:r>
      <w:r>
        <w:t>Não entendi o uso da expressão neste contexto</w:t>
      </w:r>
    </w:p>
  </w:comment>
  <w:comment w:id="434" w:author="Ana Cecília Agua de Melo" w:date="2026-05-21T20:20:00Z" w:initials="ACAdM">
    <w:p w14:paraId="6E33A9D5" w14:textId="75792B0F" w:rsidR="00BE0CF3" w:rsidRDefault="00BE0CF3">
      <w:pPr>
        <w:pStyle w:val="Textodecomentrio"/>
      </w:pPr>
      <w:r>
        <w:rPr>
          <w:rStyle w:val="Refdecomentrio"/>
        </w:rPr>
        <w:annotationRef/>
      </w:r>
      <w:r>
        <w:t>Verificar! Há algo errado aqui</w:t>
      </w:r>
    </w:p>
  </w:comment>
  <w:comment w:id="1557" w:author="Ana Cecília Agua de Melo" w:date="2026-05-23T15:43:00Z" w:initials="ACAdM">
    <w:p w14:paraId="23291776" w14:textId="4294DDEC" w:rsidR="002754E8" w:rsidRDefault="002754E8">
      <w:pPr>
        <w:pStyle w:val="Textodecomentrio"/>
      </w:pPr>
      <w:r>
        <w:rPr>
          <w:rStyle w:val="Refdecomentrio"/>
        </w:rPr>
        <w:annotationRef/>
      </w:r>
      <w:r>
        <w:t>Conferir se a redação da nota ficou adequada</w:t>
      </w:r>
    </w:p>
  </w:comment>
  <w:comment w:id="1721" w:author="Ana Cecília Agua de Melo" w:date="2026-05-23T15:59:00Z" w:initials="ACAdM">
    <w:p w14:paraId="6D3E8ED2" w14:textId="16D6D36A" w:rsidR="00CB2083" w:rsidRDefault="00CB2083">
      <w:pPr>
        <w:pStyle w:val="Textodecomentrio"/>
      </w:pPr>
      <w:r>
        <w:rPr>
          <w:rStyle w:val="Refdecomentrio"/>
        </w:rPr>
        <w:annotationRef/>
      </w:r>
      <w:r>
        <w:t>Verificar tradução do trecho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A6BFD8" w15:done="0"/>
  <w15:commentEx w15:paraId="0B7C90CF" w15:done="0"/>
  <w15:commentEx w15:paraId="6E33A9D5" w15:done="0"/>
  <w15:commentEx w15:paraId="23291776" w15:done="0"/>
  <w15:commentEx w15:paraId="6D3E8E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A6BFD8" w16cid:durableId="2DB4910C"/>
  <w16cid:commentId w16cid:paraId="0B7C90CF" w16cid:durableId="2DB9CC47"/>
  <w16cid:commentId w16cid:paraId="6E33A9D5" w16cid:durableId="2DB9E7A2"/>
  <w16cid:commentId w16cid:paraId="23291776" w16cid:durableId="2DBC499D"/>
  <w16cid:commentId w16cid:paraId="6D3E8ED2" w16cid:durableId="2DBC4D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D334B" w14:textId="77777777" w:rsidR="00EE674A" w:rsidRDefault="00EE674A">
      <w:pPr>
        <w:spacing w:line="240" w:lineRule="auto"/>
      </w:pPr>
      <w:r>
        <w:separator/>
      </w:r>
    </w:p>
  </w:endnote>
  <w:endnote w:type="continuationSeparator" w:id="0">
    <w:p w14:paraId="2B3034DE" w14:textId="77777777" w:rsidR="00EE674A" w:rsidRDefault="00EE6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737B326-6201-4D8B-BEA4-EC0F74D6B371}"/>
  </w:font>
  <w:font w:name="Calibri">
    <w:panose1 w:val="020F0502020204030204"/>
    <w:charset w:val="00"/>
    <w:family w:val="swiss"/>
    <w:pitch w:val="variable"/>
    <w:sig w:usb0="E4002EFF" w:usb1="C000247B" w:usb2="00000009" w:usb3="00000000" w:csb0="000001FF" w:csb1="00000000"/>
    <w:embedRegular r:id="rId2" w:fontKey="{A615BFB9-F0EC-421B-8340-8313E602AE96}"/>
  </w:font>
  <w:font w:name="Cambria">
    <w:panose1 w:val="02040503050406030204"/>
    <w:charset w:val="00"/>
    <w:family w:val="roman"/>
    <w:pitch w:val="variable"/>
    <w:sig w:usb0="E00006FF" w:usb1="420024FF" w:usb2="02000000" w:usb3="00000000" w:csb0="0000019F" w:csb1="00000000"/>
    <w:embedRegular r:id="rId3" w:fontKey="{0398DDD3-C269-45B0-A8F3-A78C91FAD8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249" w14:textId="559A50F7" w:rsidR="00BE0CF3" w:rsidRDefault="00BE0CF3">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PAGE</w:instrText>
    </w:r>
    <w:r>
      <w:rPr>
        <w:rFonts w:ascii="Times New Roman" w:eastAsia="Times New Roman" w:hAnsi="Times New Roman" w:cs="Times New Roman"/>
        <w:sz w:val="16"/>
        <w:szCs w:val="16"/>
      </w:rPr>
      <w:fldChar w:fldCharType="separate"/>
    </w:r>
    <w:r>
      <w:rPr>
        <w:rFonts w:ascii="Times New Roman" w:eastAsia="Times New Roman" w:hAnsi="Times New Roman" w:cs="Times New Roman"/>
        <w:noProof/>
        <w:sz w:val="16"/>
        <w:szCs w:val="16"/>
      </w:rPr>
      <w:t>1</w:t>
    </w:r>
    <w:r>
      <w:rPr>
        <w:rFonts w:ascii="Times New Roman" w:eastAsia="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8A2F57" w14:textId="77777777" w:rsidR="00EE674A" w:rsidRDefault="00EE674A">
      <w:pPr>
        <w:spacing w:line="240" w:lineRule="auto"/>
      </w:pPr>
      <w:r>
        <w:separator/>
      </w:r>
    </w:p>
  </w:footnote>
  <w:footnote w:type="continuationSeparator" w:id="0">
    <w:p w14:paraId="300D74BC" w14:textId="77777777" w:rsidR="00EE674A" w:rsidRDefault="00EE674A">
      <w:pPr>
        <w:spacing w:line="240" w:lineRule="auto"/>
      </w:pPr>
      <w:r>
        <w:continuationSeparator/>
      </w:r>
    </w:p>
  </w:footnote>
  <w:footnote w:id="1">
    <w:p w14:paraId="0000013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é mãe de Aba, que é pai de Sarah Dora, que é mãe de Luciana, que é mãe de Tamara – que nasceu na cidade de São Paulo, em 1999. </w:t>
      </w:r>
    </w:p>
  </w:footnote>
  <w:footnote w:id="2">
    <w:p w14:paraId="00000131" w14:textId="480E2E5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Por meio da “consagração” de um lugar há a repetição da cosmogonia</w:t>
      </w:r>
      <w:ins w:id="3" w:author="Ana Cecília Agua de Melo" w:date="2026-05-17T18:56:00Z">
        <w:r>
          <w:rPr>
            <w:rFonts w:ascii="Times New Roman" w:eastAsia="Times New Roman" w:hAnsi="Times New Roman" w:cs="Times New Roman"/>
            <w:sz w:val="20"/>
            <w:szCs w:val="20"/>
          </w:rPr>
          <w:t>, ou</w:t>
        </w:r>
      </w:ins>
      <w:del w:id="4" w:author="Ana Cecília Agua de Melo" w:date="2026-05-17T18:56:00Z">
        <w:r w:rsidDel="004B49EA">
          <w:rPr>
            <w:rFonts w:ascii="Times New Roman" w:eastAsia="Times New Roman" w:hAnsi="Times New Roman" w:cs="Times New Roman"/>
            <w:sz w:val="20"/>
            <w:szCs w:val="20"/>
          </w:rPr>
          <w:delText>. Ou</w:delText>
        </w:r>
      </w:del>
      <w:r>
        <w:rPr>
          <w:rFonts w:ascii="Times New Roman" w:eastAsia="Times New Roman" w:hAnsi="Times New Roman" w:cs="Times New Roman"/>
          <w:sz w:val="20"/>
          <w:szCs w:val="20"/>
        </w:rPr>
        <w:t xml:space="preserve"> seja, a vitória do </w:t>
      </w:r>
      <w:r>
        <w:rPr>
          <w:rFonts w:ascii="Times New Roman" w:eastAsia="Times New Roman" w:hAnsi="Times New Roman" w:cs="Times New Roman"/>
          <w:i/>
          <w:iCs/>
          <w:sz w:val="20"/>
          <w:szCs w:val="20"/>
        </w:rPr>
        <w:t xml:space="preserve">lugar sagrado </w:t>
      </w:r>
      <w:r>
        <w:rPr>
          <w:rFonts w:ascii="Times New Roman" w:eastAsia="Times New Roman" w:hAnsi="Times New Roman" w:cs="Times New Roman"/>
          <w:sz w:val="20"/>
          <w:szCs w:val="20"/>
        </w:rPr>
        <w:t xml:space="preserve">sobre o </w:t>
      </w:r>
      <w:r>
        <w:rPr>
          <w:rFonts w:ascii="Times New Roman" w:eastAsia="Times New Roman" w:hAnsi="Times New Roman" w:cs="Times New Roman"/>
          <w:i/>
          <w:iCs/>
          <w:sz w:val="20"/>
          <w:szCs w:val="20"/>
        </w:rPr>
        <w:t xml:space="preserve">espaço profano </w:t>
      </w:r>
      <w:r>
        <w:rPr>
          <w:rFonts w:ascii="Times New Roman" w:eastAsia="Times New Roman" w:hAnsi="Times New Roman" w:cs="Times New Roman"/>
          <w:sz w:val="20"/>
          <w:szCs w:val="20"/>
        </w:rPr>
        <w:t>deve ser repetida simbolicamente todos os anos, pois todos os anos o mundo necessita ser criado novamente desde o seu princípio.</w:t>
      </w:r>
    </w:p>
  </w:footnote>
  <w:footnote w:id="3">
    <w:p w14:paraId="00000132" w14:textId="75F2777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w:t>
      </w:r>
      <w:del w:id="6" w:author="Ana Cecília Agua de Melo" w:date="2026-04-21T11:32:00Z">
        <w:r w:rsidDel="00F630C1">
          <w:rPr>
            <w:rFonts w:ascii="Times New Roman" w:eastAsia="Times New Roman" w:hAnsi="Times New Roman" w:cs="Times New Roman"/>
            <w:sz w:val="20"/>
            <w:szCs w:val="20"/>
          </w:rPr>
          <w:delText xml:space="preserve"> disposição e a</w:delText>
        </w:r>
      </w:del>
      <w:r>
        <w:rPr>
          <w:rFonts w:ascii="Times New Roman" w:eastAsia="Times New Roman" w:hAnsi="Times New Roman" w:cs="Times New Roman"/>
          <w:sz w:val="20"/>
          <w:szCs w:val="20"/>
        </w:rPr>
        <w:t xml:space="preserve"> organização espacial da página</w:t>
      </w:r>
      <w:del w:id="7" w:author="Ana Cecília Agua de Melo" w:date="2026-04-21T11:32:00Z">
        <w:r w:rsidDel="00F630C1">
          <w:rPr>
            <w:rFonts w:ascii="Times New Roman" w:eastAsia="Times New Roman" w:hAnsi="Times New Roman" w:cs="Times New Roman"/>
            <w:sz w:val="20"/>
            <w:szCs w:val="20"/>
          </w:rPr>
          <w:delText xml:space="preserve"> em branco</w:delText>
        </w:r>
      </w:del>
      <w:r>
        <w:rPr>
          <w:rFonts w:ascii="Times New Roman" w:eastAsia="Times New Roman" w:hAnsi="Times New Roman" w:cs="Times New Roman"/>
          <w:sz w:val="20"/>
          <w:szCs w:val="20"/>
        </w:rPr>
        <w:t>, nos textos judaicos religiosos, é feita de tal maneira que as diversas interpretações rabínicas</w:t>
      </w:r>
      <w:del w:id="8" w:author="Ana Cecília Agua de Melo" w:date="2026-05-21T17:46:00Z">
        <w:r w:rsidDel="00D03399">
          <w:rPr>
            <w:rFonts w:ascii="Times New Roman" w:eastAsia="Times New Roman" w:hAnsi="Times New Roman" w:cs="Times New Roman"/>
            <w:sz w:val="20"/>
            <w:szCs w:val="20"/>
          </w:rPr>
          <w:delText xml:space="preserve"> sobre os textos sagrados</w:delText>
        </w:r>
      </w:del>
      <w:r>
        <w:rPr>
          <w:rFonts w:ascii="Times New Roman" w:eastAsia="Times New Roman" w:hAnsi="Times New Roman" w:cs="Times New Roman"/>
          <w:sz w:val="20"/>
          <w:szCs w:val="20"/>
        </w:rPr>
        <w:t xml:space="preserve"> são </w:t>
      </w:r>
      <w:ins w:id="9" w:author="Ana Cecília Agua de Melo" w:date="2026-04-21T11:33:00Z">
        <w:r>
          <w:rPr>
            <w:rFonts w:ascii="Times New Roman" w:eastAsia="Times New Roman" w:hAnsi="Times New Roman" w:cs="Times New Roman"/>
            <w:sz w:val="20"/>
            <w:szCs w:val="20"/>
          </w:rPr>
          <w:t>dispostas</w:t>
        </w:r>
      </w:ins>
      <w:del w:id="10" w:author="Ana Cecília Agua de Melo" w:date="2026-04-21T11:33:00Z">
        <w:r w:rsidDel="00F630C1">
          <w:rPr>
            <w:rFonts w:ascii="Times New Roman" w:eastAsia="Times New Roman" w:hAnsi="Times New Roman" w:cs="Times New Roman"/>
            <w:sz w:val="20"/>
            <w:szCs w:val="20"/>
          </w:rPr>
          <w:delText>organizados</w:delText>
        </w:r>
      </w:del>
      <w:r>
        <w:rPr>
          <w:rFonts w:ascii="Times New Roman" w:eastAsia="Times New Roman" w:hAnsi="Times New Roman" w:cs="Times New Roman"/>
          <w:sz w:val="20"/>
          <w:szCs w:val="20"/>
        </w:rPr>
        <w:t xml:space="preserve"> sem hierarquização.</w:t>
      </w:r>
      <w:ins w:id="11" w:author="Ana Cecília Agua de Melo" w:date="2026-05-17T18:56:00Z">
        <w:r>
          <w:rPr>
            <w:rFonts w:ascii="Times New Roman" w:eastAsia="Times New Roman" w:hAnsi="Times New Roman" w:cs="Times New Roman"/>
            <w:sz w:val="20"/>
            <w:szCs w:val="20"/>
          </w:rPr>
          <w:t xml:space="preserve"> </w:t>
        </w:r>
      </w:ins>
      <w:ins w:id="12" w:author="Ana Cecília Agua de Melo" w:date="2026-05-17T18:57:00Z">
        <w:r>
          <w:rPr>
            <w:rFonts w:ascii="Times New Roman" w:eastAsia="Times New Roman" w:hAnsi="Times New Roman" w:cs="Times New Roman"/>
            <w:sz w:val="20"/>
            <w:szCs w:val="20"/>
          </w:rPr>
          <w:t>Assim</w:t>
        </w:r>
      </w:ins>
      <w:del w:id="13" w:author="Ana Cecília Agua de Melo" w:date="2026-05-17T18:56:00Z">
        <w:r w:rsidDel="004B49EA">
          <w:rPr>
            <w:rFonts w:ascii="Times New Roman" w:eastAsia="Times New Roman" w:hAnsi="Times New Roman" w:cs="Times New Roman"/>
            <w:sz w:val="20"/>
            <w:szCs w:val="20"/>
          </w:rPr>
          <w:delText xml:space="preserve"> Ou seja</w:delText>
        </w:r>
      </w:del>
      <w:r>
        <w:rPr>
          <w:rFonts w:ascii="Times New Roman" w:eastAsia="Times New Roman" w:hAnsi="Times New Roman" w:cs="Times New Roman"/>
          <w:sz w:val="20"/>
          <w:szCs w:val="20"/>
        </w:rPr>
        <w:t xml:space="preserve">, no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todos os intérpretes são convidados a participar ativamente do texto, em um esforço para esgotar o sentido e as ramificações deste material.</w:t>
      </w:r>
    </w:p>
  </w:footnote>
  <w:footnote w:id="4">
    <w:p w14:paraId="00000133" w14:textId="324ABC2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Segundo as histórias de Rabi Uri de </w:t>
      </w:r>
      <w:proofErr w:type="spellStart"/>
      <w:r>
        <w:rPr>
          <w:rFonts w:ascii="Times New Roman" w:eastAsia="Times New Roman" w:hAnsi="Times New Roman" w:cs="Times New Roman"/>
          <w:sz w:val="20"/>
          <w:szCs w:val="20"/>
        </w:rPr>
        <w:t>Strelisk</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“As miríades de letras da Torá correspondem às miríades de almas judaicas. Se faltar uma letra no rolo da Torá, a Torá não será válida; se faltar uma alma na união judaica, a Shechiná¹ não há de pairar sobre ela. Como as letras, também as almas devem unir-se e formar uma só união. Por qu</w:t>
      </w:r>
      <w:ins w:id="19" w:author="Ana Cecília Agua de Melo" w:date="2026-04-21T12:03:00Z">
        <w:r>
          <w:rPr>
            <w:rFonts w:ascii="Times New Roman" w:eastAsia="Times New Roman" w:hAnsi="Times New Roman" w:cs="Times New Roman"/>
            <w:i/>
            <w:iCs/>
            <w:sz w:val="20"/>
            <w:szCs w:val="20"/>
          </w:rPr>
          <w:t>e</w:t>
        </w:r>
      </w:ins>
      <w:del w:id="20" w:author="Ana Cecília Agua de Melo" w:date="2026-04-21T12:03:00Z">
        <w:r w:rsidDel="00F521DA">
          <w:rPr>
            <w:rFonts w:ascii="Times New Roman" w:eastAsia="Times New Roman" w:hAnsi="Times New Roman" w:cs="Times New Roman"/>
            <w:i/>
            <w:iCs/>
            <w:sz w:val="20"/>
            <w:szCs w:val="20"/>
          </w:rPr>
          <w:delText>ê</w:delText>
        </w:r>
      </w:del>
      <w:r>
        <w:rPr>
          <w:rFonts w:ascii="Times New Roman" w:eastAsia="Times New Roman" w:hAnsi="Times New Roman" w:cs="Times New Roman"/>
          <w:i/>
          <w:iCs/>
          <w:sz w:val="20"/>
          <w:szCs w:val="20"/>
        </w:rPr>
        <w:t>, porém, se proíbe</w:t>
      </w:r>
      <w:del w:id="21" w:author="Ana Cecília Agua de Melo" w:date="2026-05-21T17:46:00Z">
        <w:r w:rsidDel="00D03399">
          <w:rPr>
            <w:rFonts w:ascii="Times New Roman" w:eastAsia="Times New Roman" w:hAnsi="Times New Roman" w:cs="Times New Roman"/>
            <w:i/>
            <w:iCs/>
            <w:sz w:val="20"/>
            <w:szCs w:val="20"/>
          </w:rPr>
          <w:delText>,</w:delText>
        </w:r>
      </w:del>
      <w:r>
        <w:rPr>
          <w:rFonts w:ascii="Times New Roman" w:eastAsia="Times New Roman" w:hAnsi="Times New Roman" w:cs="Times New Roman"/>
          <w:i/>
          <w:iCs/>
          <w:sz w:val="20"/>
          <w:szCs w:val="20"/>
        </w:rPr>
        <w:t xml:space="preserve"> que uma letra da Torá toque a outra? Porque toda alma judaica deve ter sua hora em que possa ficar a sós em conexão </w:t>
      </w:r>
      <w:proofErr w:type="gramStart"/>
      <w:r>
        <w:rPr>
          <w:rFonts w:ascii="Times New Roman" w:eastAsia="Times New Roman" w:hAnsi="Times New Roman" w:cs="Times New Roman"/>
          <w:i/>
          <w:iCs/>
          <w:sz w:val="20"/>
          <w:szCs w:val="20"/>
        </w:rPr>
        <w:t>divina”</w:t>
      </w:r>
      <w:r>
        <w:rPr>
          <w:rFonts w:ascii="Times New Roman" w:eastAsia="Times New Roman" w:hAnsi="Times New Roman" w:cs="Times New Roman"/>
          <w:sz w:val="20"/>
          <w:szCs w:val="20"/>
        </w:rPr>
        <w:t>²</w:t>
      </w:r>
      <w:proofErr w:type="gramEnd"/>
      <w:r>
        <w:rPr>
          <w:rFonts w:ascii="Times New Roman" w:eastAsia="Times New Roman" w:hAnsi="Times New Roman" w:cs="Times New Roman"/>
          <w:sz w:val="20"/>
          <w:szCs w:val="20"/>
        </w:rPr>
        <w:t>.</w:t>
      </w:r>
    </w:p>
    <w:p w14:paraId="00000134" w14:textId="0F2FA71D" w:rsidR="00BE0CF3" w:rsidRDefault="00BE0CF3">
      <w:pPr>
        <w:spacing w:line="240" w:lineRule="auto"/>
        <w:jc w:val="both"/>
      </w:pPr>
      <w:r>
        <w:rPr>
          <w:rFonts w:ascii="Times New Roman" w:eastAsia="Times New Roman" w:hAnsi="Times New Roman" w:cs="Times New Roman"/>
          <w:sz w:val="20"/>
          <w:szCs w:val="20"/>
        </w:rPr>
        <w:t xml:space="preserve">4/¹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palavra hebraica que</w:t>
      </w:r>
      <w:ins w:id="22" w:author="Ana Cecília Agua de Melo" w:date="2026-05-17T19:04:00Z">
        <w:r>
          <w:rPr>
            <w:rFonts w:ascii="Times New Roman" w:eastAsia="Times New Roman" w:hAnsi="Times New Roman" w:cs="Times New Roman"/>
            <w:sz w:val="20"/>
            <w:szCs w:val="20"/>
          </w:rPr>
          <w:t xml:space="preserve"> se</w:t>
        </w:r>
      </w:ins>
      <w:r>
        <w:rPr>
          <w:rFonts w:ascii="Times New Roman" w:eastAsia="Times New Roman" w:hAnsi="Times New Roman" w:cs="Times New Roman"/>
          <w:sz w:val="20"/>
          <w:szCs w:val="20"/>
        </w:rPr>
        <w:t xml:space="preserve"> refere</w:t>
      </w:r>
      <w:del w:id="23" w:author="Ana Cecília Agua de Melo" w:date="2026-05-17T19:04:00Z">
        <w:r w:rsidDel="00C03F75">
          <w:rPr>
            <w:rFonts w:ascii="Times New Roman" w:eastAsia="Times New Roman" w:hAnsi="Times New Roman" w:cs="Times New Roman"/>
            <w:sz w:val="20"/>
            <w:szCs w:val="20"/>
          </w:rPr>
          <w:delText>-se</w:delText>
        </w:r>
      </w:del>
      <w:r>
        <w:rPr>
          <w:rFonts w:ascii="Times New Roman" w:eastAsia="Times New Roman" w:hAnsi="Times New Roman" w:cs="Times New Roman"/>
          <w:sz w:val="20"/>
          <w:szCs w:val="20"/>
        </w:rPr>
        <w:t>, de forma resumida, à figura de Deus no feminino e sua habitação e presença no plano terrestre.</w:t>
      </w:r>
    </w:p>
    <w:p w14:paraId="00000135" w14:textId="77777777" w:rsidR="00BE0CF3" w:rsidRDefault="00BE0CF3">
      <w:pPr>
        <w:spacing w:line="240" w:lineRule="auto"/>
        <w:jc w:val="both"/>
      </w:pPr>
      <w:r>
        <w:rPr>
          <w:rFonts w:ascii="Times New Roman" w:eastAsia="Times New Roman" w:hAnsi="Times New Roman" w:cs="Times New Roman"/>
          <w:sz w:val="20"/>
          <w:szCs w:val="20"/>
        </w:rPr>
        <w:t>4/² BUBER,</w:t>
      </w:r>
      <w:r>
        <w:rPr>
          <w:rFonts w:ascii="Times New Roman" w:eastAsia="Times New Roman" w:hAnsi="Times New Roman" w:cs="Times New Roman"/>
          <w:i/>
          <w:iCs/>
          <w:sz w:val="20"/>
          <w:szCs w:val="20"/>
        </w:rPr>
        <w:t xml:space="preserve"> História do Rabi</w:t>
      </w:r>
      <w:r>
        <w:rPr>
          <w:rFonts w:ascii="Times New Roman" w:eastAsia="Times New Roman" w:hAnsi="Times New Roman" w:cs="Times New Roman"/>
          <w:sz w:val="20"/>
          <w:szCs w:val="20"/>
        </w:rPr>
        <w:t>, p. 464.</w:t>
      </w:r>
    </w:p>
  </w:footnote>
  <w:footnote w:id="5">
    <w:p w14:paraId="0000013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r>
        <w:rPr>
          <w:rFonts w:ascii="Times New Roman" w:eastAsia="Times New Roman" w:hAnsi="Times New Roman" w:cs="Times New Roman"/>
          <w:i/>
          <w:iCs/>
          <w:sz w:val="20"/>
          <w:szCs w:val="20"/>
        </w:rPr>
        <w:t>Esparsas: Viagens aos papéis do gueto de Varsóvia</w:t>
      </w:r>
      <w:r>
        <w:rPr>
          <w:rFonts w:ascii="Times New Roman" w:eastAsia="Times New Roman" w:hAnsi="Times New Roman" w:cs="Times New Roman"/>
          <w:sz w:val="20"/>
          <w:szCs w:val="20"/>
        </w:rPr>
        <w:t>, p. 126.</w:t>
      </w:r>
    </w:p>
  </w:footnote>
  <w:footnote w:id="6">
    <w:p w14:paraId="0000013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BEY,</w:t>
      </w:r>
      <w:r>
        <w:rPr>
          <w:rFonts w:ascii="Times New Roman" w:eastAsia="Times New Roman" w:hAnsi="Times New Roman" w:cs="Times New Roman"/>
          <w:i/>
          <w:iCs/>
          <w:sz w:val="20"/>
          <w:szCs w:val="20"/>
        </w:rPr>
        <w:t xml:space="preserve"> TAZ - Zona Autônoma Temporária</w:t>
      </w:r>
      <w:r>
        <w:rPr>
          <w:rFonts w:ascii="Times New Roman" w:eastAsia="Times New Roman" w:hAnsi="Times New Roman" w:cs="Times New Roman"/>
          <w:sz w:val="20"/>
          <w:szCs w:val="20"/>
        </w:rPr>
        <w:t>, p. 7.</w:t>
      </w:r>
    </w:p>
  </w:footnote>
  <w:footnote w:id="7">
    <w:p w14:paraId="00000138"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gueto de </w:t>
      </w:r>
      <w:proofErr w:type="spellStart"/>
      <w:r>
        <w:rPr>
          <w:rFonts w:ascii="Times New Roman" w:eastAsia="Times New Roman" w:hAnsi="Times New Roman" w:cs="Times New Roman"/>
          <w:sz w:val="20"/>
          <w:szCs w:val="20"/>
        </w:rPr>
        <w:t>Wilno</w:t>
      </w:r>
      <w:proofErr w:type="spellEnd"/>
      <w:r>
        <w:rPr>
          <w:rFonts w:ascii="Times New Roman" w:eastAsia="Times New Roman" w:hAnsi="Times New Roman" w:cs="Times New Roman"/>
          <w:sz w:val="20"/>
          <w:szCs w:val="20"/>
        </w:rPr>
        <w:t>, localizado na cidade de Vilnius, Lituânia, durou entre os anos de 1941 e 1943.</w:t>
      </w:r>
    </w:p>
  </w:footnote>
  <w:footnote w:id="8">
    <w:p w14:paraId="00000139" w14:textId="5B72B11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SUTZKEVER apud</w:t>
      </w:r>
      <w:del w:id="41" w:author="Ana Cecília Agua de Melo" w:date="2026-05-17T19:05:00Z">
        <w:r w:rsidDel="00C03F7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DIDI-HUBERMAN,</w:t>
      </w:r>
      <w:ins w:id="42" w:author="Ana Cecília Agua de Melo" w:date="2026-05-23T16:08:00Z">
        <w:r w:rsidR="00363BEE">
          <w:rPr>
            <w:rFonts w:ascii="Times New Roman" w:eastAsia="Times New Roman" w:hAnsi="Times New Roman" w:cs="Times New Roman"/>
            <w:i/>
            <w:iCs/>
            <w:sz w:val="20"/>
            <w:szCs w:val="20"/>
          </w:rPr>
          <w:t xml:space="preserve"> </w:t>
        </w:r>
      </w:ins>
      <w:ins w:id="43" w:author="Ana Cecília Agua de Melo" w:date="2026-05-23T16:09:00Z">
        <w:r w:rsidR="00363BEE">
          <w:rPr>
            <w:rFonts w:ascii="Times New Roman" w:eastAsia="Times New Roman" w:hAnsi="Times New Roman" w:cs="Times New Roman"/>
            <w:iCs/>
            <w:sz w:val="20"/>
            <w:szCs w:val="20"/>
          </w:rPr>
          <w:t>op. cit.</w:t>
        </w:r>
      </w:ins>
      <w:del w:id="44" w:author="Ana Cecília Agua de Melo" w:date="2026-05-23T16:08:00Z">
        <w:r w:rsidDel="00363BEE">
          <w:rPr>
            <w:rFonts w:ascii="Times New Roman" w:eastAsia="Times New Roman" w:hAnsi="Times New Roman" w:cs="Times New Roman"/>
            <w:sz w:val="20"/>
            <w:szCs w:val="20"/>
          </w:rPr>
          <w:delText xml:space="preserve"> </w:delText>
        </w:r>
        <w:r w:rsidDel="00363BEE">
          <w:rPr>
            <w:rFonts w:ascii="Times New Roman" w:eastAsia="Times New Roman" w:hAnsi="Times New Roman" w:cs="Times New Roman"/>
            <w:i/>
            <w:iCs/>
            <w:sz w:val="20"/>
            <w:szCs w:val="20"/>
          </w:rPr>
          <w:delText>Esparsas: Viagens aos papéis do gueto de Varsóvia</w:delText>
        </w:r>
      </w:del>
      <w:r>
        <w:rPr>
          <w:rFonts w:ascii="Times New Roman" w:eastAsia="Times New Roman" w:hAnsi="Times New Roman" w:cs="Times New Roman"/>
          <w:sz w:val="20"/>
          <w:szCs w:val="20"/>
        </w:rPr>
        <w:t>, p. 128.</w:t>
      </w:r>
    </w:p>
  </w:footnote>
  <w:footnote w:id="9">
    <w:p w14:paraId="0000013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BEY, </w:t>
      </w:r>
      <w:r>
        <w:rPr>
          <w:rFonts w:ascii="Times New Roman" w:eastAsia="Times New Roman" w:hAnsi="Times New Roman" w:cs="Times New Roman"/>
          <w:i/>
          <w:iCs/>
          <w:sz w:val="20"/>
          <w:szCs w:val="20"/>
        </w:rPr>
        <w:t>TAZ - Zona Autônoma Temporária</w:t>
      </w:r>
      <w:r>
        <w:rPr>
          <w:rFonts w:ascii="Times New Roman" w:eastAsia="Times New Roman" w:hAnsi="Times New Roman" w:cs="Times New Roman"/>
          <w:sz w:val="20"/>
          <w:szCs w:val="20"/>
        </w:rPr>
        <w:t>, p. 7.</w:t>
      </w:r>
    </w:p>
  </w:footnote>
  <w:footnote w:id="10">
    <w:p w14:paraId="0000013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Pensar um judaísmo por uma ótica que considere as particularidades de uma identidade, de uma cultura e de uma localidade que se encontra (neste momento) em um novo processo de adaptação, resiliência, câmbio e debate interno. </w:t>
      </w:r>
    </w:p>
  </w:footnote>
  <w:footnote w:id="11">
    <w:p w14:paraId="0000013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iídiche</w:t>
      </w:r>
      <w:r>
        <w:rPr>
          <w:rFonts w:ascii="Times New Roman" w:eastAsia="Times New Roman" w:hAnsi="Times New Roman" w:cs="Times New Roman"/>
          <w:sz w:val="20"/>
          <w:szCs w:val="20"/>
        </w:rPr>
        <w:t xml:space="preserve">: “Nós estamos aqui”. Expressão que dá voz ao hino dos </w:t>
      </w:r>
      <w:proofErr w:type="spellStart"/>
      <w:r>
        <w:rPr>
          <w:rFonts w:ascii="Times New Roman" w:eastAsia="Times New Roman" w:hAnsi="Times New Roman" w:cs="Times New Roman"/>
          <w:i/>
          <w:iCs/>
          <w:sz w:val="20"/>
          <w:szCs w:val="20"/>
        </w:rPr>
        <w:t>Partisans</w:t>
      </w:r>
      <w:proofErr w:type="spellEnd"/>
      <w:r>
        <w:rPr>
          <w:rFonts w:ascii="Times New Roman" w:eastAsia="Times New Roman" w:hAnsi="Times New Roman" w:cs="Times New Roman"/>
          <w:sz w:val="20"/>
          <w:szCs w:val="20"/>
        </w:rPr>
        <w:t>.</w:t>
      </w:r>
    </w:p>
  </w:footnote>
  <w:footnote w:id="12">
    <w:p w14:paraId="0000013D" w14:textId="279C76C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binômio vida-morte se estabelece no momento em que se lê as memórias trágicas do Holocausto (e demais tragédias – neste caso em específico, tragédias judaicas) unicamente pela ótica da “sobrevivência” ou da “não sobrevivência”. Neste tipo de leitura, nós – judeus pós</w:t>
      </w:r>
      <w:ins w:id="73" w:author="Ana Cecília Agua de Melo" w:date="2026-04-21T12:23:00Z">
        <w:r>
          <w:rPr>
            <w:rFonts w:ascii="Times New Roman" w:eastAsia="Times New Roman" w:hAnsi="Times New Roman" w:cs="Times New Roman"/>
            <w:sz w:val="20"/>
            <w:szCs w:val="20"/>
          </w:rPr>
          <w:t>-</w:t>
        </w:r>
      </w:ins>
      <w:del w:id="74" w:author="Ana Cecília Agua de Melo" w:date="2026-04-21T12:23:00Z">
        <w:r w:rsidDel="003A481D">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Segunda Guerra Mundial (aqueles que sobreviveram – nossa geração, nossos pais e nossos filhos) – nos colocamos, sem perceber ou até mesmo</w:t>
      </w:r>
      <w:ins w:id="75" w:author="Ana Cecília Agua de Melo" w:date="2026-04-21T12:23:00Z">
        <w:r>
          <w:rPr>
            <w:rFonts w:ascii="Times New Roman" w:eastAsia="Times New Roman" w:hAnsi="Times New Roman" w:cs="Times New Roman"/>
            <w:sz w:val="20"/>
            <w:szCs w:val="20"/>
          </w:rPr>
          <w:t xml:space="preserve"> sem</w:t>
        </w:r>
      </w:ins>
      <w:r>
        <w:rPr>
          <w:rFonts w:ascii="Times New Roman" w:eastAsia="Times New Roman" w:hAnsi="Times New Roman" w:cs="Times New Roman"/>
          <w:sz w:val="20"/>
          <w:szCs w:val="20"/>
        </w:rPr>
        <w:t xml:space="preserve"> querer, dentro de um espectro óptico traumático em que as memórias do Holocausto cotidianamente nos atormentam e assombram. Afinal, não são aqueles que sobreviveram que revisitam psiquicamente as situações dos guetos, dos campos de concentração e de extermínio? Não somos nós, sobreviventes, aqueles que pesquisam, debatem, choram e buscam</w:t>
      </w:r>
      <w:ins w:id="76" w:author="Ana Cecília Agua de Melo" w:date="2026-04-21T12:23:00Z">
        <w:r>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 mesmo sem fim aparente – respostas para explicar tais tragédias? Neste texto procura-se entender que relembrar nossas dores e expor nossas fragilidades é defender a memória, e assim, a vida.</w:t>
      </w:r>
    </w:p>
  </w:footnote>
  <w:footnote w:id="13">
    <w:p w14:paraId="0000013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Mãe biológica de meu bisavô Aba (Alberto)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que por sua vez é pai de minha avó materna Sarah Dora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Haber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(1941-2021).</w:t>
      </w:r>
    </w:p>
  </w:footnote>
  <w:footnote w:id="14">
    <w:p w14:paraId="0000013F" w14:textId="6A9AD60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é uma língua judaic</w:t>
      </w:r>
      <w:ins w:id="109" w:author="Ana Cecília Agua de Melo" w:date="2026-04-21T12:36:00Z">
        <w:r>
          <w:rPr>
            <w:rFonts w:ascii="Times New Roman" w:eastAsia="Times New Roman" w:hAnsi="Times New Roman" w:cs="Times New Roman"/>
            <w:sz w:val="20"/>
            <w:szCs w:val="20"/>
          </w:rPr>
          <w:t>o</w:t>
        </w:r>
      </w:ins>
      <w:del w:id="110" w:author="Ana Cecília Agua de Melo" w:date="2026-04-21T12:36:00Z">
        <w:r w:rsidDel="00DC6FB3">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-germânica falada por judeus provenientes da Europa Central e Oriental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sz w:val="20"/>
          <w:szCs w:val="20"/>
        </w:rPr>
        <w:t xml:space="preserve">), uma mescla entre o alto-alemão do século XIV </w:t>
      </w:r>
      <w:ins w:id="111" w:author="Ana Cecília Agua de Melo" w:date="2026-04-21T12:36:00Z">
        <w:r>
          <w:rPr>
            <w:rFonts w:ascii="Times New Roman" w:eastAsia="Times New Roman" w:hAnsi="Times New Roman" w:cs="Times New Roman"/>
            <w:sz w:val="20"/>
            <w:szCs w:val="20"/>
          </w:rPr>
          <w:t>e</w:t>
        </w:r>
      </w:ins>
      <w:del w:id="112" w:author="Ana Cecília Agua de Melo" w:date="2026-04-21T12:36:00Z">
        <w:r w:rsidDel="00DC6FB3">
          <w:rPr>
            <w:rFonts w:ascii="Times New Roman" w:eastAsia="Times New Roman" w:hAnsi="Times New Roman" w:cs="Times New Roman"/>
            <w:sz w:val="20"/>
            <w:szCs w:val="20"/>
          </w:rPr>
          <w:delText>com</w:delText>
        </w:r>
      </w:del>
      <w:r>
        <w:rPr>
          <w:rFonts w:ascii="Times New Roman" w:eastAsia="Times New Roman" w:hAnsi="Times New Roman" w:cs="Times New Roman"/>
          <w:sz w:val="20"/>
          <w:szCs w:val="20"/>
        </w:rPr>
        <w:t xml:space="preserve"> elementos do hebraico e das línguas eslavas. Atualmente, apesar do grande número de falantes</w:t>
      </w:r>
      <w:ins w:id="113" w:author="Ana Cecília Agua de Melo" w:date="2026-04-21T12:36:00Z">
        <w:r>
          <w:rPr>
            <w:rFonts w:ascii="Times New Roman" w:eastAsia="Times New Roman" w:hAnsi="Times New Roman" w:cs="Times New Roman"/>
            <w:sz w:val="20"/>
            <w:szCs w:val="20"/>
          </w:rPr>
          <w:t xml:space="preserve"> do</w:t>
        </w:r>
      </w:ins>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serem judeus de vertentes ortodoxas e </w:t>
      </w:r>
      <w:proofErr w:type="spellStart"/>
      <w:r>
        <w:rPr>
          <w:rFonts w:ascii="Times New Roman" w:eastAsia="Times New Roman" w:hAnsi="Times New Roman" w:cs="Times New Roman"/>
          <w:sz w:val="20"/>
          <w:szCs w:val="20"/>
        </w:rPr>
        <w:t>ultraortodoxas</w:t>
      </w:r>
      <w:proofErr w:type="spellEnd"/>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não é, em si, uma língua ortodoxa, mas sim uma língua </w:t>
      </w:r>
      <w:proofErr w:type="spellStart"/>
      <w:r>
        <w:rPr>
          <w:rFonts w:ascii="Times New Roman" w:eastAsia="Times New Roman" w:hAnsi="Times New Roman" w:cs="Times New Roman"/>
          <w:sz w:val="20"/>
          <w:szCs w:val="20"/>
        </w:rPr>
        <w:t>diaspórica</w:t>
      </w:r>
      <w:proofErr w:type="spellEnd"/>
      <w:r>
        <w:rPr>
          <w:rFonts w:ascii="Times New Roman" w:eastAsia="Times New Roman" w:hAnsi="Times New Roman" w:cs="Times New Roman"/>
          <w:sz w:val="20"/>
          <w:szCs w:val="20"/>
        </w:rPr>
        <w:t xml:space="preserve"> herdada e atravessada de espiritualidade e de tradição.</w:t>
      </w:r>
    </w:p>
  </w:footnote>
  <w:footnote w:id="15">
    <w:p w14:paraId="0000014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fugiu da Polônia em torno do ano de 1925, deixando o seu único filho – órfão de pai – aos cuidados de seus antigos sogros </w:t>
      </w:r>
      <w:proofErr w:type="spellStart"/>
      <w:r>
        <w:rPr>
          <w:rFonts w:ascii="Times New Roman" w:eastAsia="Times New Roman" w:hAnsi="Times New Roman" w:cs="Times New Roman"/>
          <w:sz w:val="20"/>
          <w:szCs w:val="20"/>
        </w:rPr>
        <w:t>Dawid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Ruchla</w:t>
      </w:r>
      <w:proofErr w:type="spellEnd"/>
      <w:r>
        <w:rPr>
          <w:rFonts w:ascii="Times New Roman" w:eastAsia="Times New Roman" w:hAnsi="Times New Roman" w:cs="Times New Roman"/>
          <w:sz w:val="20"/>
          <w:szCs w:val="20"/>
        </w:rPr>
        <w:t xml:space="preserve"> Lea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Ambos, </w:t>
      </w:r>
      <w:proofErr w:type="spellStart"/>
      <w:r>
        <w:rPr>
          <w:rFonts w:ascii="Times New Roman" w:eastAsia="Times New Roman" w:hAnsi="Times New Roman" w:cs="Times New Roman"/>
          <w:sz w:val="20"/>
          <w:szCs w:val="20"/>
        </w:rPr>
        <w:t>Dawid</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Ruchla</w:t>
      </w:r>
      <w:proofErr w:type="spellEnd"/>
      <w:r>
        <w:rPr>
          <w:rFonts w:ascii="Times New Roman" w:eastAsia="Times New Roman" w:hAnsi="Times New Roman" w:cs="Times New Roman"/>
          <w:sz w:val="20"/>
          <w:szCs w:val="20"/>
        </w:rPr>
        <w:t xml:space="preserve"> Lea</w:t>
      </w:r>
      <w:r>
        <w:rPr>
          <w:rFonts w:ascii="Times New Roman" w:eastAsia="Times New Roman" w:hAnsi="Times New Roman" w:cs="Times New Roman"/>
          <w:i/>
          <w:iCs/>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morreram em 1939 durante o início dos bombardeios nazistas nas cercanias da cidade de Lublin, na Polônia.</w:t>
      </w:r>
    </w:p>
  </w:footnote>
  <w:footnote w:id="16">
    <w:p w14:paraId="00000141" w14:textId="577A1EE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SUTZKEVER apud</w:t>
      </w:r>
      <w:del w:id="134" w:author="Ana Cecília Agua de Melo" w:date="2026-04-21T12:37:00Z">
        <w:r w:rsidDel="00DC6FB3">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DIDI-HUBERMAN, </w:t>
      </w:r>
      <w:ins w:id="135" w:author="Ana Cecília Agua de Melo" w:date="2026-05-23T16:09:00Z">
        <w:r w:rsidR="00363BEE">
          <w:rPr>
            <w:rFonts w:ascii="Times New Roman" w:eastAsia="Times New Roman" w:hAnsi="Times New Roman" w:cs="Times New Roman"/>
            <w:iCs/>
            <w:sz w:val="20"/>
            <w:szCs w:val="20"/>
          </w:rPr>
          <w:t>op. cit.</w:t>
        </w:r>
      </w:ins>
      <w:del w:id="136" w:author="Ana Cecília Agua de Melo" w:date="2026-05-23T16:09:00Z">
        <w:r w:rsidDel="00363BEE">
          <w:rPr>
            <w:rFonts w:ascii="Times New Roman" w:eastAsia="Times New Roman" w:hAnsi="Times New Roman" w:cs="Times New Roman"/>
            <w:i/>
            <w:iCs/>
            <w:sz w:val="20"/>
            <w:szCs w:val="20"/>
          </w:rPr>
          <w:delText>Esparsas: Viagens aos papéis do gueto de Varsóvia</w:delText>
        </w:r>
      </w:del>
      <w:r>
        <w:rPr>
          <w:rFonts w:ascii="Times New Roman" w:eastAsia="Times New Roman" w:hAnsi="Times New Roman" w:cs="Times New Roman"/>
          <w:sz w:val="20"/>
          <w:szCs w:val="20"/>
        </w:rPr>
        <w:t>, p. 128.</w:t>
      </w:r>
    </w:p>
  </w:footnote>
  <w:footnote w:id="17">
    <w:p w14:paraId="0000014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Proposta de risco como consequência.</w:t>
      </w:r>
    </w:p>
  </w:footnote>
  <w:footnote w:id="18">
    <w:p w14:paraId="00000143" w14:textId="0274386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 risco inerente de continuar a escrever palavras em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como as que estão gravadas na folha fosca</w:t>
      </w:r>
      <w:del w:id="146" w:author="Ana Cecília Agua de Melo" w:date="2026-05-17T19:22:00Z">
        <w:r w:rsidDel="00E435B1">
          <w:rPr>
            <w:rFonts w:ascii="Times New Roman" w:eastAsia="Times New Roman" w:hAnsi="Times New Roman" w:cs="Times New Roman"/>
            <w:sz w:val="20"/>
            <w:szCs w:val="20"/>
          </w:rPr>
          <w:delText>, e</w:delText>
        </w:r>
      </w:del>
      <w:r>
        <w:rPr>
          <w:rFonts w:ascii="Times New Roman" w:eastAsia="Times New Roman" w:hAnsi="Times New Roman" w:cs="Times New Roman"/>
          <w:sz w:val="20"/>
          <w:szCs w:val="20"/>
        </w:rPr>
        <w:t xml:space="preserve"> que agora tenho diante de meus olhos. Essas palavras são, por si só, a prova concreta de sobrevivência às tropas nazistas, </w:t>
      </w:r>
      <w:ins w:id="147" w:author="Ana Cecília Agua de Melo" w:date="2026-05-17T19:22:00Z">
        <w:r>
          <w:rPr>
            <w:rFonts w:ascii="Times New Roman" w:eastAsia="Times New Roman" w:hAnsi="Times New Roman" w:cs="Times New Roman"/>
            <w:sz w:val="20"/>
            <w:szCs w:val="20"/>
          </w:rPr>
          <w:t>à</w:t>
        </w:r>
      </w:ins>
      <w:del w:id="148" w:author="Ana Cecília Agua de Melo" w:date="2026-05-17T19:22:00Z">
        <w:r w:rsidDel="00E435B1">
          <w:rPr>
            <w:rFonts w:ascii="Times New Roman" w:eastAsia="Times New Roman" w:hAnsi="Times New Roman" w:cs="Times New Roman"/>
            <w:sz w:val="20"/>
            <w:szCs w:val="20"/>
          </w:rPr>
          <w:delText>de viver a</w:delText>
        </w:r>
      </w:del>
      <w:r>
        <w:rPr>
          <w:rFonts w:ascii="Times New Roman" w:eastAsia="Times New Roman" w:hAnsi="Times New Roman" w:cs="Times New Roman"/>
          <w:sz w:val="20"/>
          <w:szCs w:val="20"/>
        </w:rPr>
        <w:t xml:space="preserve"> vida judaica na ilegalidade – fazendo com que ela se mantenha no além, no limiar da vida e da Lei. E assim, naquele momento, mais do que uma espada,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de minha </w:t>
      </w:r>
      <w:ins w:id="149" w:author="Ana Cecília Agua de Melo" w:date="2026-04-21T12:48:00Z">
        <w:r>
          <w:rPr>
            <w:rFonts w:ascii="Times New Roman" w:eastAsia="Times New Roman" w:hAnsi="Times New Roman" w:cs="Times New Roman"/>
            <w:sz w:val="20"/>
            <w:szCs w:val="20"/>
          </w:rPr>
          <w:t>trisavó</w:t>
        </w:r>
      </w:ins>
      <w:del w:id="150" w:author="Ana Cecília Agua de Melo" w:date="2026-04-21T12:48:00Z">
        <w:r w:rsidDel="00FC67F2">
          <w:rPr>
            <w:rFonts w:ascii="Times New Roman" w:eastAsia="Times New Roman" w:hAnsi="Times New Roman" w:cs="Times New Roman"/>
            <w:sz w:val="20"/>
            <w:szCs w:val="20"/>
          </w:rPr>
          <w:delText>tataravó</w:delText>
        </w:r>
      </w:del>
      <w:r>
        <w:rPr>
          <w:rFonts w:ascii="Times New Roman" w:eastAsia="Times New Roman" w:hAnsi="Times New Roman" w:cs="Times New Roman"/>
          <w:sz w:val="20"/>
          <w:szCs w:val="20"/>
        </w:rPr>
        <w:t xml:space="preserve"> se mostra enquanto um escudo de resistência a uma higienização linguístic</w:t>
      </w:r>
      <w:ins w:id="151" w:author="Ana Cecília Agua de Melo" w:date="2026-04-21T12:48:00Z">
        <w:r>
          <w:rPr>
            <w:rFonts w:ascii="Times New Roman" w:eastAsia="Times New Roman" w:hAnsi="Times New Roman" w:cs="Times New Roman"/>
            <w:sz w:val="20"/>
            <w:szCs w:val="20"/>
          </w:rPr>
          <w:t>o</w:t>
        </w:r>
      </w:ins>
      <w:del w:id="152" w:author="Ana Cecília Agua de Melo" w:date="2026-04-21T12:48:00Z">
        <w:r w:rsidDel="00FC67F2">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-racial em curso na Europa. Isso porque, como nos lembra a escritora judia-mexicana Myriam Moscona,</w:t>
      </w:r>
      <w:r>
        <w:rPr>
          <w:rFonts w:ascii="Times New Roman" w:eastAsia="Times New Roman" w:hAnsi="Times New Roman" w:cs="Times New Roman"/>
          <w:i/>
          <w:iCs/>
          <w:sz w:val="20"/>
          <w:szCs w:val="20"/>
        </w:rPr>
        <w:t xml:space="preserve"> “assim como as pessoas, as línguas também foram enviadas às câmaras de </w:t>
      </w:r>
      <w:proofErr w:type="gramStart"/>
      <w:r>
        <w:rPr>
          <w:rFonts w:ascii="Times New Roman" w:eastAsia="Times New Roman" w:hAnsi="Times New Roman" w:cs="Times New Roman"/>
          <w:i/>
          <w:iCs/>
          <w:sz w:val="20"/>
          <w:szCs w:val="20"/>
        </w:rPr>
        <w:t>gás”</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144" w14:textId="77777777" w:rsidR="00BE0CF3" w:rsidRDefault="00BE0CF3">
      <w:pPr>
        <w:spacing w:line="240" w:lineRule="auto"/>
        <w:jc w:val="both"/>
      </w:pPr>
      <w:r>
        <w:rPr>
          <w:rFonts w:ascii="Times New Roman" w:eastAsia="Times New Roman" w:hAnsi="Times New Roman" w:cs="Times New Roman"/>
          <w:sz w:val="20"/>
          <w:szCs w:val="20"/>
        </w:rPr>
        <w:t xml:space="preserve">¹6/¹ MOSCONA, </w:t>
      </w:r>
      <w:proofErr w:type="spellStart"/>
      <w:r>
        <w:rPr>
          <w:rFonts w:ascii="Times New Roman" w:eastAsia="Times New Roman" w:hAnsi="Times New Roman" w:cs="Times New Roman"/>
          <w:i/>
          <w:iCs/>
          <w:sz w:val="20"/>
          <w:szCs w:val="20"/>
        </w:rPr>
        <w:t>Palabra</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del</w:t>
      </w:r>
      <w:proofErr w:type="spellEnd"/>
      <w:r>
        <w:rPr>
          <w:rFonts w:ascii="Times New Roman" w:eastAsia="Times New Roman" w:hAnsi="Times New Roman" w:cs="Times New Roman"/>
          <w:i/>
          <w:iCs/>
          <w:sz w:val="20"/>
          <w:szCs w:val="20"/>
        </w:rPr>
        <w:t xml:space="preserve"> autor</w:t>
      </w:r>
      <w:r>
        <w:rPr>
          <w:rFonts w:ascii="Times New Roman" w:eastAsia="Times New Roman" w:hAnsi="Times New Roman" w:cs="Times New Roman"/>
          <w:sz w:val="20"/>
          <w:szCs w:val="20"/>
        </w:rPr>
        <w:t>.</w:t>
      </w:r>
    </w:p>
  </w:footnote>
  <w:footnote w:id="19">
    <w:p w14:paraId="0000014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Trabalhar a experiência do eco como uma ressonância¹, algo que vai de encontro e que retorna em um duplo movimento de apropriação e distância. </w:t>
      </w:r>
    </w:p>
    <w:p w14:paraId="00000146" w14:textId="77777777" w:rsidR="00BE0CF3" w:rsidRDefault="00BE0CF3">
      <w:pPr>
        <w:spacing w:line="240" w:lineRule="auto"/>
        <w:jc w:val="both"/>
      </w:pPr>
      <w:r>
        <w:rPr>
          <w:rFonts w:ascii="Times New Roman" w:eastAsia="Times New Roman" w:hAnsi="Times New Roman" w:cs="Times New Roman"/>
          <w:sz w:val="20"/>
          <w:szCs w:val="20"/>
        </w:rPr>
        <w:t xml:space="preserve">17/¹ Pensar a ressonância enquanto tempo-limiar de retorno das perguntas que são colocadas no mundo. Ou seja, entre a primeira e a segunda aparição do signo, ou melhor, entre a ida e a volta de uma pergunta e/ou palavra ecoada, </w:t>
      </w:r>
      <w:del w:id="159" w:author="Ana Cecília Agua de Melo" w:date="2026-05-17T19:25:00Z">
        <w:r w:rsidDel="00E435B1">
          <w:rPr>
            <w:rFonts w:ascii="Times New Roman" w:eastAsia="Times New Roman" w:hAnsi="Times New Roman" w:cs="Times New Roman"/>
            <w:sz w:val="20"/>
            <w:szCs w:val="20"/>
          </w:rPr>
          <w:delText>per</w:delText>
        </w:r>
      </w:del>
      <w:r>
        <w:rPr>
          <w:rFonts w:ascii="Times New Roman" w:eastAsia="Times New Roman" w:hAnsi="Times New Roman" w:cs="Times New Roman"/>
          <w:sz w:val="20"/>
          <w:szCs w:val="20"/>
        </w:rPr>
        <w:t>corre o tempo.</w:t>
      </w:r>
    </w:p>
  </w:footnote>
  <w:footnote w:id="20">
    <w:p w14:paraId="0000014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Ritual judaico de reza e lembrança anual de entes queridos falecidos. </w:t>
      </w:r>
    </w:p>
  </w:footnote>
  <w:footnote w:id="21">
    <w:p w14:paraId="0000014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Reza judaica de lembrança e elevação de alma e de espírito de entes falecidos em que há a santificação e a glorificação do nome de Deus.</w:t>
      </w:r>
    </w:p>
  </w:footnote>
  <w:footnote w:id="22">
    <w:p w14:paraId="00000149" w14:textId="48BA0EA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Registro do Arquivo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 xml:space="preserve">, acervo pertencente ao grupo judaico clandestino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(em português, “a alegria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que atuava</w:t>
      </w:r>
      <w:del w:id="160" w:author="Ana Cecília Agua de Melo" w:date="2026-04-21T12:50:00Z">
        <w:r w:rsidDel="00FC67F2">
          <w:rPr>
            <w:rFonts w:ascii="Times New Roman" w:eastAsia="Times New Roman" w:hAnsi="Times New Roman" w:cs="Times New Roman"/>
            <w:sz w:val="20"/>
            <w:szCs w:val="20"/>
          </w:rPr>
          <w:delText>m</w:delText>
        </w:r>
      </w:del>
      <w:r>
        <w:rPr>
          <w:rFonts w:ascii="Times New Roman" w:eastAsia="Times New Roman" w:hAnsi="Times New Roman" w:cs="Times New Roman"/>
          <w:sz w:val="20"/>
          <w:szCs w:val="20"/>
        </w:rPr>
        <w:t xml:space="preserve"> coletando e registrando a vida comum e comunitária dentro</w:t>
      </w:r>
      <w:ins w:id="161" w:author="Ana Cecília Agua de Melo" w:date="2026-04-21T12:50:00Z">
        <w:r>
          <w:rPr>
            <w:rFonts w:ascii="Times New Roman" w:eastAsia="Times New Roman" w:hAnsi="Times New Roman" w:cs="Times New Roman"/>
            <w:sz w:val="20"/>
            <w:szCs w:val="20"/>
          </w:rPr>
          <w:t xml:space="preserve"> do</w:t>
        </w:r>
      </w:ins>
      <w:r>
        <w:rPr>
          <w:rFonts w:ascii="Times New Roman" w:eastAsia="Times New Roman" w:hAnsi="Times New Roman" w:cs="Times New Roman"/>
          <w:sz w:val="20"/>
          <w:szCs w:val="20"/>
        </w:rPr>
        <w:t xml:space="preserve"> gueto de Varsóvia, entre os anos de 1939-1943.</w:t>
      </w:r>
    </w:p>
  </w:footnote>
  <w:footnote w:id="23">
    <w:p w14:paraId="0000014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Registro do Arquivo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w:t>
      </w:r>
    </w:p>
  </w:footnote>
  <w:footnote w:id="24">
    <w:p w14:paraId="0000014B" w14:textId="14954C1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sobrevivência de uma língua </w:t>
      </w:r>
      <w:proofErr w:type="spellStart"/>
      <w:r>
        <w:rPr>
          <w:rFonts w:ascii="Times New Roman" w:eastAsia="Times New Roman" w:hAnsi="Times New Roman" w:cs="Times New Roman"/>
          <w:sz w:val="20"/>
          <w:szCs w:val="20"/>
        </w:rPr>
        <w:t>diaspórica</w:t>
      </w:r>
      <w:proofErr w:type="spellEnd"/>
      <w:r>
        <w:rPr>
          <w:rFonts w:ascii="Times New Roman" w:eastAsia="Times New Roman" w:hAnsi="Times New Roman" w:cs="Times New Roman"/>
          <w:sz w:val="20"/>
          <w:szCs w:val="20"/>
        </w:rPr>
        <w:t xml:space="preserve"> (como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e/ou 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¹) surge enquanto resposta às chamas flamejantes das fogueiras </w:t>
      </w:r>
      <w:ins w:id="167" w:author="Ana Cecília Agua de Melo" w:date="2026-05-21T18:26:00Z">
        <w:r>
          <w:rPr>
            <w:rFonts w:ascii="Times New Roman" w:eastAsia="Times New Roman" w:hAnsi="Times New Roman" w:cs="Times New Roman"/>
            <w:sz w:val="20"/>
            <w:szCs w:val="20"/>
          </w:rPr>
          <w:t>inquisitoriais</w:t>
        </w:r>
      </w:ins>
      <w:del w:id="168" w:author="Ana Cecília Agua de Melo" w:date="2026-05-21T18:26:00Z">
        <w:r w:rsidDel="008702B5">
          <w:rPr>
            <w:rFonts w:ascii="Times New Roman" w:eastAsia="Times New Roman" w:hAnsi="Times New Roman" w:cs="Times New Roman"/>
            <w:sz w:val="20"/>
            <w:szCs w:val="20"/>
          </w:rPr>
          <w:delText>inquisitórias</w:delText>
        </w:r>
      </w:del>
      <w:r>
        <w:rPr>
          <w:rFonts w:ascii="Times New Roman" w:eastAsia="Times New Roman" w:hAnsi="Times New Roman" w:cs="Times New Roman"/>
          <w:sz w:val="20"/>
          <w:szCs w:val="20"/>
        </w:rPr>
        <w:t xml:space="preserve"> e dos fornos crematórios dos campos de extermínio. São as próprias fagulhas das cinzas, esparsas partículas de papéis e de corpos que, lançadas para o ar e espalhadas pelo vento, se estabelecem e consolidam territorialidades próprias, dando sentidos de continuidade.</w:t>
      </w:r>
    </w:p>
    <w:p w14:paraId="0000014C" w14:textId="54E37C53" w:rsidR="00BE0CF3" w:rsidRDefault="00BE0CF3">
      <w:pPr>
        <w:spacing w:line="240" w:lineRule="auto"/>
        <w:jc w:val="both"/>
      </w:pPr>
      <w:r>
        <w:rPr>
          <w:rFonts w:ascii="Times New Roman" w:eastAsia="Times New Roman" w:hAnsi="Times New Roman" w:cs="Times New Roman"/>
          <w:sz w:val="20"/>
          <w:szCs w:val="20"/>
        </w:rPr>
        <w:t>²</w:t>
      </w:r>
      <w:proofErr w:type="gramStart"/>
      <w:r>
        <w:rPr>
          <w:rFonts w:ascii="Times New Roman" w:eastAsia="Times New Roman" w:hAnsi="Times New Roman" w:cs="Times New Roman"/>
          <w:sz w:val="20"/>
          <w:szCs w:val="20"/>
        </w:rPr>
        <w:t>²/¹ Tanto</w:t>
      </w:r>
      <w:proofErr w:type="gramEnd"/>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quanto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 xml:space="preserve">são línguas judaicas </w:t>
      </w:r>
      <w:proofErr w:type="spellStart"/>
      <w:r>
        <w:rPr>
          <w:rFonts w:ascii="Times New Roman" w:eastAsia="Times New Roman" w:hAnsi="Times New Roman" w:cs="Times New Roman"/>
          <w:sz w:val="20"/>
          <w:szCs w:val="20"/>
        </w:rPr>
        <w:t>diaspóricas</w:t>
      </w:r>
      <w:proofErr w:type="spellEnd"/>
      <w:r>
        <w:rPr>
          <w:rFonts w:ascii="Times New Roman" w:eastAsia="Times New Roman" w:hAnsi="Times New Roman" w:cs="Times New Roman"/>
          <w:sz w:val="20"/>
          <w:szCs w:val="20"/>
        </w:rPr>
        <w:t>. A primeira se constrói por meio de mesclas entre o alemão, o hebraico e alguns elementos de línguas eslavas. E a segunda por meio de mesclas entre o português e</w:t>
      </w:r>
      <w:ins w:id="169" w:author="Ana Cecília Agua de Melo" w:date="2026-05-17T19:27:00Z">
        <w:r>
          <w:rPr>
            <w:rFonts w:ascii="Times New Roman" w:eastAsia="Times New Roman" w:hAnsi="Times New Roman" w:cs="Times New Roman"/>
            <w:sz w:val="20"/>
            <w:szCs w:val="20"/>
          </w:rPr>
          <w:t xml:space="preserve"> o</w:t>
        </w:r>
      </w:ins>
      <w:r>
        <w:rPr>
          <w:rFonts w:ascii="Times New Roman" w:eastAsia="Times New Roman" w:hAnsi="Times New Roman" w:cs="Times New Roman"/>
          <w:sz w:val="20"/>
          <w:szCs w:val="20"/>
        </w:rPr>
        <w:t xml:space="preserve"> espanhol medieval, o italiano e o hebraico.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é o idioma comum falado por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(judeus provenientes da Europa Central e do Leste Europeu) enquanto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 xml:space="preserve">é o idioma falado por judeus </w:t>
      </w:r>
      <w:proofErr w:type="spellStart"/>
      <w:r>
        <w:rPr>
          <w:rFonts w:ascii="Times New Roman" w:eastAsia="Times New Roman" w:hAnsi="Times New Roman" w:cs="Times New Roman"/>
          <w:i/>
          <w:iCs/>
          <w:sz w:val="20"/>
          <w:szCs w:val="20"/>
        </w:rPr>
        <w:t>sefaraditas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(judeus provenientes de Portugal e Espanha).</w:t>
      </w:r>
    </w:p>
  </w:footnote>
  <w:footnote w:id="25">
    <w:p w14:paraId="0000014D" w14:textId="3809503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Para a maioria das pessoas judias perseguidas (mortas em bombardeios, dentro dos guetos, em campos de extermínio ou em valas comuns) não houve milagre. Suas vidas não foram salvas, para alguns apenas as suas palavras foram</w:t>
      </w:r>
      <w:ins w:id="170" w:author="Ana Cecília Agua de Melo" w:date="2026-05-21T18:27:00Z">
        <w:r>
          <w:rPr>
            <w:rFonts w:ascii="Times New Roman" w:eastAsia="Times New Roman" w:hAnsi="Times New Roman" w:cs="Times New Roman"/>
            <w:sz w:val="20"/>
            <w:szCs w:val="20"/>
          </w:rPr>
          <w:t xml:space="preserve"> e,</w:t>
        </w:r>
      </w:ins>
      <w:del w:id="171" w:author="Ana Cecília Agua de Melo" w:date="2026-05-21T18:27:00Z">
        <w:r w:rsidDel="008702B5">
          <w:rPr>
            <w:rFonts w:ascii="Times New Roman" w:eastAsia="Times New Roman" w:hAnsi="Times New Roman" w:cs="Times New Roman"/>
            <w:sz w:val="20"/>
            <w:szCs w:val="20"/>
          </w:rPr>
          <w:delText>. E</w:delText>
        </w:r>
      </w:del>
      <w:r>
        <w:rPr>
          <w:rFonts w:ascii="Times New Roman" w:eastAsia="Times New Roman" w:hAnsi="Times New Roman" w:cs="Times New Roman"/>
          <w:sz w:val="20"/>
          <w:szCs w:val="20"/>
        </w:rPr>
        <w:t xml:space="preserve"> assim, persistem no tempo fazendo com que suas vidas e histórias sejam lidas ainda hoje, depois de suas mortes.</w:t>
      </w:r>
    </w:p>
  </w:footnote>
  <w:footnote w:id="26">
    <w:p w14:paraId="0000014E" w14:textId="36255FA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 seu livro </w:t>
      </w:r>
      <w:r>
        <w:rPr>
          <w:rFonts w:ascii="Times New Roman" w:eastAsia="Times New Roman" w:hAnsi="Times New Roman" w:cs="Times New Roman"/>
          <w:i/>
          <w:iCs/>
          <w:sz w:val="20"/>
          <w:szCs w:val="20"/>
        </w:rPr>
        <w:t>TAZ - Zonas Temporária</w:t>
      </w:r>
      <w:ins w:id="174" w:author="Ana Cecília Agua de Melo" w:date="2026-04-21T13:18:00Z">
        <w:r>
          <w:rPr>
            <w:rFonts w:ascii="Times New Roman" w:eastAsia="Times New Roman" w:hAnsi="Times New Roman" w:cs="Times New Roman"/>
            <w:i/>
            <w:iCs/>
            <w:sz w:val="20"/>
            <w:szCs w:val="20"/>
          </w:rPr>
          <w:t>s</w:t>
        </w:r>
      </w:ins>
      <w:r>
        <w:rPr>
          <w:rFonts w:ascii="Times New Roman" w:eastAsia="Times New Roman" w:hAnsi="Times New Roman" w:cs="Times New Roman"/>
          <w:i/>
          <w:iCs/>
          <w:sz w:val="20"/>
          <w:szCs w:val="20"/>
        </w:rPr>
        <w:t xml:space="preserve"> Autônomas</w:t>
      </w:r>
      <w:r>
        <w:rPr>
          <w:rFonts w:ascii="Times New Roman" w:eastAsia="Times New Roman" w:hAnsi="Times New Roman" w:cs="Times New Roman"/>
          <w:sz w:val="20"/>
          <w:szCs w:val="20"/>
        </w:rPr>
        <w:t xml:space="preserve">, o escritor e filósofo anarquista </w:t>
      </w:r>
      <w:proofErr w:type="spellStart"/>
      <w:r>
        <w:rPr>
          <w:rFonts w:ascii="Times New Roman" w:eastAsia="Times New Roman" w:hAnsi="Times New Roman" w:cs="Times New Roman"/>
          <w:sz w:val="20"/>
          <w:szCs w:val="20"/>
        </w:rPr>
        <w:t>Hakim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Bey</w:t>
      </w:r>
      <w:proofErr w:type="spellEnd"/>
      <w:r>
        <w:rPr>
          <w:rFonts w:ascii="Times New Roman" w:eastAsia="Times New Roman" w:hAnsi="Times New Roman" w:cs="Times New Roman"/>
          <w:sz w:val="20"/>
          <w:szCs w:val="20"/>
        </w:rPr>
        <w:t xml:space="preserve"> descreve a propagação de espaços autônomos temporários enquanto táticas de resistência e de esvaziamento de poder. Não seria o próprio ato de resistência do grupo clandestino judaico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sz w:val="20"/>
          <w:szCs w:val="20"/>
        </w:rPr>
        <w:t xml:space="preserve"> um espaço autônomo? Não seria</w:t>
      </w:r>
      <w:ins w:id="175" w:author="Ana Cecília Agua de Melo" w:date="2026-05-17T19:29:00Z">
        <w:r>
          <w:rPr>
            <w:rFonts w:ascii="Times New Roman" w:eastAsia="Times New Roman" w:hAnsi="Times New Roman" w:cs="Times New Roman"/>
            <w:sz w:val="20"/>
            <w:szCs w:val="20"/>
          </w:rPr>
          <w:t>m</w:t>
        </w:r>
      </w:ins>
      <w:r>
        <w:rPr>
          <w:rFonts w:ascii="Times New Roman" w:eastAsia="Times New Roman" w:hAnsi="Times New Roman" w:cs="Times New Roman"/>
          <w:sz w:val="20"/>
          <w:szCs w:val="20"/>
        </w:rPr>
        <w:t xml:space="preserve"> as páginas escritas e guardadas, para posteriormente serem resgatadas, criadoras de espacialidades temporárias? São possibilidades de outros mundos, e assim persist</w:t>
      </w:r>
      <w:del w:id="176" w:author="Ana Cecília Agua de Melo" w:date="2026-04-21T13:19:00Z">
        <w:r w:rsidDel="00CF7806">
          <w:rPr>
            <w:rFonts w:ascii="Times New Roman" w:eastAsia="Times New Roman" w:hAnsi="Times New Roman" w:cs="Times New Roman"/>
            <w:sz w:val="20"/>
            <w:szCs w:val="20"/>
          </w:rPr>
          <w:delText>ir</w:delText>
        </w:r>
      </w:del>
      <w:r>
        <w:rPr>
          <w:rFonts w:ascii="Times New Roman" w:eastAsia="Times New Roman" w:hAnsi="Times New Roman" w:cs="Times New Roman"/>
          <w:sz w:val="20"/>
          <w:szCs w:val="20"/>
        </w:rPr>
        <w:t>em no tempo.</w:t>
      </w:r>
    </w:p>
  </w:footnote>
  <w:footnote w:id="27">
    <w:p w14:paraId="0000014F" w14:textId="58AA5C2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Bunam</w:t>
      </w:r>
      <w:proofErr w:type="spellEnd"/>
      <w:r>
        <w:rPr>
          <w:rFonts w:ascii="Times New Roman" w:eastAsia="Times New Roman" w:hAnsi="Times New Roman" w:cs="Times New Roman"/>
          <w:sz w:val="20"/>
          <w:szCs w:val="20"/>
        </w:rPr>
        <w:t xml:space="preserve"> de </w:t>
      </w:r>
      <w:proofErr w:type="spellStart"/>
      <w:r>
        <w:rPr>
          <w:rFonts w:ascii="Times New Roman" w:eastAsia="Times New Roman" w:hAnsi="Times New Roman" w:cs="Times New Roman"/>
          <w:sz w:val="20"/>
          <w:szCs w:val="20"/>
        </w:rPr>
        <w:t>Pzhysha</w:t>
      </w:r>
      <w:proofErr w:type="spellEnd"/>
      <w:r>
        <w:rPr>
          <w:rFonts w:ascii="Times New Roman" w:eastAsia="Times New Roman" w:hAnsi="Times New Roman" w:cs="Times New Roman"/>
          <w:sz w:val="20"/>
          <w:szCs w:val="20"/>
        </w:rPr>
        <w:t xml:space="preserve"> (1765-1827) foi um dos principais líderes do movimento </w:t>
      </w:r>
      <w:proofErr w:type="spellStart"/>
      <w:r>
        <w:rPr>
          <w:rFonts w:ascii="Times New Roman" w:eastAsia="Times New Roman" w:hAnsi="Times New Roman" w:cs="Times New Roman"/>
          <w:i/>
          <w:iCs/>
          <w:sz w:val="20"/>
          <w:szCs w:val="20"/>
        </w:rPr>
        <w:t>hassídico</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na Polônia durante o final do século XVIII e</w:t>
      </w:r>
      <w:ins w:id="191" w:author="Ana Cecília Agua de Melo" w:date="2026-04-21T13:32:00Z">
        <w:r>
          <w:rPr>
            <w:rFonts w:ascii="Times New Roman" w:eastAsia="Times New Roman" w:hAnsi="Times New Roman" w:cs="Times New Roman"/>
            <w:sz w:val="20"/>
            <w:szCs w:val="20"/>
          </w:rPr>
          <w:t xml:space="preserve"> o</w:t>
        </w:r>
      </w:ins>
      <w:r>
        <w:rPr>
          <w:rFonts w:ascii="Times New Roman" w:eastAsia="Times New Roman" w:hAnsi="Times New Roman" w:cs="Times New Roman"/>
          <w:sz w:val="20"/>
          <w:szCs w:val="20"/>
        </w:rPr>
        <w:t xml:space="preserve"> início do século XIX. Seus contos, provérbios e histórias foram coletados e compilados no livro </w:t>
      </w:r>
      <w:r>
        <w:rPr>
          <w:rFonts w:ascii="Times New Roman" w:eastAsia="Times New Roman" w:hAnsi="Times New Roman" w:cs="Times New Roman"/>
          <w:i/>
          <w:iCs/>
          <w:sz w:val="20"/>
          <w:szCs w:val="20"/>
        </w:rPr>
        <w:t>História do Rabi</w:t>
      </w:r>
      <w:r>
        <w:rPr>
          <w:rFonts w:ascii="Times New Roman" w:eastAsia="Times New Roman" w:hAnsi="Times New Roman" w:cs="Times New Roman"/>
          <w:sz w:val="20"/>
          <w:szCs w:val="20"/>
        </w:rPr>
        <w:t xml:space="preserve"> do historiador e filósofo Martin </w:t>
      </w:r>
      <w:proofErr w:type="spellStart"/>
      <w:r>
        <w:rPr>
          <w:rFonts w:ascii="Times New Roman" w:eastAsia="Times New Roman" w:hAnsi="Times New Roman" w:cs="Times New Roman"/>
          <w:sz w:val="20"/>
          <w:szCs w:val="20"/>
        </w:rPr>
        <w:t>Buber</w:t>
      </w:r>
      <w:proofErr w:type="spellEnd"/>
      <w:r>
        <w:rPr>
          <w:rFonts w:ascii="Times New Roman" w:eastAsia="Times New Roman" w:hAnsi="Times New Roman" w:cs="Times New Roman"/>
          <w:sz w:val="20"/>
          <w:szCs w:val="20"/>
        </w:rPr>
        <w:t>.</w:t>
      </w:r>
    </w:p>
  </w:footnote>
  <w:footnote w:id="28">
    <w:p w14:paraId="00000150" w14:textId="199EF33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Rosh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Hashaná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(em português, “Cabeça do Ano”) é o dia festivo de início do calendário judaico. Acontece no primeiro dia do mês judaico de </w:t>
      </w:r>
      <w:proofErr w:type="spellStart"/>
      <w:r>
        <w:rPr>
          <w:rFonts w:ascii="Times New Roman" w:eastAsia="Times New Roman" w:hAnsi="Times New Roman" w:cs="Times New Roman"/>
          <w:sz w:val="20"/>
          <w:szCs w:val="20"/>
        </w:rPr>
        <w:t>Tishrei</w:t>
      </w:r>
      <w:proofErr w:type="spellEnd"/>
      <w:r>
        <w:rPr>
          <w:rFonts w:ascii="Times New Roman" w:eastAsia="Times New Roman" w:hAnsi="Times New Roman" w:cs="Times New Roman"/>
          <w:sz w:val="20"/>
          <w:szCs w:val="20"/>
        </w:rPr>
        <w:t xml:space="preserve">, que corresponde normalmente </w:t>
      </w:r>
      <w:ins w:id="192" w:author="Ana Cecília Agua de Melo" w:date="2026-05-17T19:34:00Z">
        <w:r>
          <w:rPr>
            <w:rFonts w:ascii="Times New Roman" w:eastAsia="Times New Roman" w:hAnsi="Times New Roman" w:cs="Times New Roman"/>
            <w:sz w:val="20"/>
            <w:szCs w:val="20"/>
          </w:rPr>
          <w:t>a</w:t>
        </w:r>
      </w:ins>
      <w:del w:id="193" w:author="Ana Cecília Agua de Melo" w:date="2026-05-17T19:34:00Z">
        <w:r w:rsidDel="005617EB">
          <w:rPr>
            <w:rFonts w:ascii="Times New Roman" w:eastAsia="Times New Roman" w:hAnsi="Times New Roman" w:cs="Times New Roman"/>
            <w:sz w:val="20"/>
            <w:szCs w:val="20"/>
          </w:rPr>
          <w:delText>entre</w:delText>
        </w:r>
      </w:del>
      <w:r>
        <w:rPr>
          <w:rFonts w:ascii="Times New Roman" w:eastAsia="Times New Roman" w:hAnsi="Times New Roman" w:cs="Times New Roman"/>
          <w:sz w:val="20"/>
          <w:szCs w:val="20"/>
        </w:rPr>
        <w:t xml:space="preserve"> finais de setembro e inícios de outubro no calendário gregoriano.</w:t>
      </w:r>
    </w:p>
  </w:footnote>
  <w:footnote w:id="29">
    <w:p w14:paraId="00000151" w14:textId="3479052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w:t>
      </w:r>
      <w:r>
        <w:rPr>
          <w:rFonts w:ascii="Times New Roman" w:eastAsia="Times New Roman" w:hAnsi="Times New Roman" w:cs="Times New Roman"/>
          <w:i/>
          <w:iCs/>
          <w:sz w:val="20"/>
          <w:szCs w:val="20"/>
        </w:rPr>
        <w:t xml:space="preserve"> </w:t>
      </w:r>
      <w:ins w:id="194" w:author="Ana Cecília Agua de Melo" w:date="2026-05-23T16:10:00Z">
        <w:r w:rsidR="00363BEE">
          <w:rPr>
            <w:rFonts w:ascii="Times New Roman" w:eastAsia="Times New Roman" w:hAnsi="Times New Roman" w:cs="Times New Roman"/>
            <w:iCs/>
            <w:sz w:val="20"/>
            <w:szCs w:val="20"/>
          </w:rPr>
          <w:t>op. cit.</w:t>
        </w:r>
      </w:ins>
      <w:del w:id="195" w:author="Ana Cecília Agua de Melo" w:date="2026-05-23T16:10:00Z">
        <w:r w:rsidDel="00363BEE">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577.</w:t>
      </w:r>
    </w:p>
  </w:footnote>
  <w:footnote w:id="30">
    <w:p w14:paraId="00000152" w14:textId="63B7FCD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sz w:val="20"/>
          <w:szCs w:val="20"/>
        </w:rPr>
        <w:t xml:space="preserve"> foi um grupo judaico clandestino liderado pelo historiador polonês Emanuel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 xml:space="preserve"> (1900-1944) que atuou entre os anos de 1939 </w:t>
      </w:r>
      <w:ins w:id="201" w:author="Ana Cecília Agua de Melo" w:date="2026-04-21T13:33:00Z">
        <w:r>
          <w:rPr>
            <w:rFonts w:ascii="Times New Roman" w:eastAsia="Times New Roman" w:hAnsi="Times New Roman" w:cs="Times New Roman"/>
            <w:sz w:val="20"/>
            <w:szCs w:val="20"/>
          </w:rPr>
          <w:t>e</w:t>
        </w:r>
      </w:ins>
      <w:del w:id="202" w:author="Ana Cecília Agua de Melo" w:date="2026-04-21T13:33:00Z">
        <w:r w:rsidDel="002E74C3">
          <w:rPr>
            <w:rFonts w:ascii="Times New Roman" w:eastAsia="Times New Roman" w:hAnsi="Times New Roman" w:cs="Times New Roman"/>
            <w:sz w:val="20"/>
            <w:szCs w:val="20"/>
          </w:rPr>
          <w:delText>até o ano de</w:delText>
        </w:r>
      </w:del>
      <w:r>
        <w:rPr>
          <w:rFonts w:ascii="Times New Roman" w:eastAsia="Times New Roman" w:hAnsi="Times New Roman" w:cs="Times New Roman"/>
          <w:sz w:val="20"/>
          <w:szCs w:val="20"/>
        </w:rPr>
        <w:t xml:space="preserve"> 1943 dentro dos limites do gueto de Varsóvia, Polônia. O grupo dedicava-se a coletar e preservar relatos, histórias, sonhos, contos, gritos, choros e demais testemunhos sobre a vida individual e comunitária no gueto de Varsóvia durante a Segunda Guerra Mundial. Algumas horas antes do levante do gueto, em 1943, o grupo enterrou seus arquivos em um ato de esperança de que esses documentos fossem encontrados ao final da guerra e que suas memórias pudessem, ao menos, ser</w:t>
      </w:r>
      <w:del w:id="203" w:author="Ana Cecília Agua de Melo" w:date="2026-04-21T13:34:00Z">
        <w:r w:rsidDel="002E74C3">
          <w:rPr>
            <w:rFonts w:ascii="Times New Roman" w:eastAsia="Times New Roman" w:hAnsi="Times New Roman" w:cs="Times New Roman"/>
            <w:sz w:val="20"/>
            <w:szCs w:val="20"/>
          </w:rPr>
          <w:delText>em</w:delText>
        </w:r>
      </w:del>
      <w:r>
        <w:rPr>
          <w:rFonts w:ascii="Times New Roman" w:eastAsia="Times New Roman" w:hAnsi="Times New Roman" w:cs="Times New Roman"/>
          <w:sz w:val="20"/>
          <w:szCs w:val="20"/>
        </w:rPr>
        <w:t xml:space="preserve"> preservadas.</w:t>
      </w:r>
    </w:p>
  </w:footnote>
  <w:footnote w:id="31">
    <w:p w14:paraId="0000015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noção de particulares, que aqui tenta-se construir, está ligada ao entendimento de que as famílias, as comunidades e os indivíduos dentro do gueto possuíam suas próprias histórias e trajetórias de vida. Mesmo assim, suas histórias singulares, ao final, são formadas por meio de papéis amontoados que ressoam, por mais diferentes que sejam, em uma história coletiva.</w:t>
      </w:r>
    </w:p>
  </w:footnote>
  <w:footnote w:id="32">
    <w:p w14:paraId="00000154" w14:textId="1A9F136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Cosmopoéticas</w:t>
      </w:r>
      <w:proofErr w:type="spellEnd"/>
      <w:r>
        <w:rPr>
          <w:rFonts w:ascii="Times New Roman" w:eastAsia="Times New Roman" w:hAnsi="Times New Roman" w:cs="Times New Roman"/>
          <w:i/>
          <w:iCs/>
          <w:sz w:val="20"/>
          <w:szCs w:val="20"/>
        </w:rPr>
        <w:t xml:space="preserve"> do </w:t>
      </w:r>
      <w:ins w:id="211" w:author="Ana Cecília Agua de Melo" w:date="2026-04-21T13:33:00Z">
        <w:r>
          <w:rPr>
            <w:rFonts w:ascii="Times New Roman" w:eastAsia="Times New Roman" w:hAnsi="Times New Roman" w:cs="Times New Roman"/>
            <w:i/>
            <w:iCs/>
            <w:sz w:val="20"/>
            <w:szCs w:val="20"/>
          </w:rPr>
          <w:t>r</w:t>
        </w:r>
      </w:ins>
      <w:del w:id="212" w:author="Ana Cecília Agua de Melo" w:date="2026-04-21T13:33:00Z">
        <w:r w:rsidDel="002E74C3">
          <w:rPr>
            <w:rFonts w:ascii="Times New Roman" w:eastAsia="Times New Roman" w:hAnsi="Times New Roman" w:cs="Times New Roman"/>
            <w:i/>
            <w:iCs/>
            <w:sz w:val="20"/>
            <w:szCs w:val="20"/>
          </w:rPr>
          <w:delText>R</w:delText>
        </w:r>
      </w:del>
      <w:r>
        <w:rPr>
          <w:rFonts w:ascii="Times New Roman" w:eastAsia="Times New Roman" w:hAnsi="Times New Roman" w:cs="Times New Roman"/>
          <w:i/>
          <w:iCs/>
          <w:sz w:val="20"/>
          <w:szCs w:val="20"/>
        </w:rPr>
        <w:t>efúgio</w:t>
      </w:r>
      <w:r>
        <w:rPr>
          <w:rFonts w:ascii="Times New Roman" w:eastAsia="Times New Roman" w:hAnsi="Times New Roman" w:cs="Times New Roman"/>
          <w:sz w:val="20"/>
          <w:szCs w:val="20"/>
        </w:rPr>
        <w:t>, p. 85-86.</w:t>
      </w:r>
    </w:p>
  </w:footnote>
  <w:footnote w:id="33">
    <w:p w14:paraId="0000015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34">
    <w:p w14:paraId="0000015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 pensar, o que elas diriam sobre Gaza? </w:t>
      </w:r>
    </w:p>
  </w:footnote>
  <w:footnote w:id="35">
    <w:p w14:paraId="00000157" w14:textId="1A81851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ins w:id="220" w:author="Ana Cecília Agua de Melo" w:date="2026-05-23T16:11:00Z">
        <w:r w:rsidR="00363BEE">
          <w:rPr>
            <w:rFonts w:ascii="Times New Roman" w:eastAsia="Times New Roman" w:hAnsi="Times New Roman" w:cs="Times New Roman"/>
            <w:iCs/>
            <w:sz w:val="20"/>
            <w:szCs w:val="20"/>
          </w:rPr>
          <w:t>op. cit.</w:t>
        </w:r>
      </w:ins>
      <w:del w:id="221" w:author="Ana Cecília Agua de Melo" w:date="2026-05-23T16:11:00Z">
        <w:r w:rsidDel="00363BEE">
          <w:rPr>
            <w:rFonts w:ascii="Times New Roman" w:eastAsia="Times New Roman" w:hAnsi="Times New Roman" w:cs="Times New Roman"/>
            <w:i/>
            <w:iCs/>
            <w:sz w:val="20"/>
            <w:szCs w:val="20"/>
          </w:rPr>
          <w:delText>Es</w:delText>
        </w:r>
      </w:del>
      <w:del w:id="222" w:author="Ana Cecília Agua de Melo" w:date="2026-05-23T16:10:00Z">
        <w:r w:rsidDel="00363BEE">
          <w:rPr>
            <w:rFonts w:ascii="Times New Roman" w:eastAsia="Times New Roman" w:hAnsi="Times New Roman" w:cs="Times New Roman"/>
            <w:i/>
            <w:iCs/>
            <w:sz w:val="20"/>
            <w:szCs w:val="20"/>
          </w:rPr>
          <w:delText>parsas: Viagens aos papéis do gueto de Varsóvia</w:delText>
        </w:r>
      </w:del>
      <w:r>
        <w:rPr>
          <w:rFonts w:ascii="Times New Roman" w:eastAsia="Times New Roman" w:hAnsi="Times New Roman" w:cs="Times New Roman"/>
          <w:sz w:val="20"/>
          <w:szCs w:val="20"/>
        </w:rPr>
        <w:t>, p. 107.</w:t>
      </w:r>
    </w:p>
  </w:footnote>
  <w:footnote w:id="36">
    <w:p w14:paraId="00000158" w14:textId="1198A8CA"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Após a morte de seu marido,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foge da Polônia em direção aos Estados Unidos da América, deixando seu filho, meu bisav</w:t>
      </w:r>
      <w:ins w:id="232" w:author="Ana Cecília Agua de Melo" w:date="2026-04-21T13:45:00Z">
        <w:r>
          <w:rPr>
            <w:rFonts w:ascii="Times New Roman" w:eastAsia="Times New Roman" w:hAnsi="Times New Roman" w:cs="Times New Roman"/>
            <w:sz w:val="20"/>
            <w:szCs w:val="20"/>
          </w:rPr>
          <w:t>ô</w:t>
        </w:r>
      </w:ins>
      <w:del w:id="233" w:author="Ana Cecília Agua de Melo" w:date="2026-04-21T13:45:00Z">
        <w:r w:rsidDel="00715A7E">
          <w:rPr>
            <w:rFonts w:ascii="Times New Roman" w:eastAsia="Times New Roman" w:hAnsi="Times New Roman" w:cs="Times New Roman"/>
            <w:sz w:val="20"/>
            <w:szCs w:val="20"/>
          </w:rPr>
          <w:delText>ó</w:delText>
        </w:r>
      </w:del>
      <w:r>
        <w:rPr>
          <w:rFonts w:ascii="Times New Roman" w:eastAsia="Times New Roman" w:hAnsi="Times New Roman" w:cs="Times New Roman"/>
          <w:sz w:val="20"/>
          <w:szCs w:val="20"/>
        </w:rPr>
        <w:t xml:space="preserve"> Aba (Alberto)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aos cuidados de seus cunhados e de seus sogros. </w:t>
      </w:r>
      <w:ins w:id="234" w:author="Ana Cecília Agua de Melo" w:date="2026-05-21T18:40:00Z">
        <w:r>
          <w:rPr>
            <w:rFonts w:ascii="Times New Roman" w:eastAsia="Times New Roman" w:hAnsi="Times New Roman" w:cs="Times New Roman"/>
            <w:sz w:val="20"/>
            <w:szCs w:val="20"/>
          </w:rPr>
          <w:t xml:space="preserve">A expressão </w:t>
        </w:r>
      </w:ins>
      <w:ins w:id="235" w:author="Ana Cecília Agua de Melo" w:date="2026-05-21T18:41:00Z">
        <w:r>
          <w:rPr>
            <w:rFonts w:ascii="Times New Roman" w:eastAsia="Times New Roman" w:hAnsi="Times New Roman" w:cs="Times New Roman"/>
            <w:sz w:val="20"/>
            <w:szCs w:val="20"/>
          </w:rPr>
          <w:t>“c</w:t>
        </w:r>
      </w:ins>
      <w:del w:id="236" w:author="Ana Cecília Agua de Melo" w:date="2026-05-21T18:41:00Z">
        <w:r w:rsidDel="00A765B7">
          <w:rPr>
            <w:rFonts w:ascii="Times New Roman" w:eastAsia="Times New Roman" w:hAnsi="Times New Roman" w:cs="Times New Roman"/>
            <w:sz w:val="20"/>
            <w:szCs w:val="20"/>
          </w:rPr>
          <w:delText>C</w:delText>
        </w:r>
      </w:del>
      <w:r>
        <w:rPr>
          <w:rFonts w:ascii="Times New Roman" w:eastAsia="Times New Roman" w:hAnsi="Times New Roman" w:cs="Times New Roman"/>
          <w:sz w:val="20"/>
          <w:szCs w:val="20"/>
        </w:rPr>
        <w:t>unhados-</w:t>
      </w:r>
      <w:proofErr w:type="gramStart"/>
      <w:r>
        <w:rPr>
          <w:rFonts w:ascii="Times New Roman" w:eastAsia="Times New Roman" w:hAnsi="Times New Roman" w:cs="Times New Roman"/>
          <w:sz w:val="20"/>
          <w:szCs w:val="20"/>
        </w:rPr>
        <w:t>irmãos</w:t>
      </w:r>
      <w:ins w:id="237" w:author="Ana Cecília Agua de Melo" w:date="2026-05-21T18:41: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w:t>
      </w:r>
      <w:ins w:id="238" w:author="Ana Cecília Agua de Melo" w:date="2026-05-21T18:41:00Z">
        <w:r>
          <w:rPr>
            <w:rFonts w:ascii="Times New Roman" w:eastAsia="Times New Roman" w:hAnsi="Times New Roman" w:cs="Times New Roman"/>
            <w:sz w:val="20"/>
            <w:szCs w:val="20"/>
          </w:rPr>
          <w:t>quer</w:t>
        </w:r>
        <w:proofErr w:type="gramEnd"/>
        <w:r>
          <w:rPr>
            <w:rFonts w:ascii="Times New Roman" w:eastAsia="Times New Roman" w:hAnsi="Times New Roman" w:cs="Times New Roman"/>
            <w:sz w:val="20"/>
            <w:szCs w:val="20"/>
          </w:rPr>
          <w:t xml:space="preserve"> traduzir a</w:t>
        </w:r>
      </w:ins>
      <w:del w:id="239" w:author="Ana Cecília Agua de Melo" w:date="2026-05-21T18:41:00Z">
        <w:r w:rsidDel="00A765B7">
          <w:rPr>
            <w:rFonts w:ascii="Times New Roman" w:eastAsia="Times New Roman" w:hAnsi="Times New Roman" w:cs="Times New Roman"/>
            <w:sz w:val="20"/>
            <w:szCs w:val="20"/>
          </w:rPr>
          <w:delText>referem-se à</w:delText>
        </w:r>
      </w:del>
      <w:r>
        <w:rPr>
          <w:rFonts w:ascii="Times New Roman" w:eastAsia="Times New Roman" w:hAnsi="Times New Roman" w:cs="Times New Roman"/>
          <w:sz w:val="20"/>
          <w:szCs w:val="20"/>
        </w:rPr>
        <w:t xml:space="preserve"> proximidade que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teria com os irmãos e irmãs de seu falecido marido.</w:t>
      </w:r>
    </w:p>
  </w:footnote>
  <w:footnote w:id="37">
    <w:p w14:paraId="0000015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Aqui é a nossa obrigação dar-lhes nome: </w:t>
      </w:r>
      <w:proofErr w:type="spellStart"/>
      <w:r>
        <w:rPr>
          <w:rFonts w:ascii="Times New Roman" w:eastAsia="Times New Roman" w:hAnsi="Times New Roman" w:cs="Times New Roman"/>
          <w:sz w:val="20"/>
          <w:szCs w:val="20"/>
        </w:rPr>
        <w:t>Moshe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Mekhl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Beila</w:t>
      </w:r>
      <w:proofErr w:type="spellEnd"/>
      <w:r>
        <w:rPr>
          <w:rFonts w:ascii="Times New Roman" w:eastAsia="Times New Roman" w:hAnsi="Times New Roman" w:cs="Times New Roman"/>
          <w:sz w:val="20"/>
          <w:szCs w:val="20"/>
        </w:rPr>
        <w:t xml:space="preserve"> Myriam </w:t>
      </w:r>
      <w:proofErr w:type="spellStart"/>
      <w:r>
        <w:rPr>
          <w:rFonts w:ascii="Times New Roman" w:eastAsia="Times New Roman" w:hAnsi="Times New Roman" w:cs="Times New Roman"/>
          <w:sz w:val="20"/>
          <w:szCs w:val="20"/>
        </w:rPr>
        <w:t>Sherberg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Icchak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Leib</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Yehudit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Sheindla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Sukholski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Mordechai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Yossef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Hanna </w:t>
      </w:r>
      <w:proofErr w:type="spellStart"/>
      <w:r>
        <w:rPr>
          <w:rFonts w:ascii="Times New Roman" w:eastAsia="Times New Roman" w:hAnsi="Times New Roman" w:cs="Times New Roman"/>
          <w:sz w:val="20"/>
          <w:szCs w:val="20"/>
        </w:rPr>
        <w:t>Sifra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Zilbershpan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Shifra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Godnizki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w:t>
      </w:r>
    </w:p>
  </w:footnote>
  <w:footnote w:id="38">
    <w:p w14:paraId="0000015A" w14:textId="3B681AD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preservação genealógica¹ – seja ela sanguínea, textual ou cultural – é uma das mais importantes preservaç</w:t>
      </w:r>
      <w:ins w:id="248" w:author="Ana Cecília Agua de Melo" w:date="2026-05-17T19:39:00Z">
        <w:r>
          <w:rPr>
            <w:rFonts w:ascii="Times New Roman" w:eastAsia="Times New Roman" w:hAnsi="Times New Roman" w:cs="Times New Roman"/>
            <w:sz w:val="20"/>
            <w:szCs w:val="20"/>
          </w:rPr>
          <w:t>ões</w:t>
        </w:r>
      </w:ins>
      <w:del w:id="249" w:author="Ana Cecília Agua de Melo" w:date="2026-05-17T19:39:00Z">
        <w:r w:rsidDel="0080513A">
          <w:rPr>
            <w:rFonts w:ascii="Times New Roman" w:eastAsia="Times New Roman" w:hAnsi="Times New Roman" w:cs="Times New Roman"/>
            <w:sz w:val="20"/>
            <w:szCs w:val="20"/>
          </w:rPr>
          <w:delText>ão</w:delText>
        </w:r>
      </w:del>
      <w:r>
        <w:rPr>
          <w:rFonts w:ascii="Times New Roman" w:eastAsia="Times New Roman" w:hAnsi="Times New Roman" w:cs="Times New Roman"/>
          <w:sz w:val="20"/>
          <w:szCs w:val="20"/>
        </w:rPr>
        <w:t xml:space="preserve"> da vida das comunidades judaicas nas diásporas.</w:t>
      </w:r>
    </w:p>
    <w:p w14:paraId="0000015B" w14:textId="77777777" w:rsidR="00BE0CF3" w:rsidRDefault="00BE0CF3">
      <w:pPr>
        <w:spacing w:line="240" w:lineRule="auto"/>
        <w:jc w:val="both"/>
      </w:pPr>
      <w:r>
        <w:rPr>
          <w:rFonts w:ascii="Times New Roman" w:eastAsia="Times New Roman" w:hAnsi="Times New Roman" w:cs="Times New Roman"/>
          <w:sz w:val="20"/>
          <w:szCs w:val="20"/>
        </w:rPr>
        <w:t xml:space="preserve">36/¹ Segundo o escritor Amós Oz e a historiadora </w:t>
      </w:r>
      <w:proofErr w:type="spellStart"/>
      <w:r>
        <w:rPr>
          <w:rFonts w:ascii="Times New Roman" w:eastAsia="Times New Roman" w:hAnsi="Times New Roman" w:cs="Times New Roman"/>
          <w:sz w:val="20"/>
          <w:szCs w:val="20"/>
        </w:rPr>
        <w:t>Fania</w:t>
      </w:r>
      <w:proofErr w:type="spellEnd"/>
      <w:r>
        <w:rPr>
          <w:rFonts w:ascii="Times New Roman" w:eastAsia="Times New Roman" w:hAnsi="Times New Roman" w:cs="Times New Roman"/>
          <w:sz w:val="20"/>
          <w:szCs w:val="20"/>
        </w:rPr>
        <w:t xml:space="preserve"> Oz-</w:t>
      </w:r>
      <w:proofErr w:type="spellStart"/>
      <w:r>
        <w:rPr>
          <w:rFonts w:ascii="Times New Roman" w:eastAsia="Times New Roman" w:hAnsi="Times New Roman" w:cs="Times New Roman"/>
          <w:sz w:val="20"/>
          <w:szCs w:val="20"/>
        </w:rPr>
        <w:t>Salzberger</w:t>
      </w:r>
      <w:proofErr w:type="spellEnd"/>
      <w:r>
        <w:rPr>
          <w:rFonts w:ascii="Times New Roman" w:eastAsia="Times New Roman" w:hAnsi="Times New Roman" w:cs="Times New Roman"/>
          <w:sz w:val="20"/>
          <w:szCs w:val="20"/>
        </w:rPr>
        <w:t>: “Para ser judeu não é necessário ser ‘filho/filha de mãe judia’, basta apenas ser um leitor”. Isso porque, na tradição judaica, todo leitor é revisor de originais, todo aluno é crítico</w:t>
      </w:r>
      <w:del w:id="250" w:author="Ana Cecília Agua de Melo" w:date="2026-05-21T18:41:00Z">
        <w:r w:rsidDel="001D54EA">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todo escritor, inclusive o criador do Universo, incorre em um grande número de questões.</w:t>
      </w:r>
    </w:p>
  </w:footnote>
  <w:footnote w:id="39">
    <w:p w14:paraId="0000015C" w14:textId="29F290A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ins w:id="267" w:author="Ana Cecília Agua de Melo" w:date="2026-05-23T16:11:00Z">
        <w:r w:rsidR="00363BEE">
          <w:rPr>
            <w:rFonts w:ascii="Times New Roman" w:eastAsia="Times New Roman" w:hAnsi="Times New Roman" w:cs="Times New Roman"/>
            <w:iCs/>
            <w:sz w:val="20"/>
            <w:szCs w:val="20"/>
          </w:rPr>
          <w:t>op. cit.</w:t>
        </w:r>
      </w:ins>
      <w:del w:id="268" w:author="Ana Cecília Agua de Melo" w:date="2026-05-23T16:11:00Z">
        <w:r w:rsidDel="00363BEE">
          <w:rPr>
            <w:rFonts w:ascii="Times New Roman" w:eastAsia="Times New Roman" w:hAnsi="Times New Roman" w:cs="Times New Roman"/>
            <w:i/>
            <w:iCs/>
            <w:sz w:val="20"/>
            <w:szCs w:val="20"/>
          </w:rPr>
          <w:delText>Esparsas: Viagens aos papéis do gueto de Varsóvia</w:delText>
        </w:r>
      </w:del>
      <w:r>
        <w:rPr>
          <w:rFonts w:ascii="Times New Roman" w:eastAsia="Times New Roman" w:hAnsi="Times New Roman" w:cs="Times New Roman"/>
          <w:sz w:val="20"/>
          <w:szCs w:val="20"/>
        </w:rPr>
        <w:t>, p. 129.</w:t>
      </w:r>
    </w:p>
  </w:footnote>
  <w:footnote w:id="40">
    <w:p w14:paraId="0000015D" w14:textId="526D61F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nazistas </w:t>
      </w:r>
      <w:del w:id="269" w:author="Ana Cecília Agua de Melo" w:date="2026-05-21T19:00:00Z">
        <w:r w:rsidDel="002B36F2">
          <w:rPr>
            <w:rFonts w:ascii="Times New Roman" w:eastAsia="Times New Roman" w:hAnsi="Times New Roman" w:cs="Times New Roman"/>
            <w:sz w:val="20"/>
            <w:szCs w:val="20"/>
          </w:rPr>
          <w:delText xml:space="preserve">não apenas </w:delText>
        </w:r>
      </w:del>
      <w:r>
        <w:rPr>
          <w:rFonts w:ascii="Times New Roman" w:eastAsia="Times New Roman" w:hAnsi="Times New Roman" w:cs="Times New Roman"/>
          <w:sz w:val="20"/>
          <w:szCs w:val="20"/>
        </w:rPr>
        <w:t>destruíram</w:t>
      </w:r>
      <w:ins w:id="270" w:author="Ana Cecília Agua de Melo" w:date="2026-05-21T19:00:00Z">
        <w:r>
          <w:rPr>
            <w:rFonts w:ascii="Times New Roman" w:eastAsia="Times New Roman" w:hAnsi="Times New Roman" w:cs="Times New Roman"/>
            <w:sz w:val="20"/>
            <w:szCs w:val="20"/>
          </w:rPr>
          <w:t xml:space="preserve"> não apenas</w:t>
        </w:r>
      </w:ins>
      <w:r>
        <w:rPr>
          <w:rFonts w:ascii="Times New Roman" w:eastAsia="Times New Roman" w:hAnsi="Times New Roman" w:cs="Times New Roman"/>
          <w:sz w:val="20"/>
          <w:szCs w:val="20"/>
        </w:rPr>
        <w:t xml:space="preserve"> os lugares judaicos de culto, de reza, de vida e de comunidade, como também </w:t>
      </w:r>
      <w:del w:id="271" w:author="Ana Cecília Agua de Melo" w:date="2026-05-21T19:00:00Z">
        <w:r w:rsidDel="002B36F2">
          <w:rPr>
            <w:rFonts w:ascii="Times New Roman" w:eastAsia="Times New Roman" w:hAnsi="Times New Roman" w:cs="Times New Roman"/>
            <w:sz w:val="20"/>
            <w:szCs w:val="20"/>
          </w:rPr>
          <w:delText xml:space="preserve">destruíram </w:delText>
        </w:r>
      </w:del>
      <w:r>
        <w:rPr>
          <w:rFonts w:ascii="Times New Roman" w:eastAsia="Times New Roman" w:hAnsi="Times New Roman" w:cs="Times New Roman"/>
          <w:sz w:val="20"/>
          <w:szCs w:val="20"/>
        </w:rPr>
        <w:t>seus lugares de morte.</w:t>
      </w:r>
    </w:p>
  </w:footnote>
  <w:footnote w:id="41">
    <w:p w14:paraId="0000015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morte pode possuir muitos nomes. Nas mais diversas pedras, espalhadas ao longo do memorial-campo de </w:t>
      </w:r>
      <w:proofErr w:type="spellStart"/>
      <w:r>
        <w:rPr>
          <w:rFonts w:ascii="Times New Roman" w:eastAsia="Times New Roman" w:hAnsi="Times New Roman" w:cs="Times New Roman"/>
          <w:sz w:val="20"/>
          <w:szCs w:val="20"/>
        </w:rPr>
        <w:t>Treblinka</w:t>
      </w:r>
      <w:proofErr w:type="spellEnd"/>
      <w:r>
        <w:rPr>
          <w:rFonts w:ascii="Times New Roman" w:eastAsia="Times New Roman" w:hAnsi="Times New Roman" w:cs="Times New Roman"/>
          <w:sz w:val="20"/>
          <w:szCs w:val="20"/>
        </w:rPr>
        <w:t>, estão gravados nomes de lugares de memória que jamais devemos nos esquecer.</w:t>
      </w:r>
    </w:p>
  </w:footnote>
  <w:footnote w:id="42">
    <w:p w14:paraId="0000015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Como diria Gabriel García Márquez: </w:t>
      </w:r>
      <w:r>
        <w:rPr>
          <w:rFonts w:ascii="Times New Roman" w:eastAsia="Times New Roman" w:hAnsi="Times New Roman" w:cs="Times New Roman"/>
          <w:i/>
          <w:iCs/>
          <w:sz w:val="20"/>
          <w:szCs w:val="20"/>
        </w:rPr>
        <w:t>“É a vida, mais do que a morte, que não tem limites”</w:t>
      </w:r>
      <w:r>
        <w:rPr>
          <w:rFonts w:ascii="Times New Roman" w:eastAsia="Times New Roman" w:hAnsi="Times New Roman" w:cs="Times New Roman"/>
          <w:sz w:val="20"/>
          <w:szCs w:val="20"/>
        </w:rPr>
        <w:t>.</w:t>
      </w:r>
    </w:p>
  </w:footnote>
  <w:footnote w:id="43">
    <w:p w14:paraId="00000160" w14:textId="0A31D69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“Escovar a história a contrapelo” </w:t>
      </w:r>
      <w:r>
        <w:rPr>
          <w:rFonts w:ascii="Times New Roman" w:eastAsia="Times New Roman" w:hAnsi="Times New Roman" w:cs="Times New Roman"/>
          <w:sz w:val="20"/>
          <w:szCs w:val="20"/>
        </w:rPr>
        <w:t>é uma metáfora de Walter Benjamin que busca analisar o passado questionando e revisitando a narrativa oficial dos vencedores. Por meio dessa abordagem, foca-se nas experiências dos oprimidos, vencidos e s</w:t>
      </w:r>
      <w:ins w:id="286" w:author="Ana Cecília Agua de Melo" w:date="2026-05-17T20:39:00Z">
        <w:r>
          <w:rPr>
            <w:rFonts w:ascii="Times New Roman" w:eastAsia="Times New Roman" w:hAnsi="Times New Roman" w:cs="Times New Roman"/>
            <w:sz w:val="20"/>
            <w:szCs w:val="20"/>
          </w:rPr>
          <w:t>ilenciados</w:t>
        </w:r>
      </w:ins>
      <w:del w:id="287" w:author="Ana Cecília Agua de Melo" w:date="2026-05-17T20:39:00Z">
        <w:r w:rsidDel="000C4D71">
          <w:rPr>
            <w:rFonts w:ascii="Times New Roman" w:eastAsia="Times New Roman" w:hAnsi="Times New Roman" w:cs="Times New Roman"/>
            <w:sz w:val="20"/>
            <w:szCs w:val="20"/>
          </w:rPr>
          <w:delText>elecionados</w:delText>
        </w:r>
      </w:del>
      <w:r>
        <w:rPr>
          <w:rFonts w:ascii="Times New Roman" w:eastAsia="Times New Roman" w:hAnsi="Times New Roman" w:cs="Times New Roman"/>
          <w:sz w:val="20"/>
          <w:szCs w:val="20"/>
        </w:rPr>
        <w:t>, revelando as lacunas e resistências que o progresso linear ignorou.</w:t>
      </w:r>
    </w:p>
  </w:footnote>
  <w:footnote w:id="44">
    <w:p w14:paraId="00000161" w14:textId="64848D8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 </w:t>
      </w:r>
      <w:ins w:id="294" w:author="Ana Cecília Agua de Melo" w:date="2026-05-23T16:12:00Z">
        <w:r w:rsidR="00363BEE">
          <w:rPr>
            <w:rFonts w:ascii="Times New Roman" w:eastAsia="Times New Roman" w:hAnsi="Times New Roman" w:cs="Times New Roman"/>
            <w:iCs/>
            <w:sz w:val="20"/>
            <w:szCs w:val="20"/>
          </w:rPr>
          <w:t>op. cit.</w:t>
        </w:r>
      </w:ins>
      <w:del w:id="295" w:author="Ana Cecília Agua de Melo" w:date="2026-05-23T16:12:00Z">
        <w:r w:rsidDel="00363BEE">
          <w:rPr>
            <w:rFonts w:ascii="Times New Roman" w:eastAsia="Times New Roman" w:hAnsi="Times New Roman" w:cs="Times New Roman"/>
            <w:i/>
            <w:iCs/>
            <w:sz w:val="20"/>
            <w:szCs w:val="20"/>
          </w:rPr>
          <w:delText>Cosmopoéticas do Refúgio</w:delText>
        </w:r>
      </w:del>
      <w:r>
        <w:rPr>
          <w:rFonts w:ascii="Times New Roman" w:eastAsia="Times New Roman" w:hAnsi="Times New Roman" w:cs="Times New Roman"/>
          <w:sz w:val="20"/>
          <w:szCs w:val="20"/>
        </w:rPr>
        <w:t>, p. 41.</w:t>
      </w:r>
    </w:p>
  </w:footnote>
  <w:footnote w:id="45">
    <w:p w14:paraId="00000247"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SORJ, </w:t>
      </w:r>
      <w:r>
        <w:rPr>
          <w:rFonts w:ascii="Times New Roman" w:eastAsia="Times New Roman" w:hAnsi="Times New Roman" w:cs="Times New Roman"/>
          <w:i/>
          <w:iCs/>
          <w:sz w:val="20"/>
          <w:szCs w:val="20"/>
        </w:rPr>
        <w:t xml:space="preserve">Sociabilidade brasileira e identidade judaica, </w:t>
      </w:r>
      <w:r>
        <w:rPr>
          <w:rFonts w:ascii="Times New Roman" w:eastAsia="Times New Roman" w:hAnsi="Times New Roman" w:cs="Times New Roman"/>
          <w:sz w:val="20"/>
          <w:szCs w:val="20"/>
        </w:rPr>
        <w:t>p. 21.</w:t>
      </w:r>
    </w:p>
  </w:footnote>
  <w:footnote w:id="46">
    <w:p w14:paraId="00000162" w14:textId="4C67BBE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TANSI apud</w:t>
      </w:r>
      <w:del w:id="307" w:author="Ana Cecília Agua de Melo" w:date="2026-04-21T14:12:00Z">
        <w:r w:rsidDel="00983B77">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BONA, </w:t>
      </w:r>
      <w:ins w:id="308" w:author="Ana Cecília Agua de Melo" w:date="2026-05-23T16:12:00Z">
        <w:r w:rsidR="00363BEE">
          <w:rPr>
            <w:rFonts w:ascii="Times New Roman" w:eastAsia="Times New Roman" w:hAnsi="Times New Roman" w:cs="Times New Roman"/>
            <w:iCs/>
            <w:sz w:val="20"/>
            <w:szCs w:val="20"/>
          </w:rPr>
          <w:t>op. cit.</w:t>
        </w:r>
      </w:ins>
      <w:del w:id="309" w:author="Ana Cecília Agua de Melo" w:date="2026-05-23T16:12:00Z">
        <w:r w:rsidDel="00363BEE">
          <w:rPr>
            <w:rFonts w:ascii="Times New Roman" w:eastAsia="Times New Roman" w:hAnsi="Times New Roman" w:cs="Times New Roman"/>
            <w:i/>
            <w:iCs/>
            <w:sz w:val="20"/>
            <w:szCs w:val="20"/>
          </w:rPr>
          <w:delText>Cosmopoéticas do Refúgio</w:delText>
        </w:r>
      </w:del>
      <w:r>
        <w:rPr>
          <w:rFonts w:ascii="Times New Roman" w:eastAsia="Times New Roman" w:hAnsi="Times New Roman" w:cs="Times New Roman"/>
          <w:sz w:val="20"/>
          <w:szCs w:val="20"/>
        </w:rPr>
        <w:t>, p. 3.</w:t>
      </w:r>
    </w:p>
  </w:footnote>
  <w:footnote w:id="47">
    <w:p w14:paraId="0000016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WAMPOLE, </w:t>
      </w:r>
      <w:r>
        <w:rPr>
          <w:rFonts w:ascii="Times New Roman" w:eastAsia="Times New Roman" w:hAnsi="Times New Roman" w:cs="Times New Roman"/>
          <w:i/>
          <w:iCs/>
          <w:sz w:val="20"/>
          <w:szCs w:val="20"/>
        </w:rPr>
        <w:t xml:space="preserve">A </w:t>
      </w:r>
      <w:proofErr w:type="spellStart"/>
      <w:r>
        <w:rPr>
          <w:rFonts w:ascii="Times New Roman" w:eastAsia="Times New Roman" w:hAnsi="Times New Roman" w:cs="Times New Roman"/>
          <w:i/>
          <w:iCs/>
          <w:sz w:val="20"/>
          <w:szCs w:val="20"/>
        </w:rPr>
        <w:t>ensaificação</w:t>
      </w:r>
      <w:proofErr w:type="spellEnd"/>
      <w:r>
        <w:rPr>
          <w:rFonts w:ascii="Times New Roman" w:eastAsia="Times New Roman" w:hAnsi="Times New Roman" w:cs="Times New Roman"/>
          <w:i/>
          <w:iCs/>
          <w:sz w:val="20"/>
          <w:szCs w:val="20"/>
        </w:rPr>
        <w:t xml:space="preserve"> de tudo</w:t>
      </w:r>
      <w:r>
        <w:rPr>
          <w:rFonts w:ascii="Times New Roman" w:eastAsia="Times New Roman" w:hAnsi="Times New Roman" w:cs="Times New Roman"/>
          <w:sz w:val="20"/>
          <w:szCs w:val="20"/>
        </w:rPr>
        <w:t>.</w:t>
      </w:r>
    </w:p>
  </w:footnote>
  <w:footnote w:id="48">
    <w:p w14:paraId="0000016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49">
    <w:p w14:paraId="0000016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FOUCAULT, </w:t>
      </w:r>
      <w:r>
        <w:rPr>
          <w:rFonts w:ascii="Times New Roman" w:eastAsia="Times New Roman" w:hAnsi="Times New Roman" w:cs="Times New Roman"/>
          <w:i/>
          <w:iCs/>
          <w:sz w:val="20"/>
          <w:szCs w:val="20"/>
        </w:rPr>
        <w:t>A vida dos homens infames</w:t>
      </w:r>
      <w:r>
        <w:rPr>
          <w:rFonts w:ascii="Times New Roman" w:eastAsia="Times New Roman" w:hAnsi="Times New Roman" w:cs="Times New Roman"/>
          <w:sz w:val="20"/>
          <w:szCs w:val="20"/>
        </w:rPr>
        <w:t>, p. 203.</w:t>
      </w:r>
    </w:p>
  </w:footnote>
  <w:footnote w:id="50">
    <w:p w14:paraId="0000016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línguas também possuem biografia.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conserva as memórias de infância de um espanhol medieval. As pessoas podem esquecer, mas as línguas não. As línguas mantêm as alegrias, as dores e as feridas de tudo que há passado.</w:t>
      </w:r>
    </w:p>
  </w:footnote>
  <w:footnote w:id="51">
    <w:p w14:paraId="0000016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Tarfon</w:t>
      </w:r>
      <w:proofErr w:type="spellEnd"/>
      <w:r>
        <w:rPr>
          <w:rFonts w:ascii="Times New Roman" w:eastAsia="Times New Roman" w:hAnsi="Times New Roman" w:cs="Times New Roman"/>
          <w:sz w:val="20"/>
          <w:szCs w:val="20"/>
        </w:rPr>
        <w:t xml:space="preserve"> foi membro da terceira geração de estudiosos da </w:t>
      </w:r>
      <w:proofErr w:type="spellStart"/>
      <w:r>
        <w:rPr>
          <w:rFonts w:ascii="Times New Roman" w:eastAsia="Times New Roman" w:hAnsi="Times New Roman" w:cs="Times New Roman"/>
          <w:i/>
          <w:iCs/>
          <w:sz w:val="20"/>
          <w:szCs w:val="20"/>
        </w:rPr>
        <w:t>Mishná</w:t>
      </w:r>
      <w:proofErr w:type="spellEnd"/>
      <w:r>
        <w:rPr>
          <w:rFonts w:ascii="Times New Roman" w:eastAsia="Times New Roman" w:hAnsi="Times New Roman" w:cs="Times New Roman"/>
          <w:sz w:val="20"/>
          <w:szCs w:val="20"/>
        </w:rPr>
        <w:t xml:space="preserve">, vivendo entre os séculos I e II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w:t>
      </w:r>
    </w:p>
  </w:footnote>
  <w:footnote w:id="52">
    <w:p w14:paraId="0000016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Pirkei</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Avot</w:t>
      </w:r>
      <w:proofErr w:type="spellEnd"/>
      <w:r>
        <w:rPr>
          <w:rFonts w:ascii="Times New Roman" w:eastAsia="Times New Roman" w:hAnsi="Times New Roman" w:cs="Times New Roman"/>
          <w:sz w:val="20"/>
          <w:szCs w:val="20"/>
        </w:rPr>
        <w:t xml:space="preserve"> 2:16, escrito cerca do século I.</w:t>
      </w:r>
    </w:p>
  </w:footnote>
  <w:footnote w:id="53">
    <w:p w14:paraId="0000016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 “e que eu o veja”. </w:t>
      </w:r>
    </w:p>
  </w:footnote>
  <w:footnote w:id="54">
    <w:p w14:paraId="0000016A" w14:textId="31F2688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 território sagrado judaico</w:t>
      </w:r>
      <w:del w:id="344" w:author="Ana Cecília Agua de Melo" w:date="2026-04-21T14:34:00Z">
        <w:r w:rsidDel="0004399B">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o local escolhido para a construção do primeiro e do segundo Templo Sagrado de Jerusalém¹. </w:t>
      </w:r>
      <w:ins w:id="345" w:author="Ana Cecília Agua de Melo" w:date="2026-04-21T14:34:00Z">
        <w:r>
          <w:rPr>
            <w:rFonts w:ascii="Times New Roman" w:eastAsia="Times New Roman" w:hAnsi="Times New Roman" w:cs="Times New Roman"/>
            <w:sz w:val="20"/>
            <w:szCs w:val="20"/>
          </w:rPr>
          <w:t>P</w:t>
        </w:r>
      </w:ins>
      <w:del w:id="346" w:author="Ana Cecília Agua de Melo" w:date="2026-04-21T14:34:00Z">
        <w:r w:rsidDel="0004399B">
          <w:rPr>
            <w:rFonts w:ascii="Times New Roman" w:eastAsia="Times New Roman" w:hAnsi="Times New Roman" w:cs="Times New Roman"/>
            <w:sz w:val="20"/>
            <w:szCs w:val="20"/>
          </w:rPr>
          <w:delText>Isso, pois, este espaço p</w:delText>
        </w:r>
      </w:del>
      <w:r>
        <w:rPr>
          <w:rFonts w:ascii="Times New Roman" w:eastAsia="Times New Roman" w:hAnsi="Times New Roman" w:cs="Times New Roman"/>
          <w:sz w:val="20"/>
          <w:szCs w:val="20"/>
        </w:rPr>
        <w:t xml:space="preserve">ossui um simbolismo cósmico e testemunhou uma das máximas práticas de benevolência judaica: </w:t>
      </w:r>
      <w:proofErr w:type="spellStart"/>
      <w:r>
        <w:rPr>
          <w:rFonts w:ascii="Times New Roman" w:eastAsia="Times New Roman" w:hAnsi="Times New Roman" w:cs="Times New Roman"/>
          <w:i/>
          <w:iCs/>
          <w:sz w:val="20"/>
          <w:szCs w:val="20"/>
        </w:rPr>
        <w:t>Veahavtá</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Lereacha</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Kamocha</w:t>
      </w:r>
      <w:proofErr w:type="spellEnd"/>
      <w:r>
        <w:rPr>
          <w:rFonts w:ascii="Times New Roman" w:eastAsia="Times New Roman" w:hAnsi="Times New Roman" w:cs="Times New Roman"/>
          <w:sz w:val="20"/>
          <w:szCs w:val="20"/>
        </w:rPr>
        <w:t xml:space="preserve"> (“Ame o teu próximo como a ti mesmo”) – acrescentado por Rabi </w:t>
      </w:r>
      <w:proofErr w:type="spellStart"/>
      <w:r>
        <w:rPr>
          <w:rFonts w:ascii="Times New Roman" w:eastAsia="Times New Roman" w:hAnsi="Times New Roman" w:cs="Times New Roman"/>
          <w:sz w:val="20"/>
          <w:szCs w:val="20"/>
        </w:rPr>
        <w:t>Akiva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Ze’Klal</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Gadol</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baTorá</w:t>
      </w:r>
      <w:proofErr w:type="spellEnd"/>
      <w:r>
        <w:rPr>
          <w:rFonts w:ascii="Times New Roman" w:eastAsia="Times New Roman" w:hAnsi="Times New Roman" w:cs="Times New Roman"/>
          <w:sz w:val="20"/>
          <w:szCs w:val="20"/>
        </w:rPr>
        <w:t xml:space="preserve"> (“Este é o maior princípio da Torá”).</w:t>
      </w:r>
    </w:p>
    <w:p w14:paraId="0000016B" w14:textId="2DB363DB" w:rsidR="00BE0CF3" w:rsidRDefault="00BE0CF3">
      <w:pPr>
        <w:spacing w:line="240" w:lineRule="auto"/>
        <w:jc w:val="both"/>
      </w:pPr>
      <w:r>
        <w:rPr>
          <w:rFonts w:ascii="Times New Roman" w:eastAsia="Times New Roman" w:hAnsi="Times New Roman" w:cs="Times New Roman"/>
          <w:sz w:val="20"/>
          <w:szCs w:val="20"/>
        </w:rPr>
        <w:t xml:space="preserve">⁵⁷/¹ A filosofia judaica acredita que </w:t>
      </w:r>
      <w:del w:id="347" w:author="Ana Cecília Agua de Melo" w:date="2026-05-21T20:11:00Z">
        <w:r w:rsidDel="000B3F10">
          <w:rPr>
            <w:rFonts w:ascii="Times New Roman" w:eastAsia="Times New Roman" w:hAnsi="Times New Roman" w:cs="Times New Roman"/>
            <w:sz w:val="20"/>
            <w:szCs w:val="20"/>
          </w:rPr>
          <w:delText>a chegada d</w:delText>
        </w:r>
      </w:del>
      <w:r>
        <w:rPr>
          <w:rFonts w:ascii="Times New Roman" w:eastAsia="Times New Roman" w:hAnsi="Times New Roman" w:cs="Times New Roman"/>
          <w:sz w:val="20"/>
          <w:szCs w:val="20"/>
        </w:rPr>
        <w:t>o terceiro Templo Sagrado de Jerusalém – bem como a salvação divina – virá até o ano</w:t>
      </w:r>
      <w:ins w:id="348" w:author="Ana Cecília Agua de Melo" w:date="2026-05-17T20:58:00Z">
        <w:r>
          <w:rPr>
            <w:rFonts w:ascii="Times New Roman" w:eastAsia="Times New Roman" w:hAnsi="Times New Roman" w:cs="Times New Roman"/>
            <w:sz w:val="20"/>
            <w:szCs w:val="20"/>
          </w:rPr>
          <w:t xml:space="preserve"> 6000</w:t>
        </w:r>
      </w:ins>
      <w:del w:id="349" w:author="Ana Cecília Agua de Melo" w:date="2026-05-17T20:58:00Z">
        <w:r w:rsidDel="00F25F04">
          <w:rPr>
            <w:rFonts w:ascii="Times New Roman" w:eastAsia="Times New Roman" w:hAnsi="Times New Roman" w:cs="Times New Roman"/>
            <w:sz w:val="20"/>
            <w:szCs w:val="20"/>
          </w:rPr>
          <w:delText xml:space="preserve"> seis mil</w:delText>
        </w:r>
      </w:del>
      <w:r>
        <w:rPr>
          <w:rFonts w:ascii="Times New Roman" w:eastAsia="Times New Roman" w:hAnsi="Times New Roman" w:cs="Times New Roman"/>
          <w:sz w:val="20"/>
          <w:szCs w:val="20"/>
        </w:rPr>
        <w:t xml:space="preserve"> do calendário judaico (atualmente nos encontramos no ano 5786).</w:t>
      </w:r>
    </w:p>
  </w:footnote>
  <w:footnote w:id="55">
    <w:p w14:paraId="0000016C" w14:textId="3B9FB4F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Emet</w:t>
      </w:r>
      <w:proofErr w:type="spellEnd"/>
      <w:r>
        <w:rPr>
          <w:rFonts w:ascii="Times New Roman" w:eastAsia="Times New Roman" w:hAnsi="Times New Roman" w:cs="Times New Roman"/>
          <w:sz w:val="20"/>
          <w:szCs w:val="20"/>
        </w:rPr>
        <w:t>, além de significar em português “Verdade”, é um dos nomes judaico</w:t>
      </w:r>
      <w:ins w:id="352" w:author="Ana Cecília Agua de Melo" w:date="2026-04-21T14:35:00Z">
        <w:r>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de Deus.</w:t>
      </w:r>
    </w:p>
  </w:footnote>
  <w:footnote w:id="56">
    <w:p w14:paraId="0000016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Sêfer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Ietsirá</w:t>
      </w:r>
      <w:proofErr w:type="spellEnd"/>
      <w:r>
        <w:rPr>
          <w:rFonts w:ascii="Times New Roman" w:eastAsia="Times New Roman" w:hAnsi="Times New Roman" w:cs="Times New Roman"/>
          <w:sz w:val="20"/>
          <w:szCs w:val="20"/>
        </w:rPr>
        <w:t xml:space="preserve"> (em português: “O Livro da Criação”) é um dos mais antigos tratados filosóficos escritos em língua hebraica.</w:t>
      </w:r>
    </w:p>
  </w:footnote>
  <w:footnote w:id="57">
    <w:p w14:paraId="0000016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No original, um cabrito. Ou qualquer outro animal de pasto.</w:t>
      </w:r>
    </w:p>
  </w:footnote>
  <w:footnote w:id="58">
    <w:p w14:paraId="0000016F" w14:textId="77777777" w:rsidR="00BE0CF3" w:rsidRDefault="00BE0CF3">
      <w:pPr>
        <w:spacing w:line="240" w:lineRule="auto"/>
      </w:pPr>
      <w:r>
        <w:rPr>
          <w:vertAlign w:val="superscript"/>
        </w:rPr>
        <w:footnoteRef/>
      </w:r>
      <w:r>
        <w:rPr>
          <w:sz w:val="20"/>
          <w:szCs w:val="20"/>
        </w:rPr>
        <w:t xml:space="preserve"> </w:t>
      </w:r>
      <w:r>
        <w:rPr>
          <w:rFonts w:ascii="Times New Roman" w:eastAsia="Times New Roman" w:hAnsi="Times New Roman" w:cs="Times New Roman"/>
          <w:sz w:val="20"/>
          <w:szCs w:val="20"/>
        </w:rPr>
        <w:t xml:space="preserve">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foi o local em que o primeiro patriarca Abraão foi impelido a sacrificar seu filho Isaac a fim de provar a sua lealdade a Deus.</w:t>
      </w:r>
    </w:p>
  </w:footnote>
  <w:footnote w:id="59">
    <w:p w14:paraId="0000017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AMICHAI, </w:t>
      </w:r>
      <w:r>
        <w:rPr>
          <w:rFonts w:ascii="Times New Roman" w:eastAsia="Times New Roman" w:hAnsi="Times New Roman" w:cs="Times New Roman"/>
          <w:i/>
          <w:iCs/>
          <w:sz w:val="20"/>
          <w:szCs w:val="20"/>
        </w:rPr>
        <w:t>Terra e Paz</w:t>
      </w:r>
      <w:r>
        <w:rPr>
          <w:rFonts w:ascii="Times New Roman" w:eastAsia="Times New Roman" w:hAnsi="Times New Roman" w:cs="Times New Roman"/>
          <w:sz w:val="20"/>
          <w:szCs w:val="20"/>
        </w:rPr>
        <w:t>, p. 29.</w:t>
      </w:r>
    </w:p>
  </w:footnote>
  <w:footnote w:id="60">
    <w:p w14:paraId="00000171"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Na maioria das comunidades judaicas, e em especial naquelas comunidades tradicionais, ortodoxas ou </w:t>
      </w:r>
      <w:proofErr w:type="spellStart"/>
      <w:r>
        <w:rPr>
          <w:rFonts w:ascii="Times New Roman" w:eastAsia="Times New Roman" w:hAnsi="Times New Roman" w:cs="Times New Roman"/>
          <w:sz w:val="20"/>
          <w:szCs w:val="20"/>
        </w:rPr>
        <w:t>ultraortodoxas</w:t>
      </w:r>
      <w:proofErr w:type="spellEnd"/>
      <w:r>
        <w:rPr>
          <w:rFonts w:ascii="Times New Roman" w:eastAsia="Times New Roman" w:hAnsi="Times New Roman" w:cs="Times New Roman"/>
          <w:sz w:val="20"/>
          <w:szCs w:val="20"/>
        </w:rPr>
        <w:t>, mulheres ainda são proibidas de assumir</w:t>
      </w:r>
      <w:del w:id="354" w:author="Ana Cecília Agua de Melo" w:date="2026-04-21T14:42:00Z">
        <w:r w:rsidDel="00F671FD">
          <w:rPr>
            <w:rFonts w:ascii="Times New Roman" w:eastAsia="Times New Roman" w:hAnsi="Times New Roman" w:cs="Times New Roman"/>
            <w:sz w:val="20"/>
            <w:szCs w:val="20"/>
          </w:rPr>
          <w:delText>em</w:delText>
        </w:r>
      </w:del>
      <w:r>
        <w:rPr>
          <w:rFonts w:ascii="Times New Roman" w:eastAsia="Times New Roman" w:hAnsi="Times New Roman" w:cs="Times New Roman"/>
          <w:sz w:val="20"/>
          <w:szCs w:val="20"/>
        </w:rPr>
        <w:t xml:space="preserve"> papéis de liderança no âmbito religioso e comunitário.</w:t>
      </w:r>
    </w:p>
  </w:footnote>
  <w:footnote w:id="61">
    <w:p w14:paraId="0000017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No judaísmo pós-templo, qualquer pessoa pode se conectar com Deus e com a divindade sem a necessidade de uma intermediação</w:t>
      </w:r>
      <w:del w:id="367" w:author="Ana Cecília Agua de Melo" w:date="2026-05-17T21:03:00Z">
        <w:r w:rsidDel="00244526">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encontrar interpretações próprias nos textos sagrados.</w:t>
      </w:r>
    </w:p>
  </w:footnote>
  <w:footnote w:id="62">
    <w:p w14:paraId="0000017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hebraica que, de maneira resumida, significa “habitação” ou “presença de Deus”. </w:t>
      </w:r>
    </w:p>
  </w:footnote>
  <w:footnote w:id="63">
    <w:p w14:paraId="00000174" w14:textId="16A0D0F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memória do Templo Sagrado e a lembrança da cidade de Jerusalém </w:t>
      </w:r>
      <w:ins w:id="372" w:author="Ana Cecília Agua de Melo" w:date="2026-04-21T15:04:00Z">
        <w:r>
          <w:rPr>
            <w:rFonts w:ascii="Times New Roman" w:eastAsia="Times New Roman" w:hAnsi="Times New Roman" w:cs="Times New Roman"/>
            <w:sz w:val="20"/>
            <w:szCs w:val="20"/>
          </w:rPr>
          <w:t xml:space="preserve">permeiam </w:t>
        </w:r>
      </w:ins>
      <w:del w:id="373" w:author="Ana Cecília Agua de Melo" w:date="2026-04-21T15:04:00Z">
        <w:r w:rsidDel="00EC74B4">
          <w:rPr>
            <w:rFonts w:ascii="Times New Roman" w:eastAsia="Times New Roman" w:hAnsi="Times New Roman" w:cs="Times New Roman"/>
            <w:sz w:val="20"/>
            <w:szCs w:val="20"/>
          </w:rPr>
          <w:delText>está permeada n</w:delText>
        </w:r>
      </w:del>
      <w:r>
        <w:rPr>
          <w:rFonts w:ascii="Times New Roman" w:eastAsia="Times New Roman" w:hAnsi="Times New Roman" w:cs="Times New Roman"/>
          <w:sz w:val="20"/>
          <w:szCs w:val="20"/>
        </w:rPr>
        <w:t xml:space="preserve">as rezas, </w:t>
      </w:r>
      <w:del w:id="374" w:author="Ana Cecília Agua de Melo" w:date="2026-04-21T15:05:00Z">
        <w:r w:rsidDel="005E182F">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os ritos, </w:t>
      </w:r>
      <w:del w:id="375" w:author="Ana Cecília Agua de Melo" w:date="2026-04-21T15:05:00Z">
        <w:r w:rsidDel="005E182F">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as celebrações, </w:t>
      </w:r>
      <w:del w:id="376" w:author="Ana Cecília Agua de Melo" w:date="2026-04-21T15:05:00Z">
        <w:r w:rsidDel="005E182F">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as festividades, bem como </w:t>
      </w:r>
      <w:del w:id="377" w:author="Ana Cecília Agua de Melo" w:date="2026-04-21T15:05:00Z">
        <w:r w:rsidDel="005E182F">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os momentos de luto judaico. Todas as sinagogas devem ser construídas mirando o Templo Sagrado (uma Jerusalém espiritual), voltando </w:t>
      </w:r>
      <w:ins w:id="378" w:author="Ana Cecília Agua de Melo" w:date="2026-04-21T15:05:00Z">
        <w:r>
          <w:rPr>
            <w:rFonts w:ascii="Times New Roman" w:eastAsia="Times New Roman" w:hAnsi="Times New Roman" w:cs="Times New Roman"/>
            <w:sz w:val="20"/>
            <w:szCs w:val="20"/>
          </w:rPr>
          <w:t>as</w:t>
        </w:r>
      </w:ins>
      <w:del w:id="379" w:author="Ana Cecília Agua de Melo" w:date="2026-04-21T15:05:00Z">
        <w:r w:rsidDel="005E182F">
          <w:rPr>
            <w:rFonts w:ascii="Times New Roman" w:eastAsia="Times New Roman" w:hAnsi="Times New Roman" w:cs="Times New Roman"/>
            <w:sz w:val="20"/>
            <w:szCs w:val="20"/>
          </w:rPr>
          <w:delText>às</w:delText>
        </w:r>
      </w:del>
      <w:r>
        <w:rPr>
          <w:rFonts w:ascii="Times New Roman" w:eastAsia="Times New Roman" w:hAnsi="Times New Roman" w:cs="Times New Roman"/>
          <w:sz w:val="20"/>
          <w:szCs w:val="20"/>
        </w:rPr>
        <w:t xml:space="preserve"> orações </w:t>
      </w:r>
      <w:ins w:id="380" w:author="Ana Cecília Agua de Melo" w:date="2026-04-21T15:05:00Z">
        <w:r>
          <w:rPr>
            <w:rFonts w:ascii="Times New Roman" w:eastAsia="Times New Roman" w:hAnsi="Times New Roman" w:cs="Times New Roman"/>
            <w:sz w:val="20"/>
            <w:szCs w:val="20"/>
          </w:rPr>
          <w:t>a</w:t>
        </w:r>
      </w:ins>
      <w:del w:id="381" w:author="Ana Cecília Agua de Melo" w:date="2026-04-21T15:05:00Z">
        <w:r w:rsidDel="005E182F">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esta localidade santa. Nos noivados judaicos há o costume das mães dos noivos quebrarem conjuntamente um prato, nos casamentos judaicos quebra-se um copo, nas casas judaicas há uma parede sem revestimento (apenas em tijolos)</w:t>
      </w:r>
      <w:ins w:id="382" w:author="Ana Cecília Agua de Melo" w:date="2026-05-17T21:03:00Z">
        <w:r>
          <w:rPr>
            <w:rFonts w:ascii="Times New Roman" w:eastAsia="Times New Roman" w:hAnsi="Times New Roman" w:cs="Times New Roman"/>
            <w:sz w:val="20"/>
            <w:szCs w:val="20"/>
          </w:rPr>
          <w:t>. T</w:t>
        </w:r>
      </w:ins>
      <w:del w:id="383" w:author="Ana Cecília Agua de Melo" w:date="2026-05-17T21:03:00Z">
        <w:r w:rsidDel="00244526">
          <w:rPr>
            <w:rFonts w:ascii="Times New Roman" w:eastAsia="Times New Roman" w:hAnsi="Times New Roman" w:cs="Times New Roman"/>
            <w:sz w:val="20"/>
            <w:szCs w:val="20"/>
          </w:rPr>
          <w:delText>, t</w:delText>
        </w:r>
      </w:del>
      <w:r>
        <w:rPr>
          <w:rFonts w:ascii="Times New Roman" w:eastAsia="Times New Roman" w:hAnsi="Times New Roman" w:cs="Times New Roman"/>
          <w:sz w:val="20"/>
          <w:szCs w:val="20"/>
        </w:rPr>
        <w:t>odas essas ações remetem à incompletude</w:t>
      </w:r>
      <w:del w:id="384" w:author="Ana Cecília Agua de Melo" w:date="2026-04-21T15:06:00Z">
        <w:r w:rsidDel="005E182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w:t>
      </w:r>
      <w:ins w:id="385" w:author="Ana Cecília Agua de Melo" w:date="2026-05-17T21:04:00Z">
        <w:r>
          <w:rPr>
            <w:rFonts w:ascii="Times New Roman" w:eastAsia="Times New Roman" w:hAnsi="Times New Roman" w:cs="Times New Roman"/>
            <w:sz w:val="20"/>
            <w:szCs w:val="20"/>
          </w:rPr>
          <w:t>à</w:t>
        </w:r>
      </w:ins>
      <w:del w:id="386" w:author="Ana Cecília Agua de Melo" w:date="2026-05-17T21:04:00Z">
        <w:r w:rsidDel="00244526">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ausência do Templo Sagrado.</w:t>
      </w:r>
    </w:p>
  </w:footnote>
  <w:footnote w:id="64">
    <w:p w14:paraId="00000175" w14:textId="5C2980F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ins w:id="388" w:author="Ana Cecília Agua de Melo" w:date="2026-04-21T15:06:00Z">
        <w:r>
          <w:rPr>
            <w:rFonts w:ascii="Times New Roman" w:eastAsia="Times New Roman" w:hAnsi="Times New Roman" w:cs="Times New Roman"/>
            <w:i/>
            <w:iCs/>
            <w:sz w:val="20"/>
            <w:szCs w:val="20"/>
          </w:rPr>
          <w:t>M</w:t>
        </w:r>
      </w:ins>
      <w:del w:id="389" w:author="Ana Cecília Agua de Melo" w:date="2026-04-21T15:06:00Z">
        <w:r w:rsidDel="005E182F">
          <w:rPr>
            <w:rFonts w:ascii="Times New Roman" w:eastAsia="Times New Roman" w:hAnsi="Times New Roman" w:cs="Times New Roman"/>
            <w:sz w:val="20"/>
            <w:szCs w:val="20"/>
          </w:rPr>
          <w:delText xml:space="preserve">Um </w:delText>
        </w:r>
        <w:r w:rsidDel="005E182F">
          <w:rPr>
            <w:rFonts w:ascii="Times New Roman" w:eastAsia="Times New Roman" w:hAnsi="Times New Roman" w:cs="Times New Roman"/>
            <w:i/>
            <w:iCs/>
            <w:sz w:val="20"/>
            <w:szCs w:val="20"/>
          </w:rPr>
          <w:delText>m</w:delText>
        </w:r>
      </w:del>
      <w:r>
        <w:rPr>
          <w:rFonts w:ascii="Times New Roman" w:eastAsia="Times New Roman" w:hAnsi="Times New Roman" w:cs="Times New Roman"/>
          <w:i/>
          <w:iCs/>
          <w:sz w:val="20"/>
          <w:szCs w:val="20"/>
        </w:rPr>
        <w:t>inian</w:t>
      </w:r>
      <w:proofErr w:type="spellEnd"/>
      <w:r>
        <w:rPr>
          <w:rFonts w:ascii="Times New Roman" w:eastAsia="Times New Roman" w:hAnsi="Times New Roman" w:cs="Times New Roman"/>
          <w:sz w:val="20"/>
          <w:szCs w:val="20"/>
        </w:rPr>
        <w:t xml:space="preserve"> </w:t>
      </w:r>
      <w:ins w:id="390" w:author="Ana Cecília Agua de Melo" w:date="2026-04-21T15:06:00Z">
        <w:r>
          <w:rPr>
            <w:rFonts w:ascii="Times New Roman" w:eastAsia="Times New Roman" w:hAnsi="Times New Roman" w:cs="Times New Roman"/>
            <w:sz w:val="20"/>
            <w:szCs w:val="20"/>
          </w:rPr>
          <w:t xml:space="preserve">é </w:t>
        </w:r>
      </w:ins>
      <w:del w:id="391" w:author="Ana Cecília Agua de Melo" w:date="2026-04-21T15:06:00Z">
        <w:r w:rsidDel="005E182F">
          <w:rPr>
            <w:rFonts w:ascii="Times New Roman" w:eastAsia="Times New Roman" w:hAnsi="Times New Roman" w:cs="Times New Roman"/>
            <w:sz w:val="20"/>
            <w:szCs w:val="20"/>
          </w:rPr>
          <w:delText>refere-se a</w:delText>
        </w:r>
      </w:del>
      <w:r>
        <w:rPr>
          <w:rFonts w:ascii="Times New Roman" w:eastAsia="Times New Roman" w:hAnsi="Times New Roman" w:cs="Times New Roman"/>
          <w:sz w:val="20"/>
          <w:szCs w:val="20"/>
        </w:rPr>
        <w:t>o quórum mínimo de dez homens judeus adultos (pós</w:t>
      </w:r>
      <w:ins w:id="392" w:author="Ana Cecília Agua de Melo" w:date="2026-04-21T15:06:00Z">
        <w:r>
          <w:rPr>
            <w:rFonts w:ascii="Times New Roman" w:eastAsia="Times New Roman" w:hAnsi="Times New Roman" w:cs="Times New Roman"/>
            <w:sz w:val="20"/>
            <w:szCs w:val="20"/>
          </w:rPr>
          <w:t>-</w:t>
        </w:r>
      </w:ins>
      <w:del w:id="393" w:author="Ana Cecília Agua de Melo" w:date="2026-04-21T15:06:00Z">
        <w:r w:rsidDel="005E182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i/>
          <w:iCs/>
          <w:sz w:val="20"/>
          <w:szCs w:val="20"/>
        </w:rPr>
        <w:t>bar-</w:t>
      </w:r>
      <w:proofErr w:type="spellStart"/>
      <w:r>
        <w:rPr>
          <w:rFonts w:ascii="Times New Roman" w:eastAsia="Times New Roman" w:hAnsi="Times New Roman" w:cs="Times New Roman"/>
          <w:i/>
          <w:iCs/>
          <w:sz w:val="20"/>
          <w:szCs w:val="20"/>
        </w:rPr>
        <w:t>mitzvá</w:t>
      </w:r>
      <w:proofErr w:type="spellEnd"/>
      <w:r>
        <w:rPr>
          <w:rFonts w:ascii="Times New Roman" w:eastAsia="Times New Roman" w:hAnsi="Times New Roman" w:cs="Times New Roman"/>
          <w:sz w:val="20"/>
          <w:szCs w:val="20"/>
        </w:rPr>
        <w:t>, maioridade religiosa) necessários para realizar certas obrigações religiosas, bem como</w:t>
      </w:r>
      <w:ins w:id="394" w:author="Ana Cecília Agua de Melo" w:date="2026-04-21T15:07:00Z">
        <w:r>
          <w:rPr>
            <w:rFonts w:ascii="Times New Roman" w:eastAsia="Times New Roman" w:hAnsi="Times New Roman" w:cs="Times New Roman"/>
            <w:sz w:val="20"/>
            <w:szCs w:val="20"/>
          </w:rPr>
          <w:t xml:space="preserve"> para</w:t>
        </w:r>
      </w:ins>
      <w:r>
        <w:rPr>
          <w:rFonts w:ascii="Times New Roman" w:eastAsia="Times New Roman" w:hAnsi="Times New Roman" w:cs="Times New Roman"/>
          <w:sz w:val="20"/>
          <w:szCs w:val="20"/>
        </w:rPr>
        <w:t xml:space="preserve"> a retirada da </w:t>
      </w:r>
      <w:r>
        <w:rPr>
          <w:rFonts w:ascii="Times New Roman" w:eastAsia="Times New Roman" w:hAnsi="Times New Roman" w:cs="Times New Roman"/>
          <w:i/>
          <w:iCs/>
          <w:sz w:val="20"/>
          <w:szCs w:val="20"/>
        </w:rPr>
        <w:t xml:space="preserve">Torá </w:t>
      </w:r>
      <w:r>
        <w:rPr>
          <w:rFonts w:ascii="Times New Roman" w:eastAsia="Times New Roman" w:hAnsi="Times New Roman" w:cs="Times New Roman"/>
          <w:sz w:val="20"/>
          <w:szCs w:val="20"/>
        </w:rPr>
        <w:t>da Arca Sagrada e</w:t>
      </w:r>
      <w:del w:id="395" w:author="Ana Cecília Agua de Melo" w:date="2026-05-21T20:15:00Z">
        <w:r w:rsidDel="00821A3D">
          <w:rPr>
            <w:rFonts w:ascii="Times New Roman" w:eastAsia="Times New Roman" w:hAnsi="Times New Roman" w:cs="Times New Roman"/>
            <w:sz w:val="20"/>
            <w:szCs w:val="20"/>
          </w:rPr>
          <w:delText xml:space="preserve"> de</w:delText>
        </w:r>
      </w:del>
      <w:r>
        <w:rPr>
          <w:rFonts w:ascii="Times New Roman" w:eastAsia="Times New Roman" w:hAnsi="Times New Roman" w:cs="Times New Roman"/>
          <w:sz w:val="20"/>
          <w:szCs w:val="20"/>
        </w:rPr>
        <w:t xml:space="preserve"> sua leitura. Mais recentemente e em algumas vertentes religiosas e liberais judaicas, as mulheres também passaram a conta</w:t>
      </w:r>
      <w:ins w:id="396" w:author="Ana Cecília Agua de Melo" w:date="2026-04-21T15:07:00Z">
        <w:r>
          <w:rPr>
            <w:rFonts w:ascii="Times New Roman" w:eastAsia="Times New Roman" w:hAnsi="Times New Roman" w:cs="Times New Roman"/>
            <w:sz w:val="20"/>
            <w:szCs w:val="20"/>
          </w:rPr>
          <w:t>r</w:t>
        </w:r>
      </w:ins>
      <w:del w:id="397" w:author="Ana Cecília Agua de Melo" w:date="2026-04-21T15:07:00Z">
        <w:r w:rsidDel="005E182F">
          <w:rPr>
            <w:rFonts w:ascii="Times New Roman" w:eastAsia="Times New Roman" w:hAnsi="Times New Roman" w:cs="Times New Roman"/>
            <w:sz w:val="20"/>
            <w:szCs w:val="20"/>
          </w:rPr>
          <w:delText>bilizar</w:delText>
        </w:r>
      </w:del>
      <w:r>
        <w:rPr>
          <w:rFonts w:ascii="Times New Roman" w:eastAsia="Times New Roman" w:hAnsi="Times New Roman" w:cs="Times New Roman"/>
          <w:sz w:val="20"/>
          <w:szCs w:val="20"/>
        </w:rPr>
        <w:t xml:space="preserve"> como participantes ativas do </w:t>
      </w:r>
      <w:proofErr w:type="spellStart"/>
      <w:r w:rsidRPr="005E182F">
        <w:rPr>
          <w:rFonts w:ascii="Times New Roman" w:eastAsia="Times New Roman" w:hAnsi="Times New Roman" w:cs="Times New Roman"/>
          <w:i/>
          <w:sz w:val="20"/>
          <w:szCs w:val="20"/>
          <w:rPrChange w:id="398" w:author="Ana Cecília Agua de Melo" w:date="2026-04-21T15:07:00Z">
            <w:rPr>
              <w:rFonts w:ascii="Times New Roman" w:eastAsia="Times New Roman" w:hAnsi="Times New Roman" w:cs="Times New Roman"/>
              <w:sz w:val="20"/>
              <w:szCs w:val="20"/>
            </w:rPr>
          </w:rPrChange>
        </w:rPr>
        <w:t>minian</w:t>
      </w:r>
      <w:proofErr w:type="spellEnd"/>
      <w:r>
        <w:rPr>
          <w:rFonts w:ascii="Times New Roman" w:eastAsia="Times New Roman" w:hAnsi="Times New Roman" w:cs="Times New Roman"/>
          <w:sz w:val="20"/>
          <w:szCs w:val="20"/>
        </w:rPr>
        <w:t>.</w:t>
      </w:r>
    </w:p>
  </w:footnote>
  <w:footnote w:id="65">
    <w:p w14:paraId="0000017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Pr>
          <w:rFonts w:ascii="Times New Roman" w:eastAsia="Times New Roman" w:hAnsi="Times New Roman" w:cs="Times New Roman"/>
          <w:i/>
          <w:iCs/>
          <w:sz w:val="20"/>
          <w:szCs w:val="20"/>
        </w:rPr>
        <w:t>A Musa da Impossibilidade</w:t>
      </w:r>
      <w:r>
        <w:rPr>
          <w:rFonts w:ascii="Times New Roman" w:eastAsia="Times New Roman" w:hAnsi="Times New Roman" w:cs="Times New Roman"/>
          <w:sz w:val="20"/>
          <w:szCs w:val="20"/>
        </w:rPr>
        <w:t>, p. 42.</w:t>
      </w:r>
    </w:p>
  </w:footnote>
  <w:footnote w:id="66">
    <w:p w14:paraId="0000017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r>
        <w:rPr>
          <w:rFonts w:ascii="Times New Roman" w:eastAsia="Times New Roman" w:hAnsi="Times New Roman" w:cs="Times New Roman"/>
          <w:i/>
          <w:iCs/>
          <w:sz w:val="20"/>
          <w:szCs w:val="20"/>
        </w:rPr>
        <w:t xml:space="preserve">A Escrita. Há futuro para a </w:t>
      </w:r>
      <w:proofErr w:type="gramStart"/>
      <w:r>
        <w:rPr>
          <w:rFonts w:ascii="Times New Roman" w:eastAsia="Times New Roman" w:hAnsi="Times New Roman" w:cs="Times New Roman"/>
          <w:i/>
          <w:iCs/>
          <w:sz w:val="20"/>
          <w:szCs w:val="20"/>
        </w:rPr>
        <w:t>escrita?</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p. 25.</w:t>
      </w:r>
    </w:p>
  </w:footnote>
  <w:footnote w:id="67">
    <w:p w14:paraId="0000017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25.</w:t>
      </w:r>
    </w:p>
  </w:footnote>
  <w:footnote w:id="68">
    <w:p w14:paraId="0000017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Posso não acreditar em Deus, mas acredito no poder das palavras – e, para mim, é quase a mesma coisa.</w:t>
      </w:r>
    </w:p>
  </w:footnote>
  <w:footnote w:id="69">
    <w:p w14:paraId="0000017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GARCIA, </w:t>
      </w:r>
      <w:r>
        <w:rPr>
          <w:rFonts w:ascii="Times New Roman" w:eastAsia="Times New Roman" w:hAnsi="Times New Roman" w:cs="Times New Roman"/>
          <w:i/>
          <w:iCs/>
          <w:sz w:val="20"/>
          <w:szCs w:val="20"/>
        </w:rPr>
        <w:t>Teste de Resistores</w:t>
      </w:r>
      <w:r>
        <w:rPr>
          <w:rFonts w:ascii="Times New Roman" w:eastAsia="Times New Roman" w:hAnsi="Times New Roman" w:cs="Times New Roman"/>
          <w:sz w:val="20"/>
          <w:szCs w:val="20"/>
        </w:rPr>
        <w:t>, p. 14.</w:t>
      </w:r>
    </w:p>
  </w:footnote>
  <w:footnote w:id="70">
    <w:p w14:paraId="0000017B" w14:textId="0072358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COSTA apud</w:t>
      </w:r>
      <w:del w:id="456" w:author="Ana Cecília Agua de Melo" w:date="2026-05-17T21:21:00Z">
        <w:r w:rsidDel="008D1DFA">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FLUSSER, </w:t>
      </w:r>
      <w:ins w:id="457" w:author="Ana Cecília Agua de Melo" w:date="2026-05-23T16:13:00Z">
        <w:r w:rsidR="00363BEE">
          <w:rPr>
            <w:rFonts w:ascii="Times New Roman" w:eastAsia="Times New Roman" w:hAnsi="Times New Roman" w:cs="Times New Roman"/>
            <w:iCs/>
            <w:sz w:val="20"/>
            <w:szCs w:val="20"/>
          </w:rPr>
          <w:t>op. cit.</w:t>
        </w:r>
      </w:ins>
      <w:del w:id="458" w:author="Ana Cecília Agua de Melo" w:date="2026-05-23T16:13:00Z">
        <w:r w:rsidDel="00363BEE">
          <w:rPr>
            <w:rFonts w:ascii="Times New Roman" w:eastAsia="Times New Roman" w:hAnsi="Times New Roman" w:cs="Times New Roman"/>
            <w:i/>
            <w:iCs/>
            <w:sz w:val="20"/>
            <w:szCs w:val="20"/>
          </w:rPr>
          <w:delText>A Escrita. Há futuro para a Escrita?</w:delText>
        </w:r>
      </w:del>
      <w:r>
        <w:rPr>
          <w:rFonts w:ascii="Times New Roman" w:eastAsia="Times New Roman" w:hAnsi="Times New Roman" w:cs="Times New Roman"/>
          <w:sz w:val="20"/>
          <w:szCs w:val="20"/>
        </w:rPr>
        <w:t>, p. 8.</w:t>
      </w:r>
    </w:p>
  </w:footnote>
  <w:footnote w:id="71">
    <w:p w14:paraId="0000017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Eu também escrevo porque as palavras me pertencem, e assim reafirmo a minha fé no poder da linguagem.</w:t>
      </w:r>
    </w:p>
  </w:footnote>
  <w:footnote w:id="72">
    <w:p w14:paraId="0000017D"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Yom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Kippur</w:t>
      </w:r>
      <w:proofErr w:type="spellEnd"/>
      <w:r>
        <w:rPr>
          <w:rFonts w:ascii="Times New Roman" w:eastAsia="Times New Roman" w:hAnsi="Times New Roman" w:cs="Times New Roman"/>
          <w:sz w:val="20"/>
          <w:szCs w:val="20"/>
        </w:rPr>
        <w:t xml:space="preserve"> é uma das mais importantes festividades do calendário judaico, momento em que a proximidade de Deus permite a purificação dos pecados diante da divindade e com o próximo.</w:t>
      </w:r>
    </w:p>
  </w:footnote>
  <w:footnote w:id="73">
    <w:p w14:paraId="0000017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SIMAS; RUFINO, </w:t>
      </w:r>
      <w:r>
        <w:rPr>
          <w:rFonts w:ascii="Times New Roman" w:eastAsia="Times New Roman" w:hAnsi="Times New Roman" w:cs="Times New Roman"/>
          <w:i/>
          <w:iCs/>
          <w:sz w:val="20"/>
          <w:szCs w:val="20"/>
        </w:rPr>
        <w:t>Encantamento. Sobre política de vida</w:t>
      </w:r>
      <w:r>
        <w:rPr>
          <w:rFonts w:ascii="Times New Roman" w:eastAsia="Times New Roman" w:hAnsi="Times New Roman" w:cs="Times New Roman"/>
          <w:sz w:val="20"/>
          <w:szCs w:val="20"/>
        </w:rPr>
        <w:t>, p. 15.</w:t>
      </w:r>
    </w:p>
  </w:footnote>
  <w:footnote w:id="74">
    <w:p w14:paraId="0000017F" w14:textId="775EF2F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ins w:id="483" w:author="Ana Cecília Agua de Melo" w:date="2026-05-23T16:14:00Z">
        <w:r w:rsidR="00363BEE">
          <w:rPr>
            <w:rFonts w:ascii="Times New Roman" w:eastAsia="Times New Roman" w:hAnsi="Times New Roman" w:cs="Times New Roman"/>
            <w:iCs/>
            <w:sz w:val="20"/>
            <w:szCs w:val="20"/>
          </w:rPr>
          <w:t>op. cit.</w:t>
        </w:r>
      </w:ins>
      <w:del w:id="484" w:author="Ana Cecília Agua de Melo" w:date="2026-05-23T16:14:00Z">
        <w:r w:rsidDel="00363BEE">
          <w:rPr>
            <w:rFonts w:ascii="Times New Roman" w:eastAsia="Times New Roman" w:hAnsi="Times New Roman" w:cs="Times New Roman"/>
            <w:i/>
            <w:iCs/>
            <w:sz w:val="20"/>
            <w:szCs w:val="20"/>
          </w:rPr>
          <w:delText>A Escrita. Há futuro para a Escrita?</w:delText>
        </w:r>
      </w:del>
      <w:r>
        <w:rPr>
          <w:rFonts w:ascii="Times New Roman" w:eastAsia="Times New Roman" w:hAnsi="Times New Roman" w:cs="Times New Roman"/>
          <w:sz w:val="20"/>
          <w:szCs w:val="20"/>
        </w:rPr>
        <w:t xml:space="preserve">, p. 30. </w:t>
      </w:r>
    </w:p>
  </w:footnote>
  <w:footnote w:id="75">
    <w:p w14:paraId="0000018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 uma tradução nunca se traduz palavras, mas sim sentimentos. Martin Buber¹ nos conta que: </w:t>
      </w:r>
      <w:r>
        <w:rPr>
          <w:rFonts w:ascii="Times New Roman" w:eastAsia="Times New Roman" w:hAnsi="Times New Roman" w:cs="Times New Roman"/>
          <w:i/>
          <w:iCs/>
          <w:sz w:val="20"/>
          <w:szCs w:val="20"/>
        </w:rPr>
        <w:t xml:space="preserve">“O Rabi Mendel cuidava de que seus </w:t>
      </w:r>
      <w:proofErr w:type="spellStart"/>
      <w:r>
        <w:rPr>
          <w:rFonts w:ascii="Times New Roman" w:eastAsia="Times New Roman" w:hAnsi="Times New Roman" w:cs="Times New Roman"/>
          <w:i/>
          <w:iCs/>
          <w:sz w:val="20"/>
          <w:szCs w:val="20"/>
        </w:rPr>
        <w:t>hassidim</w:t>
      </w:r>
      <w:proofErr w:type="spellEnd"/>
      <w:r>
        <w:rPr>
          <w:rFonts w:ascii="Times New Roman" w:eastAsia="Times New Roman" w:hAnsi="Times New Roman" w:cs="Times New Roman"/>
          <w:i/>
          <w:iCs/>
          <w:sz w:val="20"/>
          <w:szCs w:val="20"/>
        </w:rPr>
        <w:t xml:space="preserve"> não usassem nada no pescoço durante a oração. Pois, segundo dizia, não deve haver interrupção entre o cérebro e o coração”</w:t>
      </w:r>
      <w:r>
        <w:rPr>
          <w:rFonts w:ascii="Times New Roman" w:eastAsia="Times New Roman" w:hAnsi="Times New Roman" w:cs="Times New Roman"/>
          <w:sz w:val="20"/>
          <w:szCs w:val="20"/>
        </w:rPr>
        <w:t>.</w:t>
      </w:r>
    </w:p>
    <w:p w14:paraId="00000181" w14:textId="7413C0B5" w:rsidR="00BE0CF3" w:rsidRDefault="00BE0CF3">
      <w:pPr>
        <w:spacing w:line="240" w:lineRule="auto"/>
        <w:jc w:val="both"/>
      </w:pPr>
      <w:r>
        <w:rPr>
          <w:rFonts w:ascii="Times New Roman" w:eastAsia="Times New Roman" w:hAnsi="Times New Roman" w:cs="Times New Roman"/>
          <w:sz w:val="20"/>
          <w:szCs w:val="20"/>
        </w:rPr>
        <w:t>²²/¹</w:t>
      </w:r>
      <w:r>
        <w:rPr>
          <w:rFonts w:ascii="Times New Roman" w:eastAsia="Times New Roman" w:hAnsi="Times New Roman" w:cs="Times New Roman"/>
          <w:i/>
          <w:iCs/>
          <w:sz w:val="20"/>
          <w:szCs w:val="20"/>
        </w:rPr>
        <w:t xml:space="preserve"> </w:t>
      </w:r>
      <w:ins w:id="488" w:author="Ana Cecília Agua de Melo" w:date="2026-05-23T16:15:00Z">
        <w:r w:rsidR="00363BEE">
          <w:rPr>
            <w:rFonts w:ascii="Times New Roman" w:eastAsia="Times New Roman" w:hAnsi="Times New Roman" w:cs="Times New Roman"/>
            <w:sz w:val="20"/>
            <w:szCs w:val="20"/>
          </w:rPr>
          <w:t>BUBER, op. cit.,</w:t>
        </w:r>
      </w:ins>
      <w:del w:id="489" w:author="Ana Cecília Agua de Melo" w:date="2026-05-23T16:15:00Z">
        <w:r w:rsidDel="00363BEE">
          <w:rPr>
            <w:rFonts w:ascii="Times New Roman" w:eastAsia="Times New Roman" w:hAnsi="Times New Roman" w:cs="Times New Roman"/>
            <w:i/>
            <w:iCs/>
            <w:sz w:val="20"/>
            <w:szCs w:val="20"/>
          </w:rPr>
          <w:delText>História do Rabi</w:delText>
        </w:r>
        <w:r w:rsidDel="00363BEE">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p. 608.</w:t>
      </w:r>
    </w:p>
  </w:footnote>
  <w:footnote w:id="76">
    <w:p w14:paraId="00000182" w14:textId="0F0FB5F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ins w:id="493" w:author="Ana Cecília Agua de Melo" w:date="2026-05-23T16:14:00Z">
        <w:r w:rsidR="00363BEE" w:rsidRPr="00363BEE">
          <w:rPr>
            <w:rFonts w:ascii="Times New Roman" w:eastAsia="Times New Roman" w:hAnsi="Times New Roman" w:cs="Times New Roman"/>
            <w:iCs/>
            <w:sz w:val="20"/>
            <w:szCs w:val="20"/>
            <w:rPrChange w:id="494" w:author="Ana Cecília Agua de Melo" w:date="2026-05-23T16:15:00Z">
              <w:rPr>
                <w:rFonts w:ascii="Times New Roman" w:eastAsia="Times New Roman" w:hAnsi="Times New Roman" w:cs="Times New Roman"/>
                <w:i/>
                <w:iCs/>
                <w:sz w:val="20"/>
                <w:szCs w:val="20"/>
              </w:rPr>
            </w:rPrChange>
          </w:rPr>
          <w:t>op. cit</w:t>
        </w:r>
      </w:ins>
      <w:del w:id="495" w:author="Ana Cecília Agua de Melo" w:date="2026-05-23T16:14:00Z">
        <w:r w:rsidDel="00363BEE">
          <w:rPr>
            <w:rFonts w:ascii="Times New Roman" w:eastAsia="Times New Roman" w:hAnsi="Times New Roman" w:cs="Times New Roman"/>
            <w:i/>
            <w:iCs/>
            <w:sz w:val="20"/>
            <w:szCs w:val="20"/>
          </w:rPr>
          <w:delText>A Escrita. Há futuro para a Escrita</w:delText>
        </w:r>
      </w:del>
      <w:ins w:id="496" w:author="Ana Cecília Agua de Melo" w:date="2026-05-23T16:14:00Z">
        <w:r w:rsidR="00363BEE">
          <w:rPr>
            <w:rFonts w:ascii="Times New Roman" w:eastAsia="Times New Roman" w:hAnsi="Times New Roman" w:cs="Times New Roman"/>
            <w:i/>
            <w:iCs/>
            <w:sz w:val="20"/>
            <w:szCs w:val="20"/>
          </w:rPr>
          <w:t>.</w:t>
        </w:r>
      </w:ins>
      <w:del w:id="497" w:author="Ana Cecília Agua de Melo" w:date="2026-05-23T16:14:00Z">
        <w:r w:rsidDel="00363BEE">
          <w:rPr>
            <w:rFonts w:ascii="Times New Roman" w:eastAsia="Times New Roman" w:hAnsi="Times New Roman" w:cs="Times New Roman"/>
            <w:i/>
            <w:iCs/>
            <w:sz w:val="20"/>
            <w:szCs w:val="20"/>
          </w:rPr>
          <w:delText>?</w:delText>
        </w:r>
      </w:del>
      <w:r>
        <w:rPr>
          <w:rFonts w:ascii="Times New Roman" w:eastAsia="Times New Roman" w:hAnsi="Times New Roman" w:cs="Times New Roman"/>
          <w:sz w:val="20"/>
          <w:szCs w:val="20"/>
        </w:rPr>
        <w:t>, p. 20.</w:t>
      </w:r>
    </w:p>
  </w:footnote>
  <w:footnote w:id="77">
    <w:p w14:paraId="00000183" w14:textId="6300779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498" w:author="Ana Cecília Agua de Melo" w:date="2026-05-23T16:16:00Z">
        <w:r w:rsidR="00363BEE">
          <w:rPr>
            <w:rFonts w:ascii="Times New Roman" w:eastAsia="Times New Roman" w:hAnsi="Times New Roman" w:cs="Times New Roman"/>
            <w:iCs/>
            <w:sz w:val="20"/>
            <w:szCs w:val="20"/>
          </w:rPr>
          <w:t>op. cit.</w:t>
        </w:r>
      </w:ins>
      <w:del w:id="499" w:author="Ana Cecília Agua de Melo" w:date="2026-05-23T16:16:00Z">
        <w:r w:rsidDel="00363BEE">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xml:space="preserve">, p. 33. </w:t>
      </w:r>
    </w:p>
  </w:footnote>
  <w:footnote w:id="78">
    <w:p w14:paraId="00000184" w14:textId="30E890D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Pogrom </w:t>
      </w:r>
      <w:r>
        <w:rPr>
          <w:rFonts w:ascii="Times New Roman" w:eastAsia="Times New Roman" w:hAnsi="Times New Roman" w:cs="Times New Roman"/>
          <w:sz w:val="20"/>
          <w:szCs w:val="20"/>
        </w:rPr>
        <w:t>(“massacre”) é uma palavra russa que</w:t>
      </w:r>
      <w:ins w:id="501" w:author="Ana Cecília Agua de Melo" w:date="2026-05-17T21:43:00Z">
        <w:r>
          <w:rPr>
            <w:rFonts w:ascii="Times New Roman" w:eastAsia="Times New Roman" w:hAnsi="Times New Roman" w:cs="Times New Roman"/>
            <w:sz w:val="20"/>
            <w:szCs w:val="20"/>
          </w:rPr>
          <w:t xml:space="preserve"> se</w:t>
        </w:r>
      </w:ins>
      <w:r>
        <w:rPr>
          <w:rFonts w:ascii="Times New Roman" w:eastAsia="Times New Roman" w:hAnsi="Times New Roman" w:cs="Times New Roman"/>
          <w:sz w:val="20"/>
          <w:szCs w:val="20"/>
        </w:rPr>
        <w:t xml:space="preserve"> refere</w:t>
      </w:r>
      <w:del w:id="502" w:author="Ana Cecília Agua de Melo" w:date="2026-05-17T21:43:00Z">
        <w:r w:rsidDel="009F2CC3">
          <w:rPr>
            <w:rFonts w:ascii="Times New Roman" w:eastAsia="Times New Roman" w:hAnsi="Times New Roman" w:cs="Times New Roman"/>
            <w:sz w:val="20"/>
            <w:szCs w:val="20"/>
          </w:rPr>
          <w:delText>-se</w:delText>
        </w:r>
      </w:del>
      <w:r>
        <w:rPr>
          <w:rFonts w:ascii="Times New Roman" w:eastAsia="Times New Roman" w:hAnsi="Times New Roman" w:cs="Times New Roman"/>
          <w:sz w:val="20"/>
          <w:szCs w:val="20"/>
        </w:rPr>
        <w:t xml:space="preserve"> às perseguições deliberadas e </w:t>
      </w:r>
      <w:ins w:id="503" w:author="Ana Cecília Agua de Melo" w:date="2026-05-17T21:43:00Z">
        <w:r>
          <w:rPr>
            <w:rFonts w:ascii="Times New Roman" w:eastAsia="Times New Roman" w:hAnsi="Times New Roman" w:cs="Times New Roman"/>
            <w:sz w:val="20"/>
            <w:szCs w:val="20"/>
          </w:rPr>
          <w:t>a</w:t>
        </w:r>
      </w:ins>
      <w:r>
        <w:rPr>
          <w:rFonts w:ascii="Times New Roman" w:eastAsia="Times New Roman" w:hAnsi="Times New Roman" w:cs="Times New Roman"/>
          <w:sz w:val="20"/>
          <w:szCs w:val="20"/>
        </w:rPr>
        <w:t xml:space="preserve">os atos em massa de violência, espontânea ou premeditada, </w:t>
      </w:r>
      <w:ins w:id="504" w:author="Ana Cecília Agua de Melo" w:date="2026-04-21T15:30:00Z">
        <w:r>
          <w:rPr>
            <w:rFonts w:ascii="Times New Roman" w:eastAsia="Times New Roman" w:hAnsi="Times New Roman" w:cs="Times New Roman"/>
            <w:sz w:val="20"/>
            <w:szCs w:val="20"/>
          </w:rPr>
          <w:t>contra as</w:t>
        </w:r>
      </w:ins>
      <w:del w:id="505" w:author="Ana Cecília Agua de Melo" w:date="2026-04-21T15:30:00Z">
        <w:r w:rsidDel="004E398D">
          <w:rPr>
            <w:rFonts w:ascii="Times New Roman" w:eastAsia="Times New Roman" w:hAnsi="Times New Roman" w:cs="Times New Roman"/>
            <w:sz w:val="20"/>
            <w:szCs w:val="20"/>
          </w:rPr>
          <w:delText>historicamente vin</w:delText>
        </w:r>
      </w:del>
      <w:del w:id="506" w:author="Ana Cecília Agua de Melo" w:date="2026-04-21T15:29:00Z">
        <w:r w:rsidDel="004E398D">
          <w:rPr>
            <w:rFonts w:ascii="Times New Roman" w:eastAsia="Times New Roman" w:hAnsi="Times New Roman" w:cs="Times New Roman"/>
            <w:sz w:val="20"/>
            <w:szCs w:val="20"/>
          </w:rPr>
          <w:delText>culados às</w:delText>
        </w:r>
      </w:del>
      <w:r>
        <w:rPr>
          <w:rFonts w:ascii="Times New Roman" w:eastAsia="Times New Roman" w:hAnsi="Times New Roman" w:cs="Times New Roman"/>
          <w:sz w:val="20"/>
          <w:szCs w:val="20"/>
        </w:rPr>
        <w:t xml:space="preserve"> comunidades judaicas no Leste Europeu.</w:t>
      </w:r>
    </w:p>
  </w:footnote>
  <w:footnote w:id="79">
    <w:p w14:paraId="0000018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de </w:t>
      </w:r>
      <w:proofErr w:type="spellStart"/>
      <w:r>
        <w:rPr>
          <w:rFonts w:ascii="Times New Roman" w:eastAsia="Times New Roman" w:hAnsi="Times New Roman" w:cs="Times New Roman"/>
          <w:sz w:val="20"/>
          <w:szCs w:val="20"/>
        </w:rPr>
        <w:t>Guer</w:t>
      </w:r>
      <w:proofErr w:type="spellEnd"/>
      <w:r>
        <w:rPr>
          <w:rFonts w:ascii="Times New Roman" w:eastAsia="Times New Roman" w:hAnsi="Times New Roman" w:cs="Times New Roman"/>
          <w:sz w:val="20"/>
          <w:szCs w:val="20"/>
        </w:rPr>
        <w:t xml:space="preserve"> costumava dizer que o homem foi posto no mundo para que transformasse o pó em espírito.</w:t>
      </w:r>
    </w:p>
  </w:footnote>
  <w:footnote w:id="80">
    <w:p w14:paraId="00000186" w14:textId="7604647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511" w:author="Ana Cecília Agua de Melo" w:date="2026-05-23T16:16:00Z">
        <w:r w:rsidR="00777B00">
          <w:rPr>
            <w:rFonts w:ascii="Times New Roman" w:eastAsia="Times New Roman" w:hAnsi="Times New Roman" w:cs="Times New Roman"/>
            <w:iCs/>
            <w:sz w:val="20"/>
            <w:szCs w:val="20"/>
          </w:rPr>
          <w:t>op. cit.</w:t>
        </w:r>
      </w:ins>
      <w:del w:id="512" w:author="Ana Cecília Agua de Melo" w:date="2026-05-23T16:16: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45.</w:t>
      </w:r>
    </w:p>
  </w:footnote>
  <w:footnote w:id="81">
    <w:p w14:paraId="00000187" w14:textId="400ACB3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513" w:author="Ana Cecília Agua de Melo" w:date="2026-05-23T16:16:00Z">
        <w:r w:rsidR="00777B00">
          <w:rPr>
            <w:rFonts w:ascii="Times New Roman" w:eastAsia="Times New Roman" w:hAnsi="Times New Roman" w:cs="Times New Roman"/>
            <w:iCs/>
            <w:sz w:val="20"/>
            <w:szCs w:val="20"/>
          </w:rPr>
          <w:t>op. cit.</w:t>
        </w:r>
      </w:ins>
      <w:del w:id="514" w:author="Ana Cecília Agua de Melo" w:date="2026-05-23T16:16: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647.</w:t>
      </w:r>
    </w:p>
  </w:footnote>
  <w:footnote w:id="82">
    <w:p w14:paraId="00000188"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Berechit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Bará</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Elohim</w:t>
      </w:r>
      <w:proofErr w:type="spellEnd"/>
      <w:r>
        <w:rPr>
          <w:rFonts w:ascii="Times New Roman" w:eastAsia="Times New Roman" w:hAnsi="Times New Roman" w:cs="Times New Roman"/>
          <w:i/>
          <w:iCs/>
          <w:sz w:val="20"/>
          <w:szCs w:val="20"/>
        </w:rPr>
        <w:t xml:space="preserve"> et </w:t>
      </w:r>
      <w:proofErr w:type="spellStart"/>
      <w:r>
        <w:rPr>
          <w:rFonts w:ascii="Times New Roman" w:eastAsia="Times New Roman" w:hAnsi="Times New Roman" w:cs="Times New Roman"/>
          <w:i/>
          <w:iCs/>
          <w:sz w:val="20"/>
          <w:szCs w:val="20"/>
        </w:rPr>
        <w:t>Hashamaim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ve</w:t>
      </w:r>
      <w:proofErr w:type="spellEnd"/>
      <w:r>
        <w:rPr>
          <w:rFonts w:ascii="Times New Roman" w:eastAsia="Times New Roman" w:hAnsi="Times New Roman" w:cs="Times New Roman"/>
          <w:i/>
          <w:iCs/>
          <w:sz w:val="20"/>
          <w:szCs w:val="20"/>
        </w:rPr>
        <w:t xml:space="preserve"> et </w:t>
      </w:r>
      <w:proofErr w:type="spellStart"/>
      <w:r>
        <w:rPr>
          <w:rFonts w:ascii="Times New Roman" w:eastAsia="Times New Roman" w:hAnsi="Times New Roman" w:cs="Times New Roman"/>
          <w:i/>
          <w:iCs/>
          <w:sz w:val="20"/>
          <w:szCs w:val="20"/>
        </w:rPr>
        <w:t>HaHaaretz</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a primeira frase da narrativa bíblica, traduzida para o português como: “No princípio, Deus criou o céu e a Terra”.</w:t>
      </w:r>
    </w:p>
  </w:footnote>
  <w:footnote w:id="83">
    <w:p w14:paraId="00000189" w14:textId="4BD9C86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539" w:author="Ana Cecília Agua de Melo" w:date="2026-05-23T16:17:00Z">
        <w:r w:rsidR="00777B00">
          <w:rPr>
            <w:rFonts w:ascii="Times New Roman" w:eastAsia="Times New Roman" w:hAnsi="Times New Roman" w:cs="Times New Roman"/>
            <w:iCs/>
            <w:sz w:val="20"/>
            <w:szCs w:val="20"/>
          </w:rPr>
          <w:t>op. cit.</w:t>
        </w:r>
      </w:ins>
      <w:del w:id="540" w:author="Ana Cecília Agua de Melo" w:date="2026-05-23T16:17: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35.</w:t>
      </w:r>
    </w:p>
  </w:footnote>
  <w:footnote w:id="84">
    <w:p w14:paraId="0000018A" w14:textId="76F2748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541" w:author="Ana Cecília Agua de Melo" w:date="2026-05-23T16:17:00Z">
        <w:r w:rsidR="00777B00">
          <w:rPr>
            <w:rFonts w:ascii="Times New Roman" w:eastAsia="Times New Roman" w:hAnsi="Times New Roman" w:cs="Times New Roman"/>
            <w:iCs/>
            <w:sz w:val="20"/>
            <w:szCs w:val="20"/>
          </w:rPr>
          <w:t>op. cit.</w:t>
        </w:r>
      </w:ins>
      <w:del w:id="542" w:author="Ana Cecília Agua de Melo" w:date="2026-05-23T16:17: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131.</w:t>
      </w:r>
    </w:p>
  </w:footnote>
  <w:footnote w:id="85">
    <w:p w14:paraId="0000018B" w14:textId="5B1E526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548" w:author="Ana Cecília Agua de Melo" w:date="2026-05-23T16:17:00Z">
        <w:r w:rsidR="00777B00">
          <w:rPr>
            <w:rFonts w:ascii="Times New Roman" w:eastAsia="Times New Roman" w:hAnsi="Times New Roman" w:cs="Times New Roman"/>
            <w:iCs/>
            <w:sz w:val="20"/>
            <w:szCs w:val="20"/>
          </w:rPr>
          <w:t>op. cit.</w:t>
        </w:r>
      </w:ins>
      <w:del w:id="549" w:author="Ana Cecília Agua de Melo" w:date="2026-05-23T16:17: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35.</w:t>
      </w:r>
    </w:p>
  </w:footnote>
  <w:footnote w:id="86">
    <w:p w14:paraId="0000018C" w14:textId="581DF52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554" w:author="Ana Cecília Agua de Melo" w:date="2026-05-23T16:18:00Z">
        <w:r w:rsidR="00777B00">
          <w:rPr>
            <w:rFonts w:ascii="Times New Roman" w:eastAsia="Times New Roman" w:hAnsi="Times New Roman" w:cs="Times New Roman"/>
            <w:iCs/>
            <w:sz w:val="20"/>
            <w:szCs w:val="20"/>
          </w:rPr>
          <w:t>op. cit.</w:t>
        </w:r>
      </w:ins>
      <w:del w:id="555" w:author="Ana Cecília Agua de Melo" w:date="2026-05-23T16:18: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177.</w:t>
      </w:r>
    </w:p>
  </w:footnote>
  <w:footnote w:id="87">
    <w:p w14:paraId="0000018D" w14:textId="5876EC1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w:t>
      </w:r>
      <w:r>
        <w:rPr>
          <w:rFonts w:ascii="Times New Roman" w:eastAsia="Times New Roman" w:hAnsi="Times New Roman" w:cs="Times New Roman"/>
          <w:i/>
          <w:iCs/>
          <w:sz w:val="20"/>
          <w:szCs w:val="20"/>
        </w:rPr>
        <w:t xml:space="preserve"> </w:t>
      </w:r>
      <w:ins w:id="556" w:author="Ana Cecília Agua de Melo" w:date="2026-05-23T16:18:00Z">
        <w:r w:rsidR="00777B00">
          <w:rPr>
            <w:rFonts w:ascii="Times New Roman" w:eastAsia="Times New Roman" w:hAnsi="Times New Roman" w:cs="Times New Roman"/>
            <w:iCs/>
            <w:sz w:val="20"/>
            <w:szCs w:val="20"/>
          </w:rPr>
          <w:t>op</w:t>
        </w:r>
      </w:ins>
      <w:ins w:id="557" w:author="Ana Cecília Agua de Melo" w:date="2026-05-23T16:19:00Z">
        <w:r w:rsidR="00777B00">
          <w:rPr>
            <w:rFonts w:ascii="Times New Roman" w:eastAsia="Times New Roman" w:hAnsi="Times New Roman" w:cs="Times New Roman"/>
            <w:iCs/>
            <w:sz w:val="20"/>
            <w:szCs w:val="20"/>
          </w:rPr>
          <w:t>. cit.</w:t>
        </w:r>
      </w:ins>
      <w:del w:id="558" w:author="Ana Cecília Agua de Melo" w:date="2026-05-23T16:18: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43.</w:t>
      </w:r>
    </w:p>
  </w:footnote>
  <w:footnote w:id="88">
    <w:p w14:paraId="0000018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89">
    <w:p w14:paraId="0000018F" w14:textId="2E95655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570" w:author="Ana Cecília Agua de Melo" w:date="2026-05-23T16:19:00Z">
        <w:r w:rsidR="00777B00">
          <w:rPr>
            <w:rFonts w:ascii="Times New Roman" w:eastAsia="Times New Roman" w:hAnsi="Times New Roman" w:cs="Times New Roman"/>
            <w:iCs/>
            <w:sz w:val="20"/>
            <w:szCs w:val="20"/>
          </w:rPr>
          <w:t>op. cit.</w:t>
        </w:r>
      </w:ins>
      <w:del w:id="571" w:author="Ana Cecília Agua de Melo" w:date="2026-05-23T16:19: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167.</w:t>
      </w:r>
    </w:p>
  </w:footnote>
  <w:footnote w:id="90">
    <w:p w14:paraId="00000190" w14:textId="367FB1E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577" w:author="Ana Cecília Agua de Melo" w:date="2026-05-23T16:19:00Z">
        <w:r w:rsidR="00777B00">
          <w:rPr>
            <w:rFonts w:ascii="Times New Roman" w:eastAsia="Times New Roman" w:hAnsi="Times New Roman" w:cs="Times New Roman"/>
            <w:iCs/>
            <w:sz w:val="20"/>
            <w:szCs w:val="20"/>
          </w:rPr>
          <w:t>op. cit.</w:t>
        </w:r>
      </w:ins>
      <w:del w:id="578" w:author="Ana Cecília Agua de Melo" w:date="2026-05-23T16:19: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34.</w:t>
      </w:r>
    </w:p>
  </w:footnote>
  <w:footnote w:id="91">
    <w:p w14:paraId="0000019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 </w:t>
      </w:r>
      <w:proofErr w:type="spellStart"/>
      <w:r>
        <w:rPr>
          <w:rFonts w:ascii="Times New Roman" w:eastAsia="Times New Roman" w:hAnsi="Times New Roman" w:cs="Times New Roman"/>
          <w:i/>
          <w:iCs/>
          <w:sz w:val="20"/>
          <w:szCs w:val="20"/>
        </w:rPr>
        <w:t>Borderlands</w:t>
      </w:r>
      <w:proofErr w:type="spellEnd"/>
      <w:r>
        <w:rPr>
          <w:rFonts w:ascii="Times New Roman" w:eastAsia="Times New Roman" w:hAnsi="Times New Roman" w:cs="Times New Roman"/>
          <w:i/>
          <w:iCs/>
          <w:sz w:val="20"/>
          <w:szCs w:val="20"/>
        </w:rPr>
        <w:t xml:space="preserve">/La </w:t>
      </w:r>
      <w:proofErr w:type="spellStart"/>
      <w:r>
        <w:rPr>
          <w:rFonts w:ascii="Times New Roman" w:eastAsia="Times New Roman" w:hAnsi="Times New Roman" w:cs="Times New Roman"/>
          <w:i/>
          <w:iCs/>
          <w:sz w:val="20"/>
          <w:szCs w:val="20"/>
        </w:rPr>
        <w:t>Frontera</w:t>
      </w:r>
      <w:proofErr w:type="spellEnd"/>
      <w:r>
        <w:rPr>
          <w:rFonts w:ascii="Times New Roman" w:eastAsia="Times New Roman" w:hAnsi="Times New Roman" w:cs="Times New Roman"/>
          <w:sz w:val="20"/>
          <w:szCs w:val="20"/>
        </w:rPr>
        <w:t>, p. 237. (tradução nossa)</w:t>
      </w:r>
    </w:p>
  </w:footnote>
  <w:footnote w:id="92">
    <w:p w14:paraId="00000192" w14:textId="4E8E25B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COSTA apud</w:t>
      </w:r>
      <w:del w:id="589" w:author="Ana Cecília Agua de Melo" w:date="2026-05-21T21:00:00Z">
        <w:r w:rsidDel="00C17CEC">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FLUSSER, </w:t>
      </w:r>
      <w:ins w:id="590" w:author="Ana Cecília Agua de Melo" w:date="2026-05-23T16:20:00Z">
        <w:r w:rsidR="00777B00">
          <w:rPr>
            <w:rFonts w:ascii="Times New Roman" w:eastAsia="Times New Roman" w:hAnsi="Times New Roman" w:cs="Times New Roman"/>
            <w:iCs/>
            <w:sz w:val="20"/>
            <w:szCs w:val="20"/>
          </w:rPr>
          <w:t>op. cit.</w:t>
        </w:r>
      </w:ins>
      <w:del w:id="591" w:author="Ana Cecília Agua de Melo" w:date="2026-05-23T16:20:00Z">
        <w:r w:rsidDel="00777B00">
          <w:rPr>
            <w:rFonts w:ascii="Times New Roman" w:eastAsia="Times New Roman" w:hAnsi="Times New Roman" w:cs="Times New Roman"/>
            <w:i/>
            <w:iCs/>
            <w:sz w:val="20"/>
            <w:szCs w:val="20"/>
          </w:rPr>
          <w:delText>A Escrita. Há</w:delText>
        </w:r>
      </w:del>
      <w:del w:id="592" w:author="Ana Cecília Agua de Melo" w:date="2026-05-23T16:19:00Z">
        <w:r w:rsidDel="00777B00">
          <w:rPr>
            <w:rFonts w:ascii="Times New Roman" w:eastAsia="Times New Roman" w:hAnsi="Times New Roman" w:cs="Times New Roman"/>
            <w:i/>
            <w:iCs/>
            <w:sz w:val="20"/>
            <w:szCs w:val="20"/>
          </w:rPr>
          <w:delText xml:space="preserve"> futuro para a Escrita?</w:delText>
        </w:r>
      </w:del>
      <w:r>
        <w:rPr>
          <w:rFonts w:ascii="Times New Roman" w:eastAsia="Times New Roman" w:hAnsi="Times New Roman" w:cs="Times New Roman"/>
          <w:sz w:val="20"/>
          <w:szCs w:val="20"/>
        </w:rPr>
        <w:t>, p. 11.</w:t>
      </w:r>
    </w:p>
  </w:footnote>
  <w:footnote w:id="93">
    <w:p w14:paraId="00000193" w14:textId="244ADD4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w:t>
      </w:r>
      <w:ins w:id="593" w:author="Ana Cecília Agua de Melo" w:date="2026-05-23T16:20:00Z">
        <w:r w:rsidR="00777B00">
          <w:rPr>
            <w:rFonts w:ascii="Times New Roman" w:eastAsia="Times New Roman" w:hAnsi="Times New Roman" w:cs="Times New Roman"/>
            <w:i/>
            <w:iCs/>
            <w:sz w:val="20"/>
            <w:szCs w:val="20"/>
          </w:rPr>
          <w:t xml:space="preserve"> </w:t>
        </w:r>
        <w:r w:rsidR="00777B00">
          <w:rPr>
            <w:rFonts w:ascii="Times New Roman" w:eastAsia="Times New Roman" w:hAnsi="Times New Roman" w:cs="Times New Roman"/>
            <w:iCs/>
            <w:sz w:val="20"/>
            <w:szCs w:val="20"/>
          </w:rPr>
          <w:t>op. cit.</w:t>
        </w:r>
      </w:ins>
      <w:del w:id="594" w:author="Ana Cecília Agua de Melo" w:date="2026-05-23T16:20:00Z">
        <w:r w:rsidDel="00777B00">
          <w:rPr>
            <w:rFonts w:ascii="Times New Roman" w:eastAsia="Times New Roman" w:hAnsi="Times New Roman" w:cs="Times New Roman"/>
            <w:sz w:val="20"/>
            <w:szCs w:val="20"/>
          </w:rPr>
          <w:delText xml:space="preserve"> </w:delText>
        </w:r>
        <w:r w:rsidDel="00777B00">
          <w:rPr>
            <w:rFonts w:ascii="Times New Roman" w:eastAsia="Times New Roman" w:hAnsi="Times New Roman" w:cs="Times New Roman"/>
            <w:i/>
            <w:iCs/>
            <w:sz w:val="20"/>
            <w:szCs w:val="20"/>
          </w:rPr>
          <w:delText>Borderlands/La Frontera</w:delText>
        </w:r>
      </w:del>
      <w:r>
        <w:rPr>
          <w:rFonts w:ascii="Times New Roman" w:eastAsia="Times New Roman" w:hAnsi="Times New Roman" w:cs="Times New Roman"/>
          <w:sz w:val="20"/>
          <w:szCs w:val="20"/>
        </w:rPr>
        <w:t>, p. 237. (tradução nossa)</w:t>
      </w:r>
    </w:p>
  </w:footnote>
  <w:footnote w:id="94">
    <w:p w14:paraId="00000194" w14:textId="43AC4E1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mais diversas interpretações do</w:t>
      </w:r>
      <w:ins w:id="611" w:author="Ana Cecília Agua de Melo" w:date="2026-05-03T15:50:00Z">
        <w:r>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textos sagrados judaicos se manifestam no espaço</w:t>
      </w:r>
      <w:ins w:id="612" w:author="Ana Cecília Agua de Melo" w:date="2026-05-03T15:50: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pois conduzem as comunidades judaicas na diáspora e fora dela</w:t>
      </w:r>
      <w:del w:id="613" w:author="Ana Cecília Agua de Melo" w:date="2026-05-17T21:54:00Z">
        <w:r w:rsidDel="00F44052">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acarretam</w:t>
      </w:r>
      <w:del w:id="614" w:author="Ana Cecília Agua de Melo" w:date="2026-05-17T21:54:00Z">
        <w:r w:rsidDel="00F44052">
          <w:rPr>
            <w:rFonts w:ascii="Times New Roman" w:eastAsia="Times New Roman" w:hAnsi="Times New Roman" w:cs="Times New Roman"/>
            <w:sz w:val="20"/>
            <w:szCs w:val="20"/>
          </w:rPr>
          <w:delText xml:space="preserve"> em</w:delText>
        </w:r>
      </w:del>
      <w:r>
        <w:rPr>
          <w:rFonts w:ascii="Times New Roman" w:eastAsia="Times New Roman" w:hAnsi="Times New Roman" w:cs="Times New Roman"/>
          <w:sz w:val="20"/>
          <w:szCs w:val="20"/>
        </w:rPr>
        <w:t xml:space="preserve"> mudanças reais</w:t>
      </w:r>
      <w:del w:id="615" w:author="Ana Cecília Agua de Melo" w:date="2026-05-17T21:55:00Z">
        <w:r w:rsidDel="00F44052">
          <w:rPr>
            <w:rFonts w:ascii="Times New Roman" w:eastAsia="Times New Roman" w:hAnsi="Times New Roman" w:cs="Times New Roman"/>
            <w:sz w:val="20"/>
            <w:szCs w:val="20"/>
          </w:rPr>
          <w:delText xml:space="preserve"> nos jeitos e</w:delText>
        </w:r>
      </w:del>
      <w:r>
        <w:rPr>
          <w:rFonts w:ascii="Times New Roman" w:eastAsia="Times New Roman" w:hAnsi="Times New Roman" w:cs="Times New Roman"/>
          <w:sz w:val="20"/>
          <w:szCs w:val="20"/>
        </w:rPr>
        <w:t xml:space="preserve"> nas maneiras de manifestar a </w:t>
      </w:r>
      <w:proofErr w:type="spellStart"/>
      <w:r>
        <w:rPr>
          <w:rFonts w:ascii="Times New Roman" w:eastAsia="Times New Roman" w:hAnsi="Times New Roman" w:cs="Times New Roman"/>
          <w:sz w:val="20"/>
          <w:szCs w:val="20"/>
        </w:rPr>
        <w:t>judeidade</w:t>
      </w:r>
      <w:proofErr w:type="spellEnd"/>
      <w:r>
        <w:rPr>
          <w:rFonts w:ascii="Times New Roman" w:eastAsia="Times New Roman" w:hAnsi="Times New Roman" w:cs="Times New Roman"/>
          <w:sz w:val="20"/>
          <w:szCs w:val="20"/>
        </w:rPr>
        <w:t xml:space="preserve">, bem como nas dinâmicas </w:t>
      </w:r>
      <w:ins w:id="616" w:author="Ana Cecília Agua de Melo" w:date="2026-05-21T21:00:00Z">
        <w:r>
          <w:rPr>
            <w:rFonts w:ascii="Times New Roman" w:eastAsia="Times New Roman" w:hAnsi="Times New Roman" w:cs="Times New Roman"/>
            <w:sz w:val="20"/>
            <w:szCs w:val="20"/>
          </w:rPr>
          <w:t>d</w:t>
        </w:r>
      </w:ins>
      <w:del w:id="617" w:author="Ana Cecília Agua de Melo" w:date="2026-05-21T21:00:00Z">
        <w:r w:rsidDel="00C17CEC">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os territórios em que as comunidades </w:t>
      </w:r>
      <w:del w:id="618" w:author="Ana Cecília Agua de Melo" w:date="2026-05-21T21:00:00Z">
        <w:r w:rsidDel="00C17CEC">
          <w:rPr>
            <w:rFonts w:ascii="Times New Roman" w:eastAsia="Times New Roman" w:hAnsi="Times New Roman" w:cs="Times New Roman"/>
            <w:sz w:val="20"/>
            <w:szCs w:val="20"/>
          </w:rPr>
          <w:delText xml:space="preserve">se unem e </w:delText>
        </w:r>
      </w:del>
      <w:r>
        <w:rPr>
          <w:rFonts w:ascii="Times New Roman" w:eastAsia="Times New Roman" w:hAnsi="Times New Roman" w:cs="Times New Roman"/>
          <w:sz w:val="20"/>
          <w:szCs w:val="20"/>
        </w:rPr>
        <w:t>se agregam.</w:t>
      </w:r>
    </w:p>
  </w:footnote>
  <w:footnote w:id="95">
    <w:p w14:paraId="0000019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OLIMPIO, </w:t>
      </w:r>
      <w:proofErr w:type="gramStart"/>
      <w:r>
        <w:rPr>
          <w:rFonts w:ascii="Times New Roman" w:eastAsia="Times New Roman" w:hAnsi="Times New Roman" w:cs="Times New Roman"/>
          <w:i/>
          <w:iCs/>
          <w:sz w:val="20"/>
          <w:szCs w:val="20"/>
        </w:rPr>
        <w:t>Há</w:t>
      </w:r>
      <w:proofErr w:type="gramEnd"/>
      <w:r>
        <w:rPr>
          <w:rFonts w:ascii="Times New Roman" w:eastAsia="Times New Roman" w:hAnsi="Times New Roman" w:cs="Times New Roman"/>
          <w:i/>
          <w:iCs/>
          <w:sz w:val="20"/>
          <w:szCs w:val="20"/>
        </w:rPr>
        <w:t xml:space="preserve"> o </w:t>
      </w:r>
      <w:proofErr w:type="spellStart"/>
      <w:r>
        <w:rPr>
          <w:rFonts w:ascii="Times New Roman" w:eastAsia="Times New Roman" w:hAnsi="Times New Roman" w:cs="Times New Roman"/>
          <w:i/>
          <w:iCs/>
          <w:sz w:val="20"/>
          <w:szCs w:val="20"/>
        </w:rPr>
        <w:t>Anti-Limite</w:t>
      </w:r>
      <w:proofErr w:type="spellEnd"/>
      <w:r>
        <w:rPr>
          <w:rFonts w:ascii="Times New Roman" w:eastAsia="Times New Roman" w:hAnsi="Times New Roman" w:cs="Times New Roman"/>
          <w:i/>
          <w:iCs/>
          <w:sz w:val="20"/>
          <w:szCs w:val="20"/>
        </w:rPr>
        <w:t>? Sobre ficções, equívocos e metafísica experimental</w:t>
      </w:r>
      <w:r>
        <w:rPr>
          <w:rFonts w:ascii="Times New Roman" w:eastAsia="Times New Roman" w:hAnsi="Times New Roman" w:cs="Times New Roman"/>
          <w:sz w:val="20"/>
          <w:szCs w:val="20"/>
        </w:rPr>
        <w:t>, p. 67.</w:t>
      </w:r>
    </w:p>
  </w:footnote>
  <w:footnote w:id="96">
    <w:p w14:paraId="00000196" w14:textId="7A363F3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650" w:author="Ana Cecília Agua de Melo" w:date="2026-05-23T16:21:00Z">
        <w:r w:rsidR="00777B00">
          <w:rPr>
            <w:rFonts w:ascii="Times New Roman" w:eastAsia="Times New Roman" w:hAnsi="Times New Roman" w:cs="Times New Roman"/>
            <w:iCs/>
            <w:sz w:val="20"/>
            <w:szCs w:val="20"/>
          </w:rPr>
          <w:t>op. cit.</w:t>
        </w:r>
      </w:ins>
      <w:del w:id="651" w:author="Ana Cecília Agua de Melo" w:date="2026-05-23T16:21: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189.</w:t>
      </w:r>
    </w:p>
  </w:footnote>
  <w:footnote w:id="97">
    <w:p w14:paraId="00000197" w14:textId="06F72060"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Chavruta</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hebraica proveniente da </w:t>
      </w:r>
      <w:proofErr w:type="spellStart"/>
      <w:r>
        <w:rPr>
          <w:rFonts w:ascii="Times New Roman" w:eastAsia="Times New Roman" w:hAnsi="Times New Roman" w:cs="Times New Roman"/>
          <w:sz w:val="20"/>
          <w:szCs w:val="20"/>
        </w:rPr>
        <w:t>raíz</w:t>
      </w:r>
      <w:proofErr w:type="spellEnd"/>
      <w:r>
        <w:rPr>
          <w:rFonts w:ascii="Times New Roman" w:eastAsia="Times New Roman" w:hAnsi="Times New Roman" w:cs="Times New Roman"/>
          <w:sz w:val="20"/>
          <w:szCs w:val="20"/>
        </w:rPr>
        <w:t xml:space="preserve"> </w:t>
      </w:r>
      <w:ins w:id="652" w:author="Ana Cecília Agua de Melo" w:date="2026-05-19T17:26:00Z">
        <w:r>
          <w:rPr>
            <w:rFonts w:ascii="Times New Roman" w:eastAsia="Times New Roman" w:hAnsi="Times New Roman" w:cs="Times New Roman"/>
            <w:i/>
            <w:iCs/>
            <w:sz w:val="20"/>
            <w:szCs w:val="20"/>
          </w:rPr>
          <w:t>“</w:t>
        </w:r>
      </w:ins>
      <w:proofErr w:type="spellStart"/>
      <w:del w:id="653" w:author="Ana Cecília Agua de Melo" w:date="2026-05-19T17:26:00Z">
        <w:r w:rsidDel="002F76C5">
          <w:rPr>
            <w:rFonts w:ascii="Times New Roman" w:eastAsia="Times New Roman" w:hAnsi="Times New Roman" w:cs="Times New Roman"/>
            <w:i/>
            <w:iCs/>
            <w:sz w:val="20"/>
            <w:szCs w:val="20"/>
          </w:rPr>
          <w:delText>‘</w:delText>
        </w:r>
      </w:del>
      <w:r>
        <w:rPr>
          <w:rFonts w:ascii="Times New Roman" w:eastAsia="Times New Roman" w:hAnsi="Times New Roman" w:cs="Times New Roman"/>
          <w:i/>
          <w:iCs/>
          <w:sz w:val="20"/>
          <w:szCs w:val="20"/>
        </w:rPr>
        <w:t>chaver</w:t>
      </w:r>
      <w:proofErr w:type="spellEnd"/>
      <w:ins w:id="654" w:author="Ana Cecília Agua de Melo" w:date="2026-05-19T17:26:00Z">
        <w:r>
          <w:rPr>
            <w:rFonts w:ascii="Times New Roman" w:eastAsia="Times New Roman" w:hAnsi="Times New Roman" w:cs="Times New Roman"/>
            <w:i/>
            <w:iCs/>
            <w:sz w:val="20"/>
            <w:szCs w:val="20"/>
          </w:rPr>
          <w:t>”</w:t>
        </w:r>
      </w:ins>
      <w:del w:id="655" w:author="Ana Cecília Agua de Melo" w:date="2026-05-19T17:26:00Z">
        <w:r w:rsidDel="002F76C5">
          <w:rPr>
            <w:rFonts w:ascii="Times New Roman" w:eastAsia="Times New Roman" w:hAnsi="Times New Roman" w:cs="Times New Roman"/>
            <w:i/>
            <w:iCs/>
            <w:sz w:val="20"/>
            <w:szCs w:val="20"/>
          </w:rPr>
          <w:delText>’</w:delText>
        </w:r>
      </w:del>
      <w:r>
        <w:rPr>
          <w:rFonts w:ascii="Times New Roman" w:eastAsia="Times New Roman" w:hAnsi="Times New Roman" w:cs="Times New Roman"/>
          <w:sz w:val="20"/>
          <w:szCs w:val="20"/>
        </w:rPr>
        <w:t xml:space="preserve">, em português </w:t>
      </w:r>
      <w:ins w:id="656" w:author="Ana Cecília Agua de Melo" w:date="2026-05-19T17:26:00Z">
        <w:r>
          <w:rPr>
            <w:rFonts w:ascii="Times New Roman" w:eastAsia="Times New Roman" w:hAnsi="Times New Roman" w:cs="Times New Roman"/>
            <w:sz w:val="20"/>
            <w:szCs w:val="20"/>
          </w:rPr>
          <w:t>“</w:t>
        </w:r>
      </w:ins>
      <w:del w:id="657" w:author="Ana Cecília Agua de Melo" w:date="2026-05-19T17:26:00Z">
        <w:r w:rsidDel="002F76C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amigo</w:t>
      </w:r>
      <w:ins w:id="658" w:author="Ana Cecília Agua de Melo" w:date="2026-05-19T17:26:00Z">
        <w:r>
          <w:rPr>
            <w:rFonts w:ascii="Times New Roman" w:eastAsia="Times New Roman" w:hAnsi="Times New Roman" w:cs="Times New Roman"/>
            <w:sz w:val="20"/>
            <w:szCs w:val="20"/>
          </w:rPr>
          <w:t>”</w:t>
        </w:r>
      </w:ins>
      <w:del w:id="659" w:author="Ana Cecília Agua de Melo" w:date="2026-05-19T17:26:00Z">
        <w:r w:rsidDel="002F76C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E é uma prática de estudo em que os textos são lidos em pares.</w:t>
      </w:r>
    </w:p>
  </w:footnote>
  <w:footnote w:id="98">
    <w:p w14:paraId="00000198" w14:textId="020E368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ins w:id="666" w:author="Ana Cecília Agua de Melo" w:date="2026-05-23T16:21:00Z">
        <w:r w:rsidR="00777B00">
          <w:rPr>
            <w:rFonts w:ascii="Times New Roman" w:eastAsia="Times New Roman" w:hAnsi="Times New Roman" w:cs="Times New Roman"/>
            <w:iCs/>
            <w:sz w:val="20"/>
            <w:szCs w:val="20"/>
          </w:rPr>
          <w:t>op. cit.</w:t>
        </w:r>
      </w:ins>
      <w:del w:id="667" w:author="Ana Cecília Agua de Melo" w:date="2026-05-23T16:21:00Z">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42.</w:t>
      </w:r>
    </w:p>
  </w:footnote>
  <w:footnote w:id="99">
    <w:p w14:paraId="00000199" w14:textId="78D5649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FLAUBERT apud</w:t>
      </w:r>
      <w:del w:id="670" w:author="Ana Cecília Agua de Melo" w:date="2026-05-19T17:26:00Z">
        <w:r w:rsidDel="002F76C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ins w:id="671" w:author="Ana Cecília Agua de Melo" w:date="2026-05-23T16:21:00Z">
        <w:r w:rsidR="00777B00">
          <w:rPr>
            <w:rFonts w:ascii="Times New Roman" w:eastAsia="Times New Roman" w:hAnsi="Times New Roman" w:cs="Times New Roman"/>
            <w:iCs/>
            <w:sz w:val="20"/>
            <w:szCs w:val="20"/>
          </w:rPr>
          <w:t>ibidem</w:t>
        </w:r>
      </w:ins>
      <w:del w:id="672" w:author="Ana Cecília Agua de Melo" w:date="2026-05-23T16:21:00Z">
        <w:r w:rsidDel="00777B00">
          <w:rPr>
            <w:rFonts w:ascii="Times New Roman" w:eastAsia="Times New Roman" w:hAnsi="Times New Roman" w:cs="Times New Roman"/>
            <w:sz w:val="20"/>
            <w:szCs w:val="20"/>
          </w:rPr>
          <w:delText xml:space="preserve">MANGUEL, </w:delText>
        </w:r>
        <w:r w:rsidDel="00777B00">
          <w:rPr>
            <w:rFonts w:ascii="Times New Roman" w:eastAsia="Times New Roman" w:hAnsi="Times New Roman" w:cs="Times New Roman"/>
            <w:i/>
            <w:iCs/>
            <w:sz w:val="20"/>
            <w:szCs w:val="20"/>
          </w:rPr>
          <w:delText>A Musa da Impossibilidade</w:delText>
        </w:r>
      </w:del>
      <w:r>
        <w:rPr>
          <w:rFonts w:ascii="Times New Roman" w:eastAsia="Times New Roman" w:hAnsi="Times New Roman" w:cs="Times New Roman"/>
          <w:sz w:val="20"/>
          <w:szCs w:val="20"/>
        </w:rPr>
        <w:t>, p. 46.</w:t>
      </w:r>
    </w:p>
  </w:footnote>
  <w:footnote w:id="100">
    <w:p w14:paraId="0000019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r>
        <w:rPr>
          <w:rFonts w:ascii="Times New Roman" w:eastAsia="Times New Roman" w:hAnsi="Times New Roman" w:cs="Times New Roman"/>
          <w:i/>
          <w:iCs/>
          <w:sz w:val="20"/>
          <w:szCs w:val="20"/>
        </w:rPr>
        <w:t>Os judeus e as palavras</w:t>
      </w:r>
      <w:r>
        <w:rPr>
          <w:rFonts w:ascii="Times New Roman" w:eastAsia="Times New Roman" w:hAnsi="Times New Roman" w:cs="Times New Roman"/>
          <w:sz w:val="20"/>
          <w:szCs w:val="20"/>
        </w:rPr>
        <w:t>, p. 18.</w:t>
      </w:r>
    </w:p>
  </w:footnote>
  <w:footnote w:id="101">
    <w:p w14:paraId="0000019B" w14:textId="43C1E6D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metodologia judaica de le</w:t>
      </w:r>
      <w:ins w:id="691" w:author="Ana Cecília Agua de Melo" w:date="2026-05-21T21:08:00Z">
        <w:r>
          <w:rPr>
            <w:rFonts w:ascii="Times New Roman" w:eastAsia="Times New Roman" w:hAnsi="Times New Roman" w:cs="Times New Roman"/>
            <w:sz w:val="20"/>
            <w:szCs w:val="20"/>
          </w:rPr>
          <w:t>itura das</w:t>
        </w:r>
      </w:ins>
      <w:del w:id="692" w:author="Ana Cecília Agua de Melo" w:date="2026-05-21T21:08:00Z">
        <w:r w:rsidDel="00A176FB">
          <w:rPr>
            <w:rFonts w:ascii="Times New Roman" w:eastAsia="Times New Roman" w:hAnsi="Times New Roman" w:cs="Times New Roman"/>
            <w:sz w:val="20"/>
            <w:szCs w:val="20"/>
          </w:rPr>
          <w:delText>r as</w:delText>
        </w:r>
      </w:del>
      <w:r>
        <w:rPr>
          <w:rFonts w:ascii="Times New Roman" w:eastAsia="Times New Roman" w:hAnsi="Times New Roman" w:cs="Times New Roman"/>
          <w:sz w:val="20"/>
          <w:szCs w:val="20"/>
        </w:rPr>
        <w:t xml:space="preserve"> escrituras sagradas. Seu fundamento está em uma visão cíclica da história, </w:t>
      </w:r>
      <w:ins w:id="693" w:author="Ana Cecília Agua de Melo" w:date="2026-05-21T21:08:00Z">
        <w:r>
          <w:rPr>
            <w:rFonts w:ascii="Times New Roman" w:eastAsia="Times New Roman" w:hAnsi="Times New Roman" w:cs="Times New Roman"/>
            <w:sz w:val="20"/>
            <w:szCs w:val="20"/>
          </w:rPr>
          <w:t>segundo a qual</w:t>
        </w:r>
      </w:ins>
      <w:del w:id="694" w:author="Ana Cecília Agua de Melo" w:date="2026-05-21T21:08:00Z">
        <w:r w:rsidDel="00A176FB">
          <w:rPr>
            <w:rFonts w:ascii="Times New Roman" w:eastAsia="Times New Roman" w:hAnsi="Times New Roman" w:cs="Times New Roman"/>
            <w:sz w:val="20"/>
            <w:szCs w:val="20"/>
          </w:rPr>
          <w:delText>em que</w:delText>
        </w:r>
      </w:del>
      <w:r>
        <w:rPr>
          <w:rFonts w:ascii="Times New Roman" w:eastAsia="Times New Roman" w:hAnsi="Times New Roman" w:cs="Times New Roman"/>
          <w:sz w:val="20"/>
          <w:szCs w:val="20"/>
        </w:rPr>
        <w:t xml:space="preserve"> o acontecimento central, ou melhor, a presença de Deus no texto, é continuamente revisad</w:t>
      </w:r>
      <w:ins w:id="695" w:author="Ana Cecília Agua de Melo" w:date="2026-05-03T16:36:00Z">
        <w:r>
          <w:rPr>
            <w:rFonts w:ascii="Times New Roman" w:eastAsia="Times New Roman" w:hAnsi="Times New Roman" w:cs="Times New Roman"/>
            <w:sz w:val="20"/>
            <w:szCs w:val="20"/>
          </w:rPr>
          <w:t>o</w:t>
        </w:r>
      </w:ins>
      <w:ins w:id="696" w:author="Ana Cecília Agua de Melo" w:date="2026-05-21T21:08:00Z">
        <w:r>
          <w:rPr>
            <w:rFonts w:ascii="Times New Roman" w:eastAsia="Times New Roman" w:hAnsi="Times New Roman" w:cs="Times New Roman"/>
            <w:sz w:val="20"/>
            <w:szCs w:val="20"/>
          </w:rPr>
          <w:t>,</w:t>
        </w:r>
      </w:ins>
      <w:del w:id="697" w:author="Ana Cecília Agua de Melo" w:date="2026-05-03T16:36:00Z">
        <w:r w:rsidDel="00D145B5">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oferecendo sempre novos significados às várias situações expostas, bem como às interpretações.</w:t>
      </w:r>
    </w:p>
  </w:footnote>
  <w:footnote w:id="102">
    <w:p w14:paraId="0000019C"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Referência à </w:t>
      </w:r>
      <w:proofErr w:type="spellStart"/>
      <w:r>
        <w:rPr>
          <w:rFonts w:ascii="Times New Roman" w:eastAsia="Times New Roman" w:hAnsi="Times New Roman" w:cs="Times New Roman"/>
          <w:i/>
          <w:iCs/>
          <w:sz w:val="20"/>
          <w:szCs w:val="20"/>
        </w:rPr>
        <w:t>Menachot</w:t>
      </w:r>
      <w:proofErr w:type="spellEnd"/>
      <w:r>
        <w:rPr>
          <w:rFonts w:ascii="Times New Roman" w:eastAsia="Times New Roman" w:hAnsi="Times New Roman" w:cs="Times New Roman"/>
          <w:sz w:val="20"/>
          <w:szCs w:val="20"/>
        </w:rPr>
        <w:t xml:space="preserve"> 29a</w:t>
      </w:r>
    </w:p>
  </w:footnote>
  <w:footnote w:id="103">
    <w:p w14:paraId="0000019D" w14:textId="35F6AAD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Por mais que este trabalho se sustente em uma perspectiva judaico-</w:t>
      </w:r>
      <w:proofErr w:type="spellStart"/>
      <w:r>
        <w:rPr>
          <w:rFonts w:ascii="Times New Roman" w:eastAsia="Times New Roman" w:hAnsi="Times New Roman" w:cs="Times New Roman"/>
          <w:sz w:val="20"/>
          <w:szCs w:val="20"/>
        </w:rPr>
        <w:t>diaspórica</w:t>
      </w:r>
      <w:proofErr w:type="spellEnd"/>
      <w:r>
        <w:rPr>
          <w:rFonts w:ascii="Times New Roman" w:eastAsia="Times New Roman" w:hAnsi="Times New Roman" w:cs="Times New Roman"/>
          <w:sz w:val="20"/>
          <w:szCs w:val="20"/>
        </w:rPr>
        <w:t xml:space="preserve"> sobre o lugar, ou seja, em territorialidades judaicas móveis, transitórias e flu</w:t>
      </w:r>
      <w:ins w:id="715" w:author="Ana Cecília Agua de Melo" w:date="2026-05-03T17:10:00Z">
        <w:r>
          <w:rPr>
            <w:rFonts w:ascii="Times New Roman" w:eastAsia="Times New Roman" w:hAnsi="Times New Roman" w:cs="Times New Roman"/>
            <w:sz w:val="20"/>
            <w:szCs w:val="20"/>
          </w:rPr>
          <w:t>i</w:t>
        </w:r>
      </w:ins>
      <w:del w:id="716" w:author="Ana Cecília Agua de Melo" w:date="2026-05-03T17:10:00Z">
        <w:r w:rsidDel="00EB66C9">
          <w:rPr>
            <w:rFonts w:ascii="Times New Roman" w:eastAsia="Times New Roman" w:hAnsi="Times New Roman" w:cs="Times New Roman"/>
            <w:sz w:val="20"/>
            <w:szCs w:val="20"/>
          </w:rPr>
          <w:delText>í</w:delText>
        </w:r>
      </w:del>
      <w:r>
        <w:rPr>
          <w:rFonts w:ascii="Times New Roman" w:eastAsia="Times New Roman" w:hAnsi="Times New Roman" w:cs="Times New Roman"/>
          <w:sz w:val="20"/>
          <w:szCs w:val="20"/>
        </w:rPr>
        <w:t xml:space="preserve">das – sendo elas: </w:t>
      </w:r>
      <w:r>
        <w:rPr>
          <w:rFonts w:ascii="Times New Roman" w:eastAsia="Times New Roman" w:hAnsi="Times New Roman" w:cs="Times New Roman"/>
          <w:i/>
          <w:iCs/>
          <w:sz w:val="20"/>
          <w:szCs w:val="20"/>
        </w:rPr>
        <w:t>BS”D</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kipá</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mezuzá</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há um território espiritual e simbólico que permeia todas as discussões: a memória e a lembrança do Templo Sagrado de Jerusalém. Ao final, todas as rezas, </w:t>
      </w:r>
      <w:del w:id="717" w:author="Ana Cecília Agua de Melo" w:date="2026-05-03T17:10:00Z">
        <w:r w:rsidDel="00521375">
          <w:rPr>
            <w:rFonts w:ascii="Times New Roman" w:eastAsia="Times New Roman" w:hAnsi="Times New Roman" w:cs="Times New Roman"/>
            <w:sz w:val="20"/>
            <w:szCs w:val="20"/>
          </w:rPr>
          <w:delText xml:space="preserve">as </w:delText>
        </w:r>
      </w:del>
      <w:r>
        <w:rPr>
          <w:rFonts w:ascii="Times New Roman" w:eastAsia="Times New Roman" w:hAnsi="Times New Roman" w:cs="Times New Roman"/>
          <w:sz w:val="20"/>
          <w:szCs w:val="20"/>
        </w:rPr>
        <w:t xml:space="preserve">orações, </w:t>
      </w:r>
      <w:del w:id="718" w:author="Ana Cecília Agua de Melo" w:date="2026-05-03T17:10:00Z">
        <w:r w:rsidDel="00521375">
          <w:rPr>
            <w:rFonts w:ascii="Times New Roman" w:eastAsia="Times New Roman" w:hAnsi="Times New Roman" w:cs="Times New Roman"/>
            <w:sz w:val="20"/>
            <w:szCs w:val="20"/>
          </w:rPr>
          <w:delText xml:space="preserve">as </w:delText>
        </w:r>
      </w:del>
      <w:r>
        <w:rPr>
          <w:rFonts w:ascii="Times New Roman" w:eastAsia="Times New Roman" w:hAnsi="Times New Roman" w:cs="Times New Roman"/>
          <w:sz w:val="20"/>
          <w:szCs w:val="20"/>
        </w:rPr>
        <w:t xml:space="preserve">tradições e </w:t>
      </w:r>
      <w:del w:id="719" w:author="Ana Cecília Agua de Melo" w:date="2026-05-03T17:10:00Z">
        <w:r w:rsidDel="00521375">
          <w:rPr>
            <w:rFonts w:ascii="Times New Roman" w:eastAsia="Times New Roman" w:hAnsi="Times New Roman" w:cs="Times New Roman"/>
            <w:sz w:val="20"/>
            <w:szCs w:val="20"/>
          </w:rPr>
          <w:delText xml:space="preserve">os </w:delText>
        </w:r>
      </w:del>
      <w:r>
        <w:rPr>
          <w:rFonts w:ascii="Times New Roman" w:eastAsia="Times New Roman" w:hAnsi="Times New Roman" w:cs="Times New Roman"/>
          <w:sz w:val="20"/>
          <w:szCs w:val="20"/>
        </w:rPr>
        <w:t>cultos judaicos religiosos são conduzidos à cidade de Jerusalém, local sacrossanto judaico – território da construção do Templo –, e assim levad</w:t>
      </w:r>
      <w:ins w:id="720" w:author="Ana Cecília Agua de Melo" w:date="2026-05-03T17:11:00Z">
        <w:r>
          <w:rPr>
            <w:rFonts w:ascii="Times New Roman" w:eastAsia="Times New Roman" w:hAnsi="Times New Roman" w:cs="Times New Roman"/>
            <w:sz w:val="20"/>
            <w:szCs w:val="20"/>
          </w:rPr>
          <w:t>o</w:t>
        </w:r>
      </w:ins>
      <w:del w:id="721" w:author="Ana Cecília Agua de Melo" w:date="2026-05-03T17:11:00Z">
        <w:r w:rsidDel="00521375">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s ao céu. </w:t>
      </w:r>
    </w:p>
  </w:footnote>
  <w:footnote w:id="104">
    <w:p w14:paraId="0000019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inscrição da tinta de uma caneta sobre uma página cria um território.</w:t>
      </w:r>
    </w:p>
  </w:footnote>
  <w:footnote w:id="105">
    <w:p w14:paraId="0000019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KILSZTAJN, </w:t>
      </w:r>
      <w:proofErr w:type="spellStart"/>
      <w:r>
        <w:rPr>
          <w:rFonts w:ascii="Times New Roman" w:eastAsia="Times New Roman" w:hAnsi="Times New Roman" w:cs="Times New Roman"/>
          <w:i/>
          <w:iCs/>
          <w:sz w:val="20"/>
          <w:szCs w:val="20"/>
        </w:rPr>
        <w:t>Yiddish</w:t>
      </w:r>
      <w:proofErr w:type="spellEnd"/>
      <w:r>
        <w:rPr>
          <w:rFonts w:ascii="Times New Roman" w:eastAsia="Times New Roman" w:hAnsi="Times New Roman" w:cs="Times New Roman"/>
          <w:sz w:val="20"/>
          <w:szCs w:val="20"/>
        </w:rPr>
        <w:t>, p. 20.</w:t>
      </w:r>
    </w:p>
  </w:footnote>
  <w:footnote w:id="106">
    <w:p w14:paraId="000001A0" w14:textId="56DAB0A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Pretende-se que as diversas interpretações dos textos, aqui expostos, resso</w:t>
      </w:r>
      <w:ins w:id="756" w:author="Ana Cecília Agua de Melo" w:date="2026-05-03T17:14:00Z">
        <w:r>
          <w:rPr>
            <w:rFonts w:ascii="Times New Roman" w:eastAsia="Times New Roman" w:hAnsi="Times New Roman" w:cs="Times New Roman"/>
            <w:sz w:val="20"/>
            <w:szCs w:val="20"/>
          </w:rPr>
          <w:t>e</w:t>
        </w:r>
      </w:ins>
      <w:del w:id="757" w:author="Ana Cecília Agua de Melo" w:date="2026-05-03T17:14:00Z">
        <w:r w:rsidDel="00521375">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m em você que lê, o leitor.</w:t>
      </w:r>
    </w:p>
  </w:footnote>
  <w:footnote w:id="107">
    <w:p w14:paraId="000001A1" w14:textId="1C5C48F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w:t>
      </w:r>
      <w:ins w:id="760" w:author="Ana Cecília Agua de Melo" w:date="2026-05-03T17:14:00Z">
        <w:r>
          <w:rPr>
            <w:rFonts w:ascii="Times New Roman" w:eastAsia="Times New Roman" w:hAnsi="Times New Roman" w:cs="Times New Roman"/>
            <w:sz w:val="20"/>
            <w:szCs w:val="20"/>
          </w:rPr>
          <w:t>disposição</w:t>
        </w:r>
      </w:ins>
      <w:del w:id="761" w:author="Ana Cecília Agua de Melo" w:date="2026-05-03T17:14:00Z">
        <w:r w:rsidDel="00521375">
          <w:rPr>
            <w:rFonts w:ascii="Times New Roman" w:eastAsia="Times New Roman" w:hAnsi="Times New Roman" w:cs="Times New Roman"/>
            <w:sz w:val="20"/>
            <w:szCs w:val="20"/>
          </w:rPr>
          <w:delText>paginação e a organização</w:delText>
        </w:r>
      </w:del>
      <w:r>
        <w:rPr>
          <w:rFonts w:ascii="Times New Roman" w:eastAsia="Times New Roman" w:hAnsi="Times New Roman" w:cs="Times New Roman"/>
          <w:sz w:val="20"/>
          <w:szCs w:val="20"/>
        </w:rPr>
        <w:t xml:space="preserve"> gráfica das notas de rodapé</w:t>
      </w:r>
      <w:del w:id="762" w:author="Ana Cecília Agua de Melo" w:date="2026-05-03T17:14:00Z">
        <w:r w:rsidDel="00521375">
          <w:rPr>
            <w:rFonts w:ascii="Times New Roman" w:eastAsia="Times New Roman" w:hAnsi="Times New Roman" w:cs="Times New Roman"/>
            <w:sz w:val="20"/>
            <w:szCs w:val="20"/>
          </w:rPr>
          <w:delText xml:space="preserve"> (e sua forma), usada nos ensaios aqui apresentados,</w:delText>
        </w:r>
      </w:del>
      <w:r>
        <w:rPr>
          <w:rFonts w:ascii="Times New Roman" w:eastAsia="Times New Roman" w:hAnsi="Times New Roman" w:cs="Times New Roman"/>
          <w:sz w:val="20"/>
          <w:szCs w:val="20"/>
        </w:rPr>
        <w:t xml:space="preserve"> </w:t>
      </w:r>
      <w:ins w:id="763" w:author="Ana Cecília Agua de Melo" w:date="2026-05-03T17:15:00Z">
        <w:r>
          <w:rPr>
            <w:rFonts w:ascii="Times New Roman" w:eastAsia="Times New Roman" w:hAnsi="Times New Roman" w:cs="Times New Roman"/>
            <w:sz w:val="20"/>
            <w:szCs w:val="20"/>
          </w:rPr>
          <w:t>alude à</w:t>
        </w:r>
      </w:ins>
      <w:del w:id="764" w:author="Ana Cecília Agua de Melo" w:date="2026-05-03T17:15:00Z">
        <w:r w:rsidDel="00521375">
          <w:rPr>
            <w:rFonts w:ascii="Times New Roman" w:eastAsia="Times New Roman" w:hAnsi="Times New Roman" w:cs="Times New Roman"/>
            <w:sz w:val="20"/>
            <w:szCs w:val="20"/>
          </w:rPr>
          <w:delText>fazem referência à forma da disposição espacial da</w:delText>
        </w:r>
      </w:del>
      <w:r>
        <w:rPr>
          <w:rFonts w:ascii="Times New Roman" w:eastAsia="Times New Roman" w:hAnsi="Times New Roman" w:cs="Times New Roman"/>
          <w:sz w:val="20"/>
          <w:szCs w:val="20"/>
        </w:rPr>
        <w:t xml:space="preserve"> página dos textos judaicos religiosos, bem como do pensamento rabínico</w:t>
      </w:r>
      <w:del w:id="765" w:author="Ana Cecília Agua de Melo" w:date="2026-05-19T17:38:00Z">
        <w:r w:rsidDel="00E8144F">
          <w:rPr>
            <w:rFonts w:ascii="Times New Roman" w:eastAsia="Times New Roman" w:hAnsi="Times New Roman" w:cs="Times New Roman"/>
            <w:sz w:val="20"/>
            <w:szCs w:val="20"/>
          </w:rPr>
          <w:delText>s</w:delText>
        </w:r>
      </w:del>
      <w:r>
        <w:rPr>
          <w:rFonts w:ascii="Times New Roman" w:eastAsia="Times New Roman" w:hAnsi="Times New Roman" w:cs="Times New Roman"/>
          <w:sz w:val="20"/>
          <w:szCs w:val="20"/>
        </w:rPr>
        <w:t xml:space="preserve"> que há no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w:t>
      </w:r>
      <w:ins w:id="766" w:author="Ana Cecília Agua de Melo" w:date="2026-05-03T17:15:00Z">
        <w:r>
          <w:rPr>
            <w:rFonts w:ascii="Times New Roman" w:eastAsia="Times New Roman" w:hAnsi="Times New Roman" w:cs="Times New Roman"/>
            <w:sz w:val="20"/>
            <w:szCs w:val="20"/>
          </w:rPr>
          <w:t>P</w:t>
        </w:r>
      </w:ins>
      <w:del w:id="767" w:author="Ana Cecília Agua de Melo" w:date="2026-05-03T17:15:00Z">
        <w:r w:rsidDel="00521375">
          <w:rPr>
            <w:rFonts w:ascii="Times New Roman" w:eastAsia="Times New Roman" w:hAnsi="Times New Roman" w:cs="Times New Roman"/>
            <w:sz w:val="20"/>
            <w:szCs w:val="20"/>
          </w:rPr>
          <w:delText>Isso, p</w:delText>
        </w:r>
      </w:del>
      <w:r>
        <w:rPr>
          <w:rFonts w:ascii="Times New Roman" w:eastAsia="Times New Roman" w:hAnsi="Times New Roman" w:cs="Times New Roman"/>
          <w:sz w:val="20"/>
          <w:szCs w:val="20"/>
        </w:rPr>
        <w:t xml:space="preserve">ois, no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a menção de um nome, situação ou ideia permite a introdução de uma história que alivia o clima de discussões complexas e leva o debate adiante. As notas, ou melhor, os comentários e as interpretações rabínicas, rondam, circunscrevem e flutuam ao redor do texto principal sem hierarquização. A</w:t>
      </w:r>
      <w:ins w:id="768" w:author="Ana Cecília Agua de Melo" w:date="2026-05-03T17:16:00Z">
        <w:r>
          <w:rPr>
            <w:rFonts w:ascii="Times New Roman" w:eastAsia="Times New Roman" w:hAnsi="Times New Roman" w:cs="Times New Roman"/>
            <w:sz w:val="20"/>
            <w:szCs w:val="20"/>
          </w:rPr>
          <w:t>ludindo à</w:t>
        </w:r>
      </w:ins>
      <w:del w:id="769" w:author="Ana Cecília Agua de Melo" w:date="2026-05-03T17:16:00Z">
        <w:r w:rsidDel="00521375">
          <w:rPr>
            <w:rFonts w:ascii="Times New Roman" w:eastAsia="Times New Roman" w:hAnsi="Times New Roman" w:cs="Times New Roman"/>
            <w:sz w:val="20"/>
            <w:szCs w:val="20"/>
          </w:rPr>
          <w:delText>o utilizar de referência um</w:delText>
        </w:r>
      </w:del>
      <w:del w:id="770" w:author="Ana Cecília Agua de Melo" w:date="2026-05-03T17:15:00Z">
        <w:r w:rsidDel="00521375">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organização </w:t>
      </w:r>
      <w:r>
        <w:rPr>
          <w:rFonts w:ascii="Times New Roman" w:eastAsia="Times New Roman" w:hAnsi="Times New Roman" w:cs="Times New Roman"/>
          <w:i/>
          <w:iCs/>
          <w:sz w:val="20"/>
          <w:szCs w:val="20"/>
        </w:rPr>
        <w:t>talmúdica</w:t>
      </w:r>
      <w:r>
        <w:rPr>
          <w:rFonts w:ascii="Times New Roman" w:eastAsia="Times New Roman" w:hAnsi="Times New Roman" w:cs="Times New Roman"/>
          <w:sz w:val="20"/>
          <w:szCs w:val="20"/>
        </w:rPr>
        <w:t>, procuro incitar os outros a refletir</w:t>
      </w:r>
      <w:del w:id="771" w:author="Ana Cecília Agua de Melo" w:date="2026-05-03T17:16:00Z">
        <w:r w:rsidDel="00521375">
          <w:rPr>
            <w:rFonts w:ascii="Times New Roman" w:eastAsia="Times New Roman" w:hAnsi="Times New Roman" w:cs="Times New Roman"/>
            <w:sz w:val="20"/>
            <w:szCs w:val="20"/>
          </w:rPr>
          <w:delText>em</w:delText>
        </w:r>
      </w:del>
      <w:r>
        <w:rPr>
          <w:rFonts w:ascii="Times New Roman" w:eastAsia="Times New Roman" w:hAnsi="Times New Roman" w:cs="Times New Roman"/>
          <w:sz w:val="20"/>
          <w:szCs w:val="20"/>
        </w:rPr>
        <w:t xml:space="preserve">, </w:t>
      </w:r>
      <w:ins w:id="772" w:author="Ana Cecília Agua de Melo" w:date="2026-05-03T17:16:00Z">
        <w:r>
          <w:rPr>
            <w:rFonts w:ascii="Times New Roman" w:eastAsia="Times New Roman" w:hAnsi="Times New Roman" w:cs="Times New Roman"/>
            <w:sz w:val="20"/>
            <w:szCs w:val="20"/>
          </w:rPr>
          <w:t>abrindo espaço para</w:t>
        </w:r>
      </w:ins>
      <w:del w:id="773" w:author="Ana Cecília Agua de Melo" w:date="2026-05-03T17:16:00Z">
        <w:r w:rsidDel="00521375">
          <w:rPr>
            <w:rFonts w:ascii="Times New Roman" w:eastAsia="Times New Roman" w:hAnsi="Times New Roman" w:cs="Times New Roman"/>
            <w:sz w:val="20"/>
            <w:szCs w:val="20"/>
          </w:rPr>
          <w:delText>sendo eles:</w:delText>
        </w:r>
      </w:del>
      <w:r>
        <w:rPr>
          <w:rFonts w:ascii="Times New Roman" w:eastAsia="Times New Roman" w:hAnsi="Times New Roman" w:cs="Times New Roman"/>
          <w:sz w:val="20"/>
          <w:szCs w:val="20"/>
        </w:rPr>
        <w:t xml:space="preserve"> as mais diversas interpretações, histórias e vozes.</w:t>
      </w:r>
    </w:p>
  </w:footnote>
  <w:footnote w:id="108">
    <w:p w14:paraId="000001A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Pirkei</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Avot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2:16, escrito cerca do século I.</w:t>
      </w:r>
    </w:p>
  </w:footnote>
  <w:footnote w:id="109">
    <w:p w14:paraId="000001A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HALPERN, </w:t>
      </w:r>
      <w:r>
        <w:rPr>
          <w:rFonts w:ascii="Times New Roman" w:eastAsia="Times New Roman" w:hAnsi="Times New Roman" w:cs="Times New Roman"/>
          <w:i/>
          <w:iCs/>
          <w:sz w:val="20"/>
          <w:szCs w:val="20"/>
        </w:rPr>
        <w:t xml:space="preserve">The </w:t>
      </w:r>
      <w:proofErr w:type="spellStart"/>
      <w:r>
        <w:rPr>
          <w:rFonts w:ascii="Times New Roman" w:eastAsia="Times New Roman" w:hAnsi="Times New Roman" w:cs="Times New Roman"/>
          <w:i/>
          <w:iCs/>
          <w:sz w:val="20"/>
          <w:szCs w:val="20"/>
        </w:rPr>
        <w:t>Art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Debate: </w:t>
      </w:r>
      <w:proofErr w:type="spellStart"/>
      <w:r>
        <w:rPr>
          <w:rFonts w:ascii="Times New Roman" w:eastAsia="Times New Roman" w:hAnsi="Times New Roman" w:cs="Times New Roman"/>
          <w:i/>
          <w:iCs/>
          <w:sz w:val="20"/>
          <w:szCs w:val="20"/>
        </w:rPr>
        <w:t>Jewish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Style</w:t>
      </w:r>
      <w:proofErr w:type="spellEnd"/>
      <w:r>
        <w:rPr>
          <w:rFonts w:ascii="Times New Roman" w:eastAsia="Times New Roman" w:hAnsi="Times New Roman" w:cs="Times New Roman"/>
          <w:sz w:val="20"/>
          <w:szCs w:val="20"/>
        </w:rPr>
        <w:t>. (tradução nossa)</w:t>
      </w:r>
    </w:p>
  </w:footnote>
  <w:footnote w:id="110">
    <w:p w14:paraId="000001A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vozes não se calam, os sopros fazem eco para a eternidade.</w:t>
      </w:r>
    </w:p>
  </w:footnote>
  <w:footnote w:id="111">
    <w:p w14:paraId="000001A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ladino: “já não há palavras”.</w:t>
      </w:r>
    </w:p>
  </w:footnote>
  <w:footnote w:id="112">
    <w:p w14:paraId="000001A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PELBART, Peter </w:t>
      </w:r>
      <w:proofErr w:type="spellStart"/>
      <w:r>
        <w:rPr>
          <w:rFonts w:ascii="Times New Roman" w:eastAsia="Times New Roman" w:hAnsi="Times New Roman" w:cs="Times New Roman"/>
          <w:sz w:val="20"/>
          <w:szCs w:val="20"/>
        </w:rPr>
        <w:t>Pál</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Ser judeu no Brasil</w:t>
      </w:r>
      <w:r>
        <w:rPr>
          <w:rFonts w:ascii="Times New Roman" w:eastAsia="Times New Roman" w:hAnsi="Times New Roman" w:cs="Times New Roman"/>
          <w:sz w:val="20"/>
          <w:szCs w:val="20"/>
        </w:rPr>
        <w:t xml:space="preserve">. </w:t>
      </w:r>
    </w:p>
  </w:footnote>
  <w:footnote w:id="113">
    <w:p w14:paraId="000001A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Iehiel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Mihal</w:t>
      </w:r>
      <w:proofErr w:type="spellEnd"/>
      <w:r>
        <w:rPr>
          <w:rFonts w:ascii="Times New Roman" w:eastAsia="Times New Roman" w:hAnsi="Times New Roman" w:cs="Times New Roman"/>
          <w:sz w:val="20"/>
          <w:szCs w:val="20"/>
        </w:rPr>
        <w:t xml:space="preserve"> era conhecido como </w:t>
      </w:r>
      <w:proofErr w:type="spellStart"/>
      <w:r>
        <w:rPr>
          <w:rFonts w:ascii="Times New Roman" w:eastAsia="Times New Roman" w:hAnsi="Times New Roman" w:cs="Times New Roman"/>
          <w:i/>
          <w:iCs/>
          <w:sz w:val="20"/>
          <w:szCs w:val="20"/>
        </w:rPr>
        <w:t>Tzadik</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HaGamur</w:t>
      </w:r>
      <w:proofErr w:type="spellEnd"/>
      <w:r>
        <w:rPr>
          <w:rFonts w:ascii="Times New Roman" w:eastAsia="Times New Roman" w:hAnsi="Times New Roman" w:cs="Times New Roman"/>
          <w:sz w:val="20"/>
          <w:szCs w:val="20"/>
        </w:rPr>
        <w:t xml:space="preserve"> (um Justo) e foi um dos mais notáveis discípulos do Rabi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xml:space="preserve">, precursor do movimento </w:t>
      </w:r>
      <w:proofErr w:type="spellStart"/>
      <w:r>
        <w:rPr>
          <w:rFonts w:ascii="Times New Roman" w:eastAsia="Times New Roman" w:hAnsi="Times New Roman" w:cs="Times New Roman"/>
          <w:i/>
          <w:iCs/>
          <w:sz w:val="20"/>
          <w:szCs w:val="20"/>
        </w:rPr>
        <w:t>hassídico</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judaico no Leste Europeu.</w:t>
      </w:r>
    </w:p>
  </w:footnote>
  <w:footnote w:id="114">
    <w:p w14:paraId="000001A8" w14:textId="77777777" w:rsidR="00BE0CF3" w:rsidRDefault="00BE0CF3">
      <w:pPr>
        <w:spacing w:line="240" w:lineRule="auto"/>
        <w:jc w:val="both"/>
        <w:rPr>
          <w:i/>
          <w:iCs/>
        </w:rPr>
      </w:pPr>
      <w:r>
        <w:rPr>
          <w:vertAlign w:val="superscript"/>
        </w:rPr>
        <w:footnoteRef/>
      </w:r>
      <w:r>
        <w:rPr>
          <w:rFonts w:ascii="Times New Roman" w:eastAsia="Times New Roman" w:hAnsi="Times New Roman" w:cs="Times New Roman"/>
          <w:sz w:val="20"/>
          <w:szCs w:val="20"/>
        </w:rPr>
        <w:t xml:space="preserve"> Após o recebimento das Tábuas da Lei, o povo hebreu foi dividido em doze tribos, sendo cada uma delas responsável por um pedaço de terra em </w:t>
      </w:r>
      <w:r>
        <w:rPr>
          <w:rFonts w:ascii="Times New Roman" w:eastAsia="Times New Roman" w:hAnsi="Times New Roman" w:cs="Times New Roman"/>
          <w:i/>
          <w:iCs/>
          <w:sz w:val="20"/>
          <w:szCs w:val="20"/>
        </w:rPr>
        <w:t xml:space="preserve">Canaã </w:t>
      </w:r>
      <w:r>
        <w:rPr>
          <w:rFonts w:ascii="Times New Roman" w:eastAsia="Times New Roman" w:hAnsi="Times New Roman" w:cs="Times New Roman"/>
          <w:sz w:val="20"/>
          <w:szCs w:val="20"/>
        </w:rPr>
        <w:t xml:space="preserve">(antigo território que hoje engloba Israel, Palestina, Líbano, Cisjordânia, Jordânia e o Deserto do Sinai). As doze tribos são: </w:t>
      </w:r>
      <w:proofErr w:type="spellStart"/>
      <w:r>
        <w:rPr>
          <w:rFonts w:ascii="Times New Roman" w:eastAsia="Times New Roman" w:hAnsi="Times New Roman" w:cs="Times New Roman"/>
          <w:i/>
          <w:iCs/>
          <w:sz w:val="20"/>
          <w:szCs w:val="20"/>
        </w:rPr>
        <w:t>Reuven</w:t>
      </w:r>
      <w:proofErr w:type="spellEnd"/>
      <w:r>
        <w:rPr>
          <w:rFonts w:ascii="Times New Roman" w:eastAsia="Times New Roman" w:hAnsi="Times New Roman" w:cs="Times New Roman"/>
          <w:i/>
          <w:iCs/>
          <w:sz w:val="20"/>
          <w:szCs w:val="20"/>
        </w:rPr>
        <w:t xml:space="preserve">, Shimon, Levi, </w:t>
      </w:r>
      <w:proofErr w:type="spellStart"/>
      <w:r>
        <w:rPr>
          <w:rFonts w:ascii="Times New Roman" w:eastAsia="Times New Roman" w:hAnsi="Times New Roman" w:cs="Times New Roman"/>
          <w:i/>
          <w:iCs/>
          <w:sz w:val="20"/>
          <w:szCs w:val="20"/>
        </w:rPr>
        <w:t>Yehuda</w:t>
      </w:r>
      <w:proofErr w:type="spellEnd"/>
      <w:r>
        <w:rPr>
          <w:rFonts w:ascii="Times New Roman" w:eastAsia="Times New Roman" w:hAnsi="Times New Roman" w:cs="Times New Roman"/>
          <w:i/>
          <w:iCs/>
          <w:sz w:val="20"/>
          <w:szCs w:val="20"/>
        </w:rPr>
        <w:t xml:space="preserve">, Dan, Naftali, </w:t>
      </w:r>
      <w:proofErr w:type="spellStart"/>
      <w:r>
        <w:rPr>
          <w:rFonts w:ascii="Times New Roman" w:eastAsia="Times New Roman" w:hAnsi="Times New Roman" w:cs="Times New Roman"/>
          <w:i/>
          <w:iCs/>
          <w:sz w:val="20"/>
          <w:szCs w:val="20"/>
        </w:rPr>
        <w:t>Gad</w:t>
      </w:r>
      <w:proofErr w:type="spellEnd"/>
      <w:r>
        <w:rPr>
          <w:rFonts w:ascii="Times New Roman" w:eastAsia="Times New Roman" w:hAnsi="Times New Roman" w:cs="Times New Roman"/>
          <w:i/>
          <w:iCs/>
          <w:sz w:val="20"/>
          <w:szCs w:val="20"/>
        </w:rPr>
        <w:t xml:space="preserve">, Asher, </w:t>
      </w:r>
      <w:proofErr w:type="spellStart"/>
      <w:r>
        <w:rPr>
          <w:rFonts w:ascii="Times New Roman" w:eastAsia="Times New Roman" w:hAnsi="Times New Roman" w:cs="Times New Roman"/>
          <w:i/>
          <w:iCs/>
          <w:sz w:val="20"/>
          <w:szCs w:val="20"/>
        </w:rPr>
        <w:t>Issachar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Zebulun</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Yossef</w:t>
      </w:r>
      <w:proofErr w:type="spellEnd"/>
      <w:r>
        <w:rPr>
          <w:rFonts w:ascii="Times New Roman" w:eastAsia="Times New Roman" w:hAnsi="Times New Roman" w:cs="Times New Roman"/>
          <w:i/>
          <w:iCs/>
          <w:sz w:val="20"/>
          <w:szCs w:val="20"/>
        </w:rPr>
        <w:t xml:space="preserve"> e </w:t>
      </w:r>
      <w:proofErr w:type="spellStart"/>
      <w:r>
        <w:rPr>
          <w:rFonts w:ascii="Times New Roman" w:eastAsia="Times New Roman" w:hAnsi="Times New Roman" w:cs="Times New Roman"/>
          <w:i/>
          <w:iCs/>
          <w:sz w:val="20"/>
          <w:szCs w:val="20"/>
        </w:rPr>
        <w:t>Biniamyn</w:t>
      </w:r>
      <w:proofErr w:type="spellEnd"/>
      <w:r>
        <w:rPr>
          <w:rFonts w:ascii="Times New Roman" w:eastAsia="Times New Roman" w:hAnsi="Times New Roman" w:cs="Times New Roman"/>
          <w:i/>
          <w:iCs/>
          <w:sz w:val="20"/>
          <w:szCs w:val="20"/>
        </w:rPr>
        <w:t>.</w:t>
      </w:r>
    </w:p>
  </w:footnote>
  <w:footnote w:id="115">
    <w:p w14:paraId="000001A9" w14:textId="4188D256" w:rsidR="00BE0CF3" w:rsidRDefault="00BE0CF3">
      <w:pPr>
        <w:spacing w:line="240" w:lineRule="auto"/>
        <w:jc w:val="both"/>
      </w:pPr>
      <w:r>
        <w:rPr>
          <w:vertAlign w:val="superscript"/>
        </w:rPr>
        <w:footnoteRef/>
      </w:r>
      <w:r>
        <w:rPr>
          <w:rFonts w:ascii="Times New Roman" w:eastAsia="Times New Roman" w:hAnsi="Times New Roman" w:cs="Times New Roman"/>
          <w:i/>
          <w:iCs/>
          <w:sz w:val="20"/>
          <w:szCs w:val="20"/>
        </w:rPr>
        <w:t xml:space="preserve"> </w:t>
      </w:r>
      <w:ins w:id="780" w:author="Ana Cecília Agua de Melo" w:date="2026-05-23T16:23:00Z">
        <w:r w:rsidR="00777B00">
          <w:rPr>
            <w:rFonts w:ascii="Times New Roman" w:eastAsia="Times New Roman" w:hAnsi="Times New Roman" w:cs="Times New Roman"/>
            <w:iCs/>
            <w:sz w:val="20"/>
            <w:szCs w:val="20"/>
          </w:rPr>
          <w:t>BUBER, op. cit.</w:t>
        </w:r>
      </w:ins>
      <w:del w:id="781" w:author="Ana Cecília Agua de Melo" w:date="2026-05-23T16:22: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192.</w:t>
      </w:r>
    </w:p>
  </w:footnote>
  <w:footnote w:id="116">
    <w:p w14:paraId="000001A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literatura rabínica, o </w:t>
      </w:r>
      <w:proofErr w:type="spellStart"/>
      <w:r>
        <w:rPr>
          <w:rFonts w:ascii="Times New Roman" w:eastAsia="Times New Roman" w:hAnsi="Times New Roman" w:cs="Times New Roman"/>
          <w:i/>
          <w:iCs/>
          <w:sz w:val="20"/>
          <w:szCs w:val="20"/>
        </w:rPr>
        <w:t>chidush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refere-se a uma nova abordagem de ideias e interpretações em obras já existentes. É uma forma de inovação feita dentro do sistema da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série de documentos que descrevem as maneiras judaicas de conduzir a vida, suas regras e verdades.</w:t>
      </w:r>
    </w:p>
  </w:footnote>
  <w:footnote w:id="117">
    <w:p w14:paraId="000001A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tradição judaica todos os indivíduos possuem o mesmo nível de conexão com a divindade, sem a necessidade de intermediação.</w:t>
      </w:r>
    </w:p>
  </w:footnote>
  <w:footnote w:id="118">
    <w:p w14:paraId="000001A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ritos judaicos baseiam-se em uma série de preceitos e de tarefas religiosas </w:t>
      </w:r>
      <w:del w:id="816" w:author="Ana Cecília Agua de Melo" w:date="2026-05-03T18:54:00Z">
        <w:r w:rsidDel="006648F5">
          <w:rPr>
            <w:rFonts w:ascii="Times New Roman" w:eastAsia="Times New Roman" w:hAnsi="Times New Roman" w:cs="Times New Roman"/>
            <w:sz w:val="20"/>
            <w:szCs w:val="20"/>
          </w:rPr>
          <w:delText xml:space="preserve">que são </w:delText>
        </w:r>
      </w:del>
      <w:r>
        <w:rPr>
          <w:rFonts w:ascii="Times New Roman" w:eastAsia="Times New Roman" w:hAnsi="Times New Roman" w:cs="Times New Roman"/>
          <w:sz w:val="20"/>
          <w:szCs w:val="20"/>
        </w:rPr>
        <w:t xml:space="preserve">realizadas cotidianamente. A </w:t>
      </w:r>
      <w:proofErr w:type="spellStart"/>
      <w:r>
        <w:rPr>
          <w:rFonts w:ascii="Times New Roman" w:eastAsia="Times New Roman" w:hAnsi="Times New Roman" w:cs="Times New Roman"/>
          <w:i/>
          <w:iCs/>
          <w:sz w:val="20"/>
          <w:szCs w:val="20"/>
        </w:rPr>
        <w:t>kavaná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a elevação mental e espiritual que o indivíduo atinge ao executar os deveres religiosos –</w:t>
      </w:r>
      <w:del w:id="817" w:author="Ana Cecília Agua de Melo" w:date="2026-05-03T18:54:00Z">
        <w:r w:rsidDel="006648F5">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xml:space="preserve"> está também entremeada de uma rotina, em que a</w:t>
      </w:r>
      <w:del w:id="818" w:author="Ana Cecília Agua de Melo" w:date="2026-05-19T17:58:00Z">
        <w:r w:rsidDel="00E73003">
          <w:rPr>
            <w:rFonts w:ascii="Times New Roman" w:eastAsia="Times New Roman" w:hAnsi="Times New Roman" w:cs="Times New Roman"/>
            <w:sz w:val="20"/>
            <w:szCs w:val="20"/>
          </w:rPr>
          <w:delText xml:space="preserve"> sua</w:delText>
        </w:r>
      </w:del>
      <w:r>
        <w:rPr>
          <w:rFonts w:ascii="Times New Roman" w:eastAsia="Times New Roman" w:hAnsi="Times New Roman" w:cs="Times New Roman"/>
          <w:sz w:val="20"/>
          <w:szCs w:val="20"/>
        </w:rPr>
        <w:t xml:space="preserve"> constante prática e o refazimento são essenciais para alcançar a</w:t>
      </w:r>
      <w:del w:id="819" w:author="Ana Cecília Agua de Melo" w:date="2026-05-19T17:58:00Z">
        <w:r w:rsidDel="00E73003">
          <w:rPr>
            <w:rFonts w:ascii="Times New Roman" w:eastAsia="Times New Roman" w:hAnsi="Times New Roman" w:cs="Times New Roman"/>
            <w:sz w:val="20"/>
            <w:szCs w:val="20"/>
          </w:rPr>
          <w:delText xml:space="preserve"> sua</w:delText>
        </w:r>
      </w:del>
      <w:r>
        <w:rPr>
          <w:rFonts w:ascii="Times New Roman" w:eastAsia="Times New Roman" w:hAnsi="Times New Roman" w:cs="Times New Roman"/>
          <w:sz w:val="20"/>
          <w:szCs w:val="20"/>
        </w:rPr>
        <w:t xml:space="preserve"> santidade. </w:t>
      </w:r>
    </w:p>
  </w:footnote>
  <w:footnote w:id="119">
    <w:p w14:paraId="000001AD" w14:textId="41D1273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Aqui vale lembrar que os documentos, as tradições e as comunidades</w:t>
      </w:r>
      <w:ins w:id="828" w:author="Ana Cecília Agua de Melo" w:date="2026-05-03T18:56: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ao firmarem-se em outras territorialidades e tempos, ainda </w:t>
      </w:r>
      <w:ins w:id="829" w:author="Ana Cecília Agua de Melo" w:date="2026-05-21T22:08:00Z">
        <w:r>
          <w:rPr>
            <w:rFonts w:ascii="Times New Roman" w:eastAsia="Times New Roman" w:hAnsi="Times New Roman" w:cs="Times New Roman"/>
            <w:sz w:val="20"/>
            <w:szCs w:val="20"/>
          </w:rPr>
          <w:t>são</w:t>
        </w:r>
      </w:ins>
      <w:del w:id="830" w:author="Ana Cecília Agua de Melo" w:date="2026-05-21T22:08:00Z">
        <w:r w:rsidDel="00BE466C">
          <w:rPr>
            <w:rFonts w:ascii="Times New Roman" w:eastAsia="Times New Roman" w:hAnsi="Times New Roman" w:cs="Times New Roman"/>
            <w:sz w:val="20"/>
            <w:szCs w:val="20"/>
          </w:rPr>
          <w:delText>estão</w:delText>
        </w:r>
      </w:del>
      <w:r>
        <w:rPr>
          <w:rFonts w:ascii="Times New Roman" w:eastAsia="Times New Roman" w:hAnsi="Times New Roman" w:cs="Times New Roman"/>
          <w:sz w:val="20"/>
          <w:szCs w:val="20"/>
        </w:rPr>
        <w:t xml:space="preserve"> passíveis de indeterminabilidade, condicionados aos movimentos das diásporas voluntárias ou forçadas. Ao serem levados novamente pelo velho vento do sopro nômade da diáspora, brotarão em outros locais, em outros tempos, em um movimento interminável, cíclico e constante.</w:t>
      </w:r>
    </w:p>
  </w:footnote>
  <w:footnote w:id="120">
    <w:p w14:paraId="000001A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tefilin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 objeto de cunho religioso</w:t>
      </w:r>
      <w:del w:id="831" w:author="Ana Cecília Agua de Melo" w:date="2026-05-03T18:56:00Z">
        <w:r w:rsidDel="006648F5">
          <w:rPr>
            <w:rFonts w:ascii="Times New Roman" w:eastAsia="Times New Roman" w:hAnsi="Times New Roman" w:cs="Times New Roman"/>
            <w:sz w:val="20"/>
            <w:szCs w:val="20"/>
          </w:rPr>
          <w:delText xml:space="preserve"> judaico em</w:delText>
        </w:r>
      </w:del>
      <w:r>
        <w:rPr>
          <w:rFonts w:ascii="Times New Roman" w:eastAsia="Times New Roman" w:hAnsi="Times New Roman" w:cs="Times New Roman"/>
          <w:sz w:val="20"/>
          <w:szCs w:val="20"/>
        </w:rPr>
        <w:t xml:space="preserve"> que consiste em um par de caixas unidas por meio de uma tira de couro animal. Conhecido como </w:t>
      </w:r>
      <w:proofErr w:type="spellStart"/>
      <w:r>
        <w:rPr>
          <w:rFonts w:ascii="Times New Roman" w:eastAsia="Times New Roman" w:hAnsi="Times New Roman" w:cs="Times New Roman"/>
          <w:sz w:val="20"/>
          <w:szCs w:val="20"/>
        </w:rPr>
        <w:t>filactério</w:t>
      </w:r>
      <w:proofErr w:type="spellEnd"/>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tefilin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instrumento de proteção e fortificação da aliança divina usado por homens, e mais recentemente incorporado por mulheres, nos momentos de culto e rito religioso. Esse objeto é utilizado apenas durante os dias de semana, não sendo incorporado nas práticas judaicas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w:t>
      </w:r>
    </w:p>
  </w:footnote>
  <w:footnote w:id="121">
    <w:p w14:paraId="000001AF" w14:textId="559B5BE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Segundo 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Deus criou os seres humanos – e todas as coisas do mundo – para terem prazer com a conexão divina. Todas as pessoas são passíveis de manifestar o divino em suas vidas por meio de ações ordinárias e extraordinárias. </w:t>
      </w:r>
      <w:ins w:id="835" w:author="Ana Cecília Agua de Melo" w:date="2026-05-03T18:58:00Z">
        <w:r>
          <w:rPr>
            <w:rFonts w:ascii="Times New Roman" w:eastAsia="Times New Roman" w:hAnsi="Times New Roman" w:cs="Times New Roman"/>
            <w:sz w:val="20"/>
            <w:szCs w:val="20"/>
          </w:rPr>
          <w:t>P</w:t>
        </w:r>
      </w:ins>
      <w:del w:id="836" w:author="Ana Cecília Agua de Melo" w:date="2026-05-03T18:58:00Z">
        <w:r w:rsidDel="006648F5">
          <w:rPr>
            <w:rFonts w:ascii="Times New Roman" w:eastAsia="Times New Roman" w:hAnsi="Times New Roman" w:cs="Times New Roman"/>
            <w:sz w:val="20"/>
            <w:szCs w:val="20"/>
          </w:rPr>
          <w:delText>Isso, p</w:delText>
        </w:r>
      </w:del>
      <w:r>
        <w:rPr>
          <w:rFonts w:ascii="Times New Roman" w:eastAsia="Times New Roman" w:hAnsi="Times New Roman" w:cs="Times New Roman"/>
          <w:sz w:val="20"/>
          <w:szCs w:val="20"/>
        </w:rPr>
        <w:t>ois</w:t>
      </w:r>
      <w:del w:id="837" w:author="Ana Cecília Agua de Melo" w:date="2026-05-03T18:58:00Z">
        <w:r w:rsidDel="006648F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entende-se que o divino – para além de Deus – é a presença onipotente e onisciente, e é ele, propriamente, a matéria.</w:t>
      </w:r>
    </w:p>
  </w:footnote>
  <w:footnote w:id="122">
    <w:p w14:paraId="000001B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Akiva</w:t>
      </w:r>
      <w:proofErr w:type="spellEnd"/>
      <w:r>
        <w:rPr>
          <w:rFonts w:ascii="Times New Roman" w:eastAsia="Times New Roman" w:hAnsi="Times New Roman" w:cs="Times New Roman"/>
          <w:sz w:val="20"/>
          <w:szCs w:val="20"/>
        </w:rPr>
        <w:t xml:space="preserve"> (50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- 135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foi um renomado estudioso hebreu e introduziu um novo método de interpretação das leis e das tradições orais judaicas, que veio a se tornar a </w:t>
      </w:r>
      <w:r>
        <w:rPr>
          <w:rFonts w:ascii="Times New Roman" w:eastAsia="Times New Roman" w:hAnsi="Times New Roman" w:cs="Times New Roman"/>
          <w:i/>
          <w:iCs/>
          <w:sz w:val="20"/>
          <w:szCs w:val="20"/>
        </w:rPr>
        <w:t>Mishná</w:t>
      </w:r>
      <w:r>
        <w:rPr>
          <w:rFonts w:ascii="Times New Roman" w:eastAsia="Times New Roman" w:hAnsi="Times New Roman" w:cs="Times New Roman"/>
          <w:sz w:val="20"/>
          <w:szCs w:val="20"/>
        </w:rPr>
        <w:t>¹.</w:t>
      </w:r>
    </w:p>
    <w:p w14:paraId="000001B1" w14:textId="77777777" w:rsidR="00BE0CF3" w:rsidRDefault="00BE0CF3">
      <w:pPr>
        <w:spacing w:line="240" w:lineRule="auto"/>
        <w:jc w:val="both"/>
      </w:pPr>
      <w:r>
        <w:rPr>
          <w:rFonts w:ascii="Times New Roman" w:eastAsia="Times New Roman" w:hAnsi="Times New Roman" w:cs="Times New Roman"/>
          <w:sz w:val="20"/>
          <w:szCs w:val="20"/>
        </w:rPr>
        <w:t xml:space="preserve">124/¹ A </w:t>
      </w:r>
      <w:proofErr w:type="spellStart"/>
      <w:r>
        <w:rPr>
          <w:rFonts w:ascii="Times New Roman" w:eastAsia="Times New Roman" w:hAnsi="Times New Roman" w:cs="Times New Roman"/>
          <w:i/>
          <w:iCs/>
          <w:sz w:val="20"/>
          <w:szCs w:val="20"/>
        </w:rPr>
        <w:t>Mishná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das principais obras do judaísmo rabínico e a primeira grande redação da tradição oral judaica.</w:t>
      </w:r>
    </w:p>
  </w:footnote>
  <w:footnote w:id="123">
    <w:p w14:paraId="000001B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segundo Templo Sagrado de Jerusalém, ou Templo de Jerusalém, foi uma série de construções de cunho religioso que se localizava no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(cidade velha de Jerusalém), atual local do Domo da Rocha e da Mesquita </w:t>
      </w:r>
      <w:r>
        <w:rPr>
          <w:rFonts w:ascii="Times New Roman" w:eastAsia="Times New Roman" w:hAnsi="Times New Roman" w:cs="Times New Roman"/>
          <w:i/>
          <w:iCs/>
          <w:sz w:val="20"/>
          <w:szCs w:val="20"/>
        </w:rPr>
        <w:t>Al-Aqsa</w:t>
      </w:r>
      <w:r>
        <w:rPr>
          <w:rFonts w:ascii="Times New Roman" w:eastAsia="Times New Roman" w:hAnsi="Times New Roman" w:cs="Times New Roman"/>
          <w:sz w:val="20"/>
          <w:szCs w:val="20"/>
        </w:rPr>
        <w:t xml:space="preserve">. </w:t>
      </w:r>
    </w:p>
  </w:footnote>
  <w:footnote w:id="124">
    <w:p w14:paraId="000001B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Templo de Jerusalém foi destruído duas vezes, no ano de 587 </w:t>
      </w:r>
      <w:proofErr w:type="spellStart"/>
      <w:r>
        <w:rPr>
          <w:rFonts w:ascii="Times New Roman" w:eastAsia="Times New Roman" w:hAnsi="Times New Roman" w:cs="Times New Roman"/>
          <w:sz w:val="20"/>
          <w:szCs w:val="20"/>
        </w:rPr>
        <w:t>a.E.C</w:t>
      </w:r>
      <w:proofErr w:type="spellEnd"/>
      <w:r>
        <w:rPr>
          <w:rFonts w:ascii="Times New Roman" w:eastAsia="Times New Roman" w:hAnsi="Times New Roman" w:cs="Times New Roman"/>
          <w:sz w:val="20"/>
          <w:szCs w:val="20"/>
        </w:rPr>
        <w:t xml:space="preserve">. e posteriormente no ano de 76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w:t>
      </w:r>
    </w:p>
  </w:footnote>
  <w:footnote w:id="125">
    <w:p w14:paraId="000001B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o </w:t>
      </w:r>
      <w:r>
        <w:rPr>
          <w:rFonts w:ascii="Times New Roman" w:eastAsia="Times New Roman" w:hAnsi="Times New Roman" w:cs="Times New Roman"/>
          <w:i/>
          <w:iCs/>
          <w:sz w:val="20"/>
          <w:szCs w:val="20"/>
        </w:rPr>
        <w:t xml:space="preserve">Talmude </w:t>
      </w:r>
      <w:r>
        <w:rPr>
          <w:rFonts w:ascii="Times New Roman" w:eastAsia="Times New Roman" w:hAnsi="Times New Roman" w:cs="Times New Roman"/>
          <w:sz w:val="20"/>
          <w:szCs w:val="20"/>
        </w:rPr>
        <w:t xml:space="preserve">que, quando os judeus pecaram, a presença de Deus deixou o Templo Sagrado de Jerusalém e retirou-se em direção aos céus. Porém, uma parte da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permaneceu em terra para acompanhar os judeus e judias que forçosamente deixaram a Terra de </w:t>
      </w:r>
      <w:r>
        <w:rPr>
          <w:rFonts w:ascii="Times New Roman" w:eastAsia="Times New Roman" w:hAnsi="Times New Roman" w:cs="Times New Roman"/>
          <w:i/>
          <w:iCs/>
          <w:sz w:val="20"/>
          <w:szCs w:val="20"/>
        </w:rPr>
        <w:t>Canaã</w:t>
      </w:r>
      <w:r>
        <w:rPr>
          <w:rFonts w:ascii="Times New Roman" w:eastAsia="Times New Roman" w:hAnsi="Times New Roman" w:cs="Times New Roman"/>
          <w:sz w:val="20"/>
          <w:szCs w:val="20"/>
        </w:rPr>
        <w:t>, levados ao exílio na Babilônia. Conta a tradição que</w:t>
      </w:r>
      <w:del w:id="845" w:author="Ana Cecília Agua de Melo" w:date="2026-05-03T18:59:00Z">
        <w:r w:rsidDel="006648F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a presença divina – não mais presidida em uma construção de pedra – passou a ser transportada pelas crianças¹ em direção ao exílio. Outro exemplo diz:</w:t>
      </w:r>
      <w:r>
        <w:rPr>
          <w:rFonts w:ascii="Times New Roman" w:eastAsia="Times New Roman" w:hAnsi="Times New Roman" w:cs="Times New Roman"/>
          <w:i/>
          <w:iCs/>
          <w:sz w:val="20"/>
          <w:szCs w:val="20"/>
        </w:rPr>
        <w:t xml:space="preserve"> “Está escrito na </w:t>
      </w:r>
      <w:proofErr w:type="spellStart"/>
      <w:r>
        <w:rPr>
          <w:rFonts w:ascii="Times New Roman" w:eastAsia="Times New Roman" w:hAnsi="Times New Roman" w:cs="Times New Roman"/>
          <w:i/>
          <w:iCs/>
          <w:sz w:val="20"/>
          <w:szCs w:val="20"/>
        </w:rPr>
        <w:t>Guemará</w:t>
      </w:r>
      <w:proofErr w:type="spellEnd"/>
      <w:r>
        <w:rPr>
          <w:rFonts w:ascii="Times New Roman" w:eastAsia="Times New Roman" w:hAnsi="Times New Roman" w:cs="Times New Roman"/>
          <w:i/>
          <w:iCs/>
          <w:sz w:val="20"/>
          <w:szCs w:val="20"/>
        </w:rPr>
        <w:t xml:space="preserve">: Todas as datas previstas já passaram. Mas assim como 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deixou o Santuário e foi ao exílio no decurso de dez viagens, assim também ela não voltará de uma só vez e a luz da salvação paira entre o céu e a </w:t>
      </w:r>
      <w:proofErr w:type="gramStart"/>
      <w:r>
        <w:rPr>
          <w:rFonts w:ascii="Times New Roman" w:eastAsia="Times New Roman" w:hAnsi="Times New Roman" w:cs="Times New Roman"/>
          <w:i/>
          <w:iCs/>
          <w:sz w:val="20"/>
          <w:szCs w:val="20"/>
        </w:rPr>
        <w:t>terra”</w:t>
      </w:r>
      <w:r>
        <w:rPr>
          <w:rFonts w:ascii="Times New Roman" w:eastAsia="Times New Roman" w:hAnsi="Times New Roman" w:cs="Times New Roman"/>
          <w:sz w:val="20"/>
          <w:szCs w:val="20"/>
        </w:rPr>
        <w:t>²</w:t>
      </w:r>
      <w:proofErr w:type="gramEnd"/>
      <w:r>
        <w:rPr>
          <w:rFonts w:ascii="Times New Roman" w:eastAsia="Times New Roman" w:hAnsi="Times New Roman" w:cs="Times New Roman"/>
          <w:sz w:val="20"/>
          <w:szCs w:val="20"/>
        </w:rPr>
        <w:t>.</w:t>
      </w:r>
    </w:p>
    <w:p w14:paraId="000001B5" w14:textId="16ADDDC9" w:rsidR="00BE0CF3" w:rsidRDefault="00BE0CF3">
      <w:pPr>
        <w:spacing w:line="240" w:lineRule="auto"/>
        <w:jc w:val="both"/>
      </w:pPr>
      <w:r>
        <w:rPr>
          <w:rFonts w:ascii="Times New Roman" w:eastAsia="Times New Roman" w:hAnsi="Times New Roman" w:cs="Times New Roman"/>
          <w:sz w:val="20"/>
          <w:szCs w:val="20"/>
        </w:rPr>
        <w:t xml:space="preserve">127/¹ 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foi levada ao exílio através das crianças</w:t>
      </w:r>
      <w:ins w:id="846" w:author="Ana Cecília Agua de Melo" w:date="2026-05-19T18:02:00Z">
        <w:r>
          <w:rPr>
            <w:rFonts w:ascii="Times New Roman" w:eastAsia="Times New Roman" w:hAnsi="Times New Roman" w:cs="Times New Roman"/>
            <w:sz w:val="20"/>
            <w:szCs w:val="20"/>
          </w:rPr>
          <w:t>, que</w:t>
        </w:r>
      </w:ins>
      <w:del w:id="847" w:author="Ana Cecília Agua de Melo" w:date="2026-05-19T18:01:00Z">
        <w:r w:rsidDel="00E73003">
          <w:rPr>
            <w:rFonts w:ascii="Times New Roman" w:eastAsia="Times New Roman" w:hAnsi="Times New Roman" w:cs="Times New Roman"/>
            <w:sz w:val="20"/>
            <w:szCs w:val="20"/>
          </w:rPr>
          <w:delText>. Isso porque</w:delText>
        </w:r>
      </w:del>
      <w:r>
        <w:rPr>
          <w:rFonts w:ascii="Times New Roman" w:eastAsia="Times New Roman" w:hAnsi="Times New Roman" w:cs="Times New Roman"/>
          <w:sz w:val="20"/>
          <w:szCs w:val="20"/>
        </w:rPr>
        <w:t xml:space="preserve">, na tradição judaica, </w:t>
      </w:r>
      <w:del w:id="848" w:author="Ana Cecília Agua de Melo" w:date="2026-05-19T18:02:00Z">
        <w:r w:rsidDel="00E73003">
          <w:rPr>
            <w:rFonts w:ascii="Times New Roman" w:eastAsia="Times New Roman" w:hAnsi="Times New Roman" w:cs="Times New Roman"/>
            <w:sz w:val="20"/>
            <w:szCs w:val="20"/>
          </w:rPr>
          <w:delText xml:space="preserve">as crianças </w:delText>
        </w:r>
      </w:del>
      <w:r>
        <w:rPr>
          <w:rFonts w:ascii="Times New Roman" w:eastAsia="Times New Roman" w:hAnsi="Times New Roman" w:cs="Times New Roman"/>
          <w:sz w:val="20"/>
          <w:szCs w:val="20"/>
        </w:rPr>
        <w:t>são instrumentos visíveis de esperança, de que haverá uma continuidade deste povo</w:t>
      </w:r>
      <w:del w:id="849" w:author="Ana Cecília Agua de Melo" w:date="2026-05-19T18:02:00Z">
        <w:r w:rsidDel="00E73003">
          <w:rPr>
            <w:rFonts w:ascii="Times New Roman" w:eastAsia="Times New Roman" w:hAnsi="Times New Roman" w:cs="Times New Roman"/>
            <w:sz w:val="20"/>
            <w:szCs w:val="20"/>
          </w:rPr>
          <w:delText xml:space="preserve"> para as futuras gerações</w:delText>
        </w:r>
      </w:del>
      <w:r>
        <w:rPr>
          <w:rFonts w:ascii="Times New Roman" w:eastAsia="Times New Roman" w:hAnsi="Times New Roman" w:cs="Times New Roman"/>
          <w:sz w:val="20"/>
          <w:szCs w:val="20"/>
        </w:rPr>
        <w:t>.</w:t>
      </w:r>
    </w:p>
    <w:p w14:paraId="000001B6" w14:textId="706FCE58" w:rsidR="00BE0CF3" w:rsidRDefault="00BE0CF3">
      <w:pPr>
        <w:spacing w:line="240" w:lineRule="auto"/>
        <w:jc w:val="both"/>
      </w:pPr>
      <w:r>
        <w:rPr>
          <w:rFonts w:ascii="Times New Roman" w:eastAsia="Times New Roman" w:hAnsi="Times New Roman" w:cs="Times New Roman"/>
          <w:sz w:val="20"/>
          <w:szCs w:val="20"/>
        </w:rPr>
        <w:t xml:space="preserve">127/² BUBER, </w:t>
      </w:r>
      <w:ins w:id="850" w:author="Ana Cecília Agua de Melo" w:date="2026-05-23T16:23:00Z">
        <w:r w:rsidR="00777B00">
          <w:rPr>
            <w:rFonts w:ascii="Times New Roman" w:eastAsia="Times New Roman" w:hAnsi="Times New Roman" w:cs="Times New Roman"/>
            <w:iCs/>
            <w:sz w:val="20"/>
            <w:szCs w:val="20"/>
          </w:rPr>
          <w:t>op. cit.</w:t>
        </w:r>
      </w:ins>
      <w:del w:id="851" w:author="Ana Cecília Agua de Melo" w:date="2026-05-23T16:23:00Z">
        <w:r w:rsidDel="00777B00">
          <w:rPr>
            <w:rFonts w:ascii="Times New Roman" w:eastAsia="Times New Roman" w:hAnsi="Times New Roman" w:cs="Times New Roman"/>
            <w:i/>
            <w:iCs/>
            <w:sz w:val="20"/>
            <w:szCs w:val="20"/>
          </w:rPr>
          <w:delText>História do Rabi</w:delText>
        </w:r>
      </w:del>
      <w:r>
        <w:rPr>
          <w:rFonts w:ascii="Times New Roman" w:eastAsia="Times New Roman" w:hAnsi="Times New Roman" w:cs="Times New Roman"/>
          <w:sz w:val="20"/>
          <w:szCs w:val="20"/>
        </w:rPr>
        <w:t>, p. 386.</w:t>
      </w:r>
    </w:p>
  </w:footnote>
  <w:footnote w:id="126">
    <w:p w14:paraId="000001B7" w14:textId="7C6798D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ins w:id="862" w:author="Ana Cecília Agua de Melo" w:date="2026-05-23T16:24:00Z">
        <w:r w:rsidR="00777B00">
          <w:rPr>
            <w:rFonts w:ascii="Times New Roman" w:eastAsia="Times New Roman" w:hAnsi="Times New Roman" w:cs="Times New Roman"/>
            <w:iCs/>
            <w:sz w:val="20"/>
            <w:szCs w:val="20"/>
          </w:rPr>
          <w:t>op. cit.</w:t>
        </w:r>
      </w:ins>
      <w:del w:id="863" w:author="Ana Cecília Agua de Melo" w:date="2026-05-23T16:24:00Z">
        <w:r w:rsidDel="00777B00">
          <w:rPr>
            <w:rFonts w:ascii="Times New Roman" w:eastAsia="Times New Roman" w:hAnsi="Times New Roman" w:cs="Times New Roman"/>
            <w:i/>
            <w:iCs/>
            <w:sz w:val="20"/>
            <w:szCs w:val="20"/>
          </w:rPr>
          <w:delText>O</w:delText>
        </w:r>
      </w:del>
      <w:del w:id="864" w:author="Ana Cecília Agua de Melo" w:date="2026-05-23T16:23:00Z">
        <w:r w:rsidDel="00777B00">
          <w:rPr>
            <w:rFonts w:ascii="Times New Roman" w:eastAsia="Times New Roman" w:hAnsi="Times New Roman" w:cs="Times New Roman"/>
            <w:i/>
            <w:iCs/>
            <w:sz w:val="20"/>
            <w:szCs w:val="20"/>
          </w:rPr>
          <w:delText>s judeus e as palavras</w:delText>
        </w:r>
      </w:del>
      <w:r>
        <w:rPr>
          <w:rFonts w:ascii="Times New Roman" w:eastAsia="Times New Roman" w:hAnsi="Times New Roman" w:cs="Times New Roman"/>
          <w:sz w:val="20"/>
          <w:szCs w:val="20"/>
        </w:rPr>
        <w:t>, p. 121.</w:t>
      </w:r>
    </w:p>
  </w:footnote>
  <w:footnote w:id="127">
    <w:p w14:paraId="000001B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Elas diriam que: </w:t>
      </w:r>
      <w:r>
        <w:rPr>
          <w:rFonts w:ascii="Times New Roman" w:eastAsia="Times New Roman" w:hAnsi="Times New Roman" w:cs="Times New Roman"/>
          <w:i/>
          <w:iCs/>
          <w:sz w:val="20"/>
          <w:szCs w:val="20"/>
        </w:rPr>
        <w:t xml:space="preserve">“No verdadeiro amor tudo é para sempre vivo. E sei que, como as pedras, existo pela sede. Quero sempre inventar a </w:t>
      </w:r>
      <w:proofErr w:type="gramStart"/>
      <w:r>
        <w:rPr>
          <w:rFonts w:ascii="Times New Roman" w:eastAsia="Times New Roman" w:hAnsi="Times New Roman" w:cs="Times New Roman"/>
          <w:i/>
          <w:iCs/>
          <w:sz w:val="20"/>
          <w:szCs w:val="20"/>
        </w:rPr>
        <w:t>vida”</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1B9" w14:textId="77777777" w:rsidR="00BE0CF3" w:rsidRDefault="00BE0CF3">
      <w:pPr>
        <w:spacing w:line="240" w:lineRule="auto"/>
        <w:jc w:val="both"/>
      </w:pPr>
      <w:r>
        <w:rPr>
          <w:rFonts w:ascii="Times New Roman" w:eastAsia="Times New Roman" w:hAnsi="Times New Roman" w:cs="Times New Roman"/>
          <w:sz w:val="20"/>
          <w:szCs w:val="20"/>
        </w:rPr>
        <w:t xml:space="preserve">133/¹ MÃE, </w:t>
      </w:r>
      <w:proofErr w:type="gramStart"/>
      <w:r>
        <w:rPr>
          <w:rFonts w:ascii="Times New Roman" w:eastAsia="Times New Roman" w:hAnsi="Times New Roman" w:cs="Times New Roman"/>
          <w:i/>
          <w:iCs/>
          <w:sz w:val="20"/>
          <w:szCs w:val="20"/>
        </w:rPr>
        <w:t>As</w:t>
      </w:r>
      <w:proofErr w:type="gramEnd"/>
      <w:r>
        <w:rPr>
          <w:rFonts w:ascii="Times New Roman" w:eastAsia="Times New Roman" w:hAnsi="Times New Roman" w:cs="Times New Roman"/>
          <w:i/>
          <w:iCs/>
          <w:sz w:val="20"/>
          <w:szCs w:val="20"/>
        </w:rPr>
        <w:t xml:space="preserve"> mais belas coisas do mundo</w:t>
      </w:r>
      <w:r>
        <w:rPr>
          <w:rFonts w:ascii="Times New Roman" w:eastAsia="Times New Roman" w:hAnsi="Times New Roman" w:cs="Times New Roman"/>
          <w:sz w:val="20"/>
          <w:szCs w:val="20"/>
        </w:rPr>
        <w:t>, p. 43.</w:t>
      </w:r>
    </w:p>
  </w:footnote>
  <w:footnote w:id="128">
    <w:p w14:paraId="000001B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Martin Buber¹: </w:t>
      </w:r>
      <w:r>
        <w:rPr>
          <w:rFonts w:ascii="Times New Roman" w:eastAsia="Times New Roman" w:hAnsi="Times New Roman" w:cs="Times New Roman"/>
          <w:i/>
          <w:iCs/>
          <w:sz w:val="20"/>
          <w:szCs w:val="20"/>
        </w:rPr>
        <w:t xml:space="preserve">“Quando o Rabi Baruch chegou, no salmo, às palavras: ‘Não deixarei que durmam meus olhos, nem que descansem minhas pálpebras antes de ter encontrado uma morada para Deus’, parou e disse de si para consigo: ‘Antes de eu me ter encontrado e transformado em morada pronta para o pouso da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w:t>
      </w:r>
      <w:r>
        <w:rPr>
          <w:rFonts w:ascii="Times New Roman" w:eastAsia="Times New Roman" w:hAnsi="Times New Roman" w:cs="Times New Roman"/>
          <w:sz w:val="20"/>
          <w:szCs w:val="20"/>
        </w:rPr>
        <w:t>”.</w:t>
      </w:r>
    </w:p>
    <w:p w14:paraId="000001BB" w14:textId="0706C31C" w:rsidR="00BE0CF3" w:rsidRDefault="00BE0CF3">
      <w:pPr>
        <w:spacing w:line="240" w:lineRule="auto"/>
        <w:jc w:val="both"/>
      </w:pPr>
      <w:r>
        <w:rPr>
          <w:rFonts w:ascii="Times New Roman" w:eastAsia="Times New Roman" w:hAnsi="Times New Roman" w:cs="Times New Roman"/>
          <w:sz w:val="20"/>
          <w:szCs w:val="20"/>
        </w:rPr>
        <w:t xml:space="preserve">134/1 BUBER, </w:t>
      </w:r>
      <w:ins w:id="873" w:author="Ana Cecília Agua de Melo" w:date="2026-05-23T16:24:00Z">
        <w:r w:rsidR="00777B00">
          <w:rPr>
            <w:rFonts w:ascii="Times New Roman" w:eastAsia="Times New Roman" w:hAnsi="Times New Roman" w:cs="Times New Roman"/>
            <w:iCs/>
            <w:sz w:val="20"/>
            <w:szCs w:val="20"/>
          </w:rPr>
          <w:t>op. cit.</w:t>
        </w:r>
      </w:ins>
      <w:del w:id="874" w:author="Ana Cecília Agua de Melo" w:date="2026-05-23T16:24: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131.</w:t>
      </w:r>
    </w:p>
  </w:footnote>
  <w:footnote w:id="129">
    <w:p w14:paraId="000001BC" w14:textId="45CBE8D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ins w:id="878" w:author="Ana Cecília Agua de Melo" w:date="2026-05-23T16:25:00Z">
        <w:r w:rsidR="00777B00">
          <w:rPr>
            <w:rFonts w:ascii="Times New Roman" w:eastAsia="Times New Roman" w:hAnsi="Times New Roman" w:cs="Times New Roman"/>
            <w:iCs/>
            <w:sz w:val="20"/>
            <w:szCs w:val="20"/>
          </w:rPr>
          <w:t>op. cit.</w:t>
        </w:r>
      </w:ins>
      <w:del w:id="879" w:author="Ana Cecília Agua de Melo" w:date="2026-05-23T16:24:00Z">
        <w:r w:rsidDel="00777B00">
          <w:rPr>
            <w:rFonts w:ascii="Times New Roman" w:eastAsia="Times New Roman" w:hAnsi="Times New Roman" w:cs="Times New Roman"/>
            <w:i/>
            <w:iCs/>
            <w:sz w:val="20"/>
            <w:szCs w:val="20"/>
          </w:rPr>
          <w:delText>Os judeus e as palavras</w:delText>
        </w:r>
      </w:del>
      <w:r>
        <w:rPr>
          <w:rFonts w:ascii="Times New Roman" w:eastAsia="Times New Roman" w:hAnsi="Times New Roman" w:cs="Times New Roman"/>
          <w:sz w:val="20"/>
          <w:szCs w:val="20"/>
        </w:rPr>
        <w:t>, p. 121.</w:t>
      </w:r>
    </w:p>
  </w:footnote>
  <w:footnote w:id="130">
    <w:p w14:paraId="000001B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Alguns tempos sagrados judaicos são lembrados e realizados semanalmente, como </w:t>
      </w:r>
      <w:del w:id="880" w:author="Ana Cecília Agua de Melo" w:date="2026-05-03T19:17:00Z">
        <w:r w:rsidDel="005512D2">
          <w:rPr>
            <w:rFonts w:ascii="Times New Roman" w:eastAsia="Times New Roman" w:hAnsi="Times New Roman" w:cs="Times New Roman"/>
            <w:sz w:val="20"/>
            <w:szCs w:val="20"/>
          </w:rPr>
          <w:delText>o caso d</w:delText>
        </w:r>
      </w:del>
      <w:r>
        <w:rPr>
          <w:rFonts w:ascii="Times New Roman" w:eastAsia="Times New Roman" w:hAnsi="Times New Roman" w:cs="Times New Roman"/>
          <w:sz w:val="20"/>
          <w:szCs w:val="20"/>
        </w:rPr>
        <w:t xml:space="preserve">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recordação da criação divina do mundo e de todas as coisas que </w:t>
      </w:r>
      <w:del w:id="881" w:author="Ana Cecília Agua de Melo" w:date="2026-05-03T19:17:00Z">
        <w:r w:rsidDel="005512D2">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ele contém. Outros eventos são recordados anualmente, como as festividades e os jejuns. Há ainda as recordações geracionais, que ocorrem a cada sete anos, como é o caso dos anos de </w:t>
      </w:r>
      <w:proofErr w:type="spellStart"/>
      <w:r>
        <w:rPr>
          <w:rFonts w:ascii="Times New Roman" w:eastAsia="Times New Roman" w:hAnsi="Times New Roman" w:cs="Times New Roman"/>
          <w:i/>
          <w:iCs/>
          <w:sz w:val="20"/>
          <w:szCs w:val="20"/>
        </w:rPr>
        <w:t>shemitá</w:t>
      </w:r>
      <w:proofErr w:type="spellEnd"/>
      <w:r>
        <w:rPr>
          <w:rFonts w:ascii="Times New Roman" w:eastAsia="Times New Roman" w:hAnsi="Times New Roman" w:cs="Times New Roman"/>
          <w:sz w:val="20"/>
          <w:szCs w:val="20"/>
        </w:rPr>
        <w:t>, em que há a proibição do trabalho agrário</w:t>
      </w:r>
      <w:del w:id="882" w:author="Ana Cecília Agua de Melo" w:date="2026-05-03T19:18:00Z">
        <w:r w:rsidDel="005512D2">
          <w:rPr>
            <w:rFonts w:ascii="Times New Roman" w:eastAsia="Times New Roman" w:hAnsi="Times New Roman" w:cs="Times New Roman"/>
            <w:sz w:val="20"/>
            <w:szCs w:val="20"/>
          </w:rPr>
          <w:delText xml:space="preserve"> sobre a terra</w:delText>
        </w:r>
      </w:del>
      <w:r>
        <w:rPr>
          <w:rFonts w:ascii="Times New Roman" w:eastAsia="Times New Roman" w:hAnsi="Times New Roman" w:cs="Times New Roman"/>
          <w:sz w:val="20"/>
          <w:szCs w:val="20"/>
        </w:rPr>
        <w:t>, permitindo-se assim apenas a coleta dos frutos e frutas.</w:t>
      </w:r>
    </w:p>
  </w:footnote>
  <w:footnote w:id="131">
    <w:p w14:paraId="000001BE" w14:textId="6343B0A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humor</w:t>
      </w:r>
      <w:del w:id="893" w:author="Ana Cecília Agua de Melo" w:date="2026-05-03T19:18:00Z">
        <w:r w:rsidDel="005512D2">
          <w:rPr>
            <w:rFonts w:ascii="Times New Roman" w:eastAsia="Times New Roman" w:hAnsi="Times New Roman" w:cs="Times New Roman"/>
            <w:sz w:val="20"/>
            <w:szCs w:val="20"/>
          </w:rPr>
          <w:delText xml:space="preserve"> judaico</w:delText>
        </w:r>
      </w:del>
      <w:r>
        <w:rPr>
          <w:rFonts w:ascii="Times New Roman" w:eastAsia="Times New Roman" w:hAnsi="Times New Roman" w:cs="Times New Roman"/>
          <w:sz w:val="20"/>
          <w:szCs w:val="20"/>
        </w:rPr>
        <w:t xml:space="preserve"> é uma característica intrínseca ao</w:t>
      </w:r>
      <w:ins w:id="894" w:author="Ana Cecília Agua de Melo" w:date="2026-05-03T19:18:00Z">
        <w:r>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judeu</w:t>
      </w:r>
      <w:ins w:id="895" w:author="Ana Cecília Agua de Melo" w:date="2026-05-03T19:18:00Z">
        <w:r>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ashkenazi</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(judeus provenientes da Europa Central e do Leste Europeu). Apesar de ser uma particularidade relativamente recente e incorporada à cultura judaica no final do século XIX, este atributo foi introduzido </w:t>
      </w:r>
      <w:ins w:id="896" w:author="Ana Cecília Agua de Melo" w:date="2026-05-03T19:18:00Z">
        <w:r>
          <w:rPr>
            <w:rFonts w:ascii="Times New Roman" w:eastAsia="Times New Roman" w:hAnsi="Times New Roman" w:cs="Times New Roman"/>
            <w:sz w:val="20"/>
            <w:szCs w:val="20"/>
          </w:rPr>
          <w:t>na</w:t>
        </w:r>
      </w:ins>
      <w:del w:id="897" w:author="Ana Cecília Agua de Melo" w:date="2026-05-03T19:18:00Z">
        <w:r w:rsidDel="005512D2">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literatura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por meio do escritor </w:t>
      </w:r>
      <w:proofErr w:type="spellStart"/>
      <w:r>
        <w:rPr>
          <w:rFonts w:ascii="Times New Roman" w:eastAsia="Times New Roman" w:hAnsi="Times New Roman" w:cs="Times New Roman"/>
          <w:sz w:val="20"/>
          <w:szCs w:val="20"/>
        </w:rPr>
        <w:t>Sholem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Aleichem</w:t>
      </w:r>
      <w:proofErr w:type="spellEnd"/>
      <w:r>
        <w:rPr>
          <w:rFonts w:ascii="Times New Roman" w:eastAsia="Times New Roman" w:hAnsi="Times New Roman" w:cs="Times New Roman"/>
          <w:sz w:val="20"/>
          <w:szCs w:val="20"/>
        </w:rPr>
        <w:t xml:space="preserve"> – que, ao retratar o sofrimento do povo judeu, se viu forçado a manter acesa</w:t>
      </w:r>
      <w:del w:id="898" w:author="Ana Cecília Agua de Melo" w:date="2026-05-19T18:15:00Z">
        <w:r w:rsidDel="001F089B">
          <w:rPr>
            <w:rFonts w:ascii="Times New Roman" w:eastAsia="Times New Roman" w:hAnsi="Times New Roman" w:cs="Times New Roman"/>
            <w:sz w:val="20"/>
            <w:szCs w:val="20"/>
          </w:rPr>
          <w:delText>, animar</w:delText>
        </w:r>
      </w:del>
      <w:r>
        <w:rPr>
          <w:rFonts w:ascii="Times New Roman" w:eastAsia="Times New Roman" w:hAnsi="Times New Roman" w:cs="Times New Roman"/>
          <w:sz w:val="20"/>
          <w:szCs w:val="20"/>
        </w:rPr>
        <w:t xml:space="preserve"> a chama da vida, da alegria e do humor de viver. Assim: </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Sholem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Aleichem</w:t>
      </w:r>
      <w:proofErr w:type="spellEnd"/>
      <w:r>
        <w:rPr>
          <w:rFonts w:ascii="Times New Roman" w:eastAsia="Times New Roman" w:hAnsi="Times New Roman" w:cs="Times New Roman"/>
          <w:i/>
          <w:iCs/>
          <w:sz w:val="20"/>
          <w:szCs w:val="20"/>
        </w:rPr>
        <w:t xml:space="preserve"> capturou a alma de um povo que se viu identificado e que sorriu em retorno para ele e aprendeu a sorrir com </w:t>
      </w:r>
      <w:proofErr w:type="gramStart"/>
      <w:r>
        <w:rPr>
          <w:rFonts w:ascii="Times New Roman" w:eastAsia="Times New Roman" w:hAnsi="Times New Roman" w:cs="Times New Roman"/>
          <w:i/>
          <w:iCs/>
          <w:sz w:val="20"/>
          <w:szCs w:val="20"/>
        </w:rPr>
        <w:t>ele”</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w:t>
      </w:r>
    </w:p>
    <w:p w14:paraId="000001BF" w14:textId="7A0759A2" w:rsidR="00BE0CF3" w:rsidRDefault="00BE0CF3">
      <w:pPr>
        <w:spacing w:line="240" w:lineRule="auto"/>
        <w:jc w:val="both"/>
      </w:pPr>
      <w:r>
        <w:rPr>
          <w:rFonts w:ascii="Times New Roman" w:eastAsia="Times New Roman" w:hAnsi="Times New Roman" w:cs="Times New Roman"/>
          <w:sz w:val="20"/>
          <w:szCs w:val="20"/>
        </w:rPr>
        <w:t xml:space="preserve">139/¹ KILSZTAJN, </w:t>
      </w:r>
      <w:ins w:id="899" w:author="Ana Cecília Agua de Melo" w:date="2026-05-23T16:25:00Z">
        <w:r w:rsidR="00777B00">
          <w:rPr>
            <w:rFonts w:ascii="Times New Roman" w:eastAsia="Times New Roman" w:hAnsi="Times New Roman" w:cs="Times New Roman"/>
            <w:iCs/>
            <w:sz w:val="20"/>
            <w:szCs w:val="20"/>
          </w:rPr>
          <w:t>op. cit.</w:t>
        </w:r>
      </w:ins>
      <w:del w:id="900" w:author="Ana Cecília Agua de Melo" w:date="2026-05-23T16:25:00Z">
        <w:r w:rsidDel="00777B00">
          <w:rPr>
            <w:rFonts w:ascii="Times New Roman" w:eastAsia="Times New Roman" w:hAnsi="Times New Roman" w:cs="Times New Roman"/>
            <w:i/>
            <w:iCs/>
            <w:sz w:val="20"/>
            <w:szCs w:val="20"/>
          </w:rPr>
          <w:delText>Yiddish</w:delText>
        </w:r>
      </w:del>
      <w:r>
        <w:rPr>
          <w:rFonts w:ascii="Times New Roman" w:eastAsia="Times New Roman" w:hAnsi="Times New Roman" w:cs="Times New Roman"/>
          <w:sz w:val="20"/>
          <w:szCs w:val="20"/>
        </w:rPr>
        <w:t xml:space="preserve">, p. 79. </w:t>
      </w:r>
    </w:p>
  </w:footnote>
  <w:footnote w:id="132">
    <w:p w14:paraId="000001C0" w14:textId="05495E1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palavra hebraica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sz w:val="20"/>
          <w:szCs w:val="20"/>
        </w:rPr>
        <w:t>, usada nos momentos de celebração, é escrita e falada no plural (todas as palavras hebraicas terminadas com sufixos “</w:t>
      </w:r>
      <w:proofErr w:type="spellStart"/>
      <w:r>
        <w:rPr>
          <w:rFonts w:ascii="Times New Roman" w:eastAsia="Times New Roman" w:hAnsi="Times New Roman" w:cs="Times New Roman"/>
          <w:sz w:val="20"/>
          <w:szCs w:val="20"/>
        </w:rPr>
        <w:t>im</w:t>
      </w:r>
      <w:proofErr w:type="spellEnd"/>
      <w:r>
        <w:rPr>
          <w:rFonts w:ascii="Times New Roman" w:eastAsia="Times New Roman" w:hAnsi="Times New Roman" w:cs="Times New Roman"/>
          <w:sz w:val="20"/>
          <w:szCs w:val="20"/>
        </w:rPr>
        <w:t>” ou “</w:t>
      </w:r>
      <w:proofErr w:type="spellStart"/>
      <w:r>
        <w:rPr>
          <w:rFonts w:ascii="Times New Roman" w:eastAsia="Times New Roman" w:hAnsi="Times New Roman" w:cs="Times New Roman"/>
          <w:sz w:val="20"/>
          <w:szCs w:val="20"/>
        </w:rPr>
        <w:t>ot</w:t>
      </w:r>
      <w:proofErr w:type="spellEnd"/>
      <w:r>
        <w:rPr>
          <w:rFonts w:ascii="Times New Roman" w:eastAsia="Times New Roman" w:hAnsi="Times New Roman" w:cs="Times New Roman"/>
          <w:sz w:val="20"/>
          <w:szCs w:val="20"/>
        </w:rPr>
        <w:t>”</w:t>
      </w:r>
      <w:del w:id="903" w:author="Ana Cecília Agua de Melo" w:date="2026-05-19T18:15:00Z">
        <w:r w:rsidDel="001F089B">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são palavras no plural). </w:t>
      </w:r>
      <w:ins w:id="904" w:author="Ana Cecília Agua de Melo" w:date="2026-05-03T19:19:00Z">
        <w:r>
          <w:rPr>
            <w:rFonts w:ascii="Times New Roman" w:eastAsia="Times New Roman" w:hAnsi="Times New Roman" w:cs="Times New Roman"/>
            <w:sz w:val="20"/>
            <w:szCs w:val="20"/>
          </w:rPr>
          <w:t>P</w:t>
        </w:r>
      </w:ins>
      <w:del w:id="905" w:author="Ana Cecília Agua de Melo" w:date="2026-05-03T19:19:00Z">
        <w:r w:rsidDel="005512D2">
          <w:rPr>
            <w:rFonts w:ascii="Times New Roman" w:eastAsia="Times New Roman" w:hAnsi="Times New Roman" w:cs="Times New Roman"/>
            <w:sz w:val="20"/>
            <w:szCs w:val="20"/>
          </w:rPr>
          <w:delText>Isso, p</w:delText>
        </w:r>
      </w:del>
      <w:r>
        <w:rPr>
          <w:rFonts w:ascii="Times New Roman" w:eastAsia="Times New Roman" w:hAnsi="Times New Roman" w:cs="Times New Roman"/>
          <w:sz w:val="20"/>
          <w:szCs w:val="20"/>
        </w:rPr>
        <w:t xml:space="preserve">ois, no judaísmo, entende-se que o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(no português: “Saúde!”) deve sempre ser entoado coletivamente, em comunhão. Uma segunda interpretação diz que</w:t>
      </w:r>
      <w:ins w:id="906" w:author="Ana Cecília Agua de Melo" w:date="2026-05-21T22:27: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quando </w:t>
      </w:r>
      <w:proofErr w:type="gramStart"/>
      <w:r>
        <w:rPr>
          <w:rFonts w:ascii="Times New Roman" w:eastAsia="Times New Roman" w:hAnsi="Times New Roman" w:cs="Times New Roman"/>
          <w:sz w:val="20"/>
          <w:szCs w:val="20"/>
        </w:rPr>
        <w:t>celebra-se</w:t>
      </w:r>
      <w:proofErr w:type="gramEnd"/>
      <w:r>
        <w:rPr>
          <w:rFonts w:ascii="Times New Roman" w:eastAsia="Times New Roman" w:hAnsi="Times New Roman" w:cs="Times New Roman"/>
          <w:sz w:val="20"/>
          <w:szCs w:val="20"/>
        </w:rPr>
        <w:t xml:space="preserve"> a vida, não se deve celebrar somente uma única vida. Todas as vidas são passíveis de celebração e de cerimônia. Dessa maneira, a língua hebraica compreende que o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sz w:val="20"/>
          <w:szCs w:val="20"/>
        </w:rPr>
        <w:t xml:space="preserve">, melhor traduzido para “Às vidas!”, para além de uma celebração compartilhada entre pessoas que </w:t>
      </w:r>
      <w:proofErr w:type="gramStart"/>
      <w:r>
        <w:rPr>
          <w:rFonts w:ascii="Times New Roman" w:eastAsia="Times New Roman" w:hAnsi="Times New Roman" w:cs="Times New Roman"/>
          <w:sz w:val="20"/>
          <w:szCs w:val="20"/>
        </w:rPr>
        <w:t>situam-se</w:t>
      </w:r>
      <w:proofErr w:type="gramEnd"/>
      <w:r>
        <w:rPr>
          <w:rFonts w:ascii="Times New Roman" w:eastAsia="Times New Roman" w:hAnsi="Times New Roman" w:cs="Times New Roman"/>
          <w:sz w:val="20"/>
          <w:szCs w:val="20"/>
        </w:rPr>
        <w:t xml:space="preserve"> no mesmo espaço-tempo</w:t>
      </w:r>
      <w:del w:id="907" w:author="Ana Cecília Agua de Melo" w:date="2026-05-19T18:16:00Z">
        <w:r w:rsidDel="001F089B">
          <w:rPr>
            <w:rFonts w:ascii="Times New Roman" w:eastAsia="Times New Roman" w:hAnsi="Times New Roman" w:cs="Times New Roman"/>
            <w:sz w:val="20"/>
            <w:szCs w:val="20"/>
          </w:rPr>
          <w:delText>/situação</w:delText>
        </w:r>
      </w:del>
      <w:r>
        <w:rPr>
          <w:rFonts w:ascii="Times New Roman" w:eastAsia="Times New Roman" w:hAnsi="Times New Roman" w:cs="Times New Roman"/>
          <w:sz w:val="20"/>
          <w:szCs w:val="20"/>
        </w:rPr>
        <w:t>, é uma forma de festejar e lembrar todas as demais existências criadas e moldadas por Deus.</w:t>
      </w:r>
    </w:p>
  </w:footnote>
  <w:footnote w:id="133">
    <w:p w14:paraId="000001C1" w14:textId="5B8C719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Israel </w:t>
      </w:r>
      <w:proofErr w:type="spellStart"/>
      <w:r>
        <w:rPr>
          <w:rFonts w:ascii="Times New Roman" w:eastAsia="Times New Roman" w:hAnsi="Times New Roman" w:cs="Times New Roman"/>
          <w:sz w:val="20"/>
          <w:szCs w:val="20"/>
        </w:rPr>
        <w:t>ben</w:t>
      </w:r>
      <w:proofErr w:type="spellEnd"/>
      <w:r>
        <w:rPr>
          <w:rFonts w:ascii="Times New Roman" w:eastAsia="Times New Roman" w:hAnsi="Times New Roman" w:cs="Times New Roman"/>
          <w:sz w:val="20"/>
          <w:szCs w:val="20"/>
        </w:rPr>
        <w:t xml:space="preserve"> Eliezer (1698-1760), também conhecido como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foi um dos principais rabinos poloneses e</w:t>
      </w:r>
      <w:ins w:id="913" w:author="Ana Cecília Agua de Melo" w:date="2026-05-19T18:20:00Z">
        <w:r>
          <w:rPr>
            <w:rFonts w:ascii="Times New Roman" w:eastAsia="Times New Roman" w:hAnsi="Times New Roman" w:cs="Times New Roman"/>
            <w:sz w:val="20"/>
            <w:szCs w:val="20"/>
          </w:rPr>
          <w:t xml:space="preserve"> está entre os</w:t>
        </w:r>
      </w:ins>
      <w:r>
        <w:rPr>
          <w:rFonts w:ascii="Times New Roman" w:eastAsia="Times New Roman" w:hAnsi="Times New Roman" w:cs="Times New Roman"/>
          <w:sz w:val="20"/>
          <w:szCs w:val="20"/>
        </w:rPr>
        <w:t xml:space="preserve"> precursores do judaísmo </w:t>
      </w:r>
      <w:proofErr w:type="spellStart"/>
      <w:r>
        <w:rPr>
          <w:rFonts w:ascii="Times New Roman" w:eastAsia="Times New Roman" w:hAnsi="Times New Roman" w:cs="Times New Roman"/>
          <w:i/>
          <w:iCs/>
          <w:sz w:val="20"/>
          <w:szCs w:val="20"/>
        </w:rPr>
        <w:t>hassídico</w:t>
      </w:r>
      <w:proofErr w:type="spellEnd"/>
      <w:r>
        <w:rPr>
          <w:rFonts w:ascii="Times New Roman" w:eastAsia="Times New Roman" w:hAnsi="Times New Roman" w:cs="Times New Roman"/>
          <w:sz w:val="20"/>
          <w:szCs w:val="20"/>
        </w:rPr>
        <w:t xml:space="preserve">.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xml:space="preserve"> significa em português: “Um com um bom nome”.</w:t>
      </w:r>
    </w:p>
    <w:p w14:paraId="000001C2" w14:textId="25EF1CE7" w:rsidR="00BE0CF3" w:rsidRDefault="00BE0CF3">
      <w:pPr>
        <w:spacing w:line="240" w:lineRule="auto"/>
        <w:jc w:val="both"/>
      </w:pPr>
      <w:r>
        <w:rPr>
          <w:rFonts w:ascii="Times New Roman" w:eastAsia="Times New Roman" w:hAnsi="Times New Roman" w:cs="Times New Roman"/>
          <w:sz w:val="20"/>
          <w:szCs w:val="20"/>
        </w:rPr>
        <w:t>141/</w:t>
      </w:r>
      <w:proofErr w:type="gramStart"/>
      <w:r>
        <w:rPr>
          <w:rFonts w:ascii="Times New Roman" w:eastAsia="Times New Roman" w:hAnsi="Times New Roman" w:cs="Times New Roman"/>
          <w:sz w:val="20"/>
          <w:szCs w:val="20"/>
        </w:rPr>
        <w:t>1  O</w:t>
      </w:r>
      <w:proofErr w:type="gramEnd"/>
      <w:r>
        <w:rPr>
          <w:rFonts w:ascii="Times New Roman" w:eastAsia="Times New Roman" w:hAnsi="Times New Roman" w:cs="Times New Roman"/>
          <w:sz w:val="20"/>
          <w:szCs w:val="20"/>
        </w:rPr>
        <w:t xml:space="preserve"> judaísmo </w:t>
      </w:r>
      <w:proofErr w:type="spellStart"/>
      <w:r>
        <w:rPr>
          <w:rFonts w:ascii="Times New Roman" w:eastAsia="Times New Roman" w:hAnsi="Times New Roman" w:cs="Times New Roman"/>
          <w:i/>
          <w:iCs/>
          <w:sz w:val="20"/>
          <w:szCs w:val="20"/>
        </w:rPr>
        <w:t>hassídico</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 movimento da mística judaica que dá ênfase à alegria religiosa e é organizad</w:t>
      </w:r>
      <w:ins w:id="914" w:author="Ana Cecília Agua de Melo" w:date="2026-05-03T19:27:00Z">
        <w:r>
          <w:rPr>
            <w:rFonts w:ascii="Times New Roman" w:eastAsia="Times New Roman" w:hAnsi="Times New Roman" w:cs="Times New Roman"/>
            <w:sz w:val="20"/>
            <w:szCs w:val="20"/>
          </w:rPr>
          <w:t>o</w:t>
        </w:r>
      </w:ins>
      <w:del w:id="915" w:author="Ana Cecília Agua de Melo" w:date="2026-05-03T19:27:00Z">
        <w:r w:rsidDel="00BB0551">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em grupos chamados de dinastias </w:t>
      </w:r>
      <w:proofErr w:type="spellStart"/>
      <w:r>
        <w:rPr>
          <w:rFonts w:ascii="Times New Roman" w:eastAsia="Times New Roman" w:hAnsi="Times New Roman" w:cs="Times New Roman"/>
          <w:i/>
          <w:iCs/>
          <w:sz w:val="20"/>
          <w:szCs w:val="20"/>
        </w:rPr>
        <w:t>hassídicas</w:t>
      </w:r>
      <w:proofErr w:type="spellEnd"/>
      <w:r>
        <w:rPr>
          <w:rFonts w:ascii="Times New Roman" w:eastAsia="Times New Roman" w:hAnsi="Times New Roman" w:cs="Times New Roman"/>
          <w:sz w:val="20"/>
          <w:szCs w:val="20"/>
        </w:rPr>
        <w:t>, governados por rabinos cuja liderança é herdada nas famílias.</w:t>
      </w:r>
    </w:p>
  </w:footnote>
  <w:footnote w:id="134">
    <w:p w14:paraId="000001C3" w14:textId="4944706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917" w:author="Ana Cecília Agua de Melo" w:date="2026-05-23T16:25:00Z">
        <w:r w:rsidR="00777B00">
          <w:rPr>
            <w:rFonts w:ascii="Times New Roman" w:eastAsia="Times New Roman" w:hAnsi="Times New Roman" w:cs="Times New Roman"/>
            <w:iCs/>
            <w:sz w:val="20"/>
            <w:szCs w:val="20"/>
          </w:rPr>
          <w:t>op. cit.</w:t>
        </w:r>
      </w:ins>
      <w:del w:id="918" w:author="Ana Cecília Agua de Melo" w:date="2026-05-23T16:25: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95.</w:t>
      </w:r>
    </w:p>
  </w:footnote>
  <w:footnote w:id="135">
    <w:p w14:paraId="000001C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Tzadik</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(no plural: </w:t>
      </w:r>
      <w:proofErr w:type="spellStart"/>
      <w:r>
        <w:rPr>
          <w:rFonts w:ascii="Times New Roman" w:eastAsia="Times New Roman" w:hAnsi="Times New Roman" w:cs="Times New Roman"/>
          <w:i/>
          <w:iCs/>
          <w:sz w:val="20"/>
          <w:szCs w:val="20"/>
        </w:rPr>
        <w:t>Tzadikim</w:t>
      </w:r>
      <w:proofErr w:type="spellEnd"/>
      <w:r>
        <w:rPr>
          <w:rFonts w:ascii="Times New Roman" w:eastAsia="Times New Roman" w:hAnsi="Times New Roman" w:cs="Times New Roman"/>
          <w:sz w:val="20"/>
          <w:szCs w:val="20"/>
        </w:rPr>
        <w:t xml:space="preserve">) é um título concedido a personalidades do judaísmo ortodoxo consideradas santos, mestres e/ou líderes religiosos e espirituais. </w:t>
      </w:r>
    </w:p>
  </w:footnote>
  <w:footnote w:id="136">
    <w:p w14:paraId="000001C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Martin Buber¹:</w:t>
      </w:r>
      <w:r>
        <w:rPr>
          <w:rFonts w:ascii="Times New Roman" w:eastAsia="Times New Roman" w:hAnsi="Times New Roman" w:cs="Times New Roman"/>
          <w:i/>
          <w:iCs/>
          <w:sz w:val="20"/>
          <w:szCs w:val="20"/>
        </w:rPr>
        <w:t xml:space="preserve"> “Um discípulo perguntou ao </w:t>
      </w:r>
      <w:proofErr w:type="spellStart"/>
      <w:r>
        <w:rPr>
          <w:rFonts w:ascii="Times New Roman" w:eastAsia="Times New Roman" w:hAnsi="Times New Roman" w:cs="Times New Roman"/>
          <w:i/>
          <w:iCs/>
          <w:sz w:val="20"/>
          <w:szCs w:val="20"/>
        </w:rPr>
        <w:t>Maguid</w:t>
      </w:r>
      <w:proofErr w:type="spellEnd"/>
      <w:r>
        <w:rPr>
          <w:rFonts w:ascii="Times New Roman" w:eastAsia="Times New Roman" w:hAnsi="Times New Roman" w:cs="Times New Roman"/>
          <w:i/>
          <w:iCs/>
          <w:sz w:val="20"/>
          <w:szCs w:val="20"/>
        </w:rPr>
        <w:t xml:space="preserve"> de </w:t>
      </w:r>
      <w:proofErr w:type="spellStart"/>
      <w:r>
        <w:rPr>
          <w:rFonts w:ascii="Times New Roman" w:eastAsia="Times New Roman" w:hAnsi="Times New Roman" w:cs="Times New Roman"/>
          <w:i/>
          <w:iCs/>
          <w:sz w:val="20"/>
          <w:szCs w:val="20"/>
        </w:rPr>
        <w:t>Zlotzchov</w:t>
      </w:r>
      <w:proofErr w:type="spellEnd"/>
      <w:r>
        <w:rPr>
          <w:rFonts w:ascii="Times New Roman" w:eastAsia="Times New Roman" w:hAnsi="Times New Roman" w:cs="Times New Roman"/>
          <w:i/>
          <w:iCs/>
          <w:sz w:val="20"/>
          <w:szCs w:val="20"/>
        </w:rPr>
        <w:t xml:space="preserve">: – Está escrito no livro de Elias: ‘Todos em Israel têm o dever de dizer: Quando chegará a minha obra aos pés da obra de meus patriarcas Abraão, Isaac e </w:t>
      </w:r>
      <w:proofErr w:type="spellStart"/>
      <w:r>
        <w:rPr>
          <w:rFonts w:ascii="Times New Roman" w:eastAsia="Times New Roman" w:hAnsi="Times New Roman" w:cs="Times New Roman"/>
          <w:i/>
          <w:iCs/>
          <w:sz w:val="20"/>
          <w:szCs w:val="20"/>
        </w:rPr>
        <w:t>Yaacov</w:t>
      </w:r>
      <w:proofErr w:type="spellEnd"/>
      <w:r>
        <w:rPr>
          <w:rFonts w:ascii="Times New Roman" w:eastAsia="Times New Roman" w:hAnsi="Times New Roman" w:cs="Times New Roman"/>
          <w:i/>
          <w:iCs/>
          <w:sz w:val="20"/>
          <w:szCs w:val="20"/>
        </w:rPr>
        <w:t>?’. Como se deve entender isso? Como podemos atrever-nos a pensar que seríamos capazes de imitar os patriarcas? Explicou o Rabi: ‘Assim como os patriarcas inventaram novas maneiras de servir, cada qual um novo serviço conforme sua peculiaridade, um pela mercê, o outro pela força, o terceiro pela glória, assim também nós devemos, cada um a seu próprio modo e à luz dos ensinamentos e do serviço, inventar inovações e não fazer o que já foi feito, mas o que ainda está por fazer’”</w:t>
      </w:r>
      <w:r>
        <w:rPr>
          <w:rFonts w:ascii="Times New Roman" w:eastAsia="Times New Roman" w:hAnsi="Times New Roman" w:cs="Times New Roman"/>
          <w:sz w:val="20"/>
          <w:szCs w:val="20"/>
        </w:rPr>
        <w:t>.</w:t>
      </w:r>
    </w:p>
    <w:p w14:paraId="000001C6" w14:textId="79BBB3CD" w:rsidR="00BE0CF3" w:rsidRDefault="00BE0CF3">
      <w:pPr>
        <w:spacing w:line="240" w:lineRule="auto"/>
        <w:jc w:val="both"/>
      </w:pPr>
      <w:r>
        <w:rPr>
          <w:rFonts w:ascii="Times New Roman" w:eastAsia="Times New Roman" w:hAnsi="Times New Roman" w:cs="Times New Roman"/>
          <w:sz w:val="20"/>
          <w:szCs w:val="20"/>
        </w:rPr>
        <w:t xml:space="preserve">144/1 </w:t>
      </w:r>
      <w:ins w:id="923" w:author="Ana Cecília Agua de Melo" w:date="2026-05-23T16:26:00Z">
        <w:r w:rsidR="00777B00">
          <w:rPr>
            <w:rFonts w:ascii="Times New Roman" w:eastAsia="Times New Roman" w:hAnsi="Times New Roman" w:cs="Times New Roman"/>
            <w:iCs/>
            <w:sz w:val="20"/>
            <w:szCs w:val="20"/>
          </w:rPr>
          <w:t>BUBER, op. cit.</w:t>
        </w:r>
      </w:ins>
      <w:del w:id="924" w:author="Ana Cecília Agua de Melo" w:date="2026-05-23T16:26:00Z">
        <w:r w:rsidDel="00777B0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190.</w:t>
      </w:r>
    </w:p>
  </w:footnote>
  <w:footnote w:id="137">
    <w:p w14:paraId="000001C7" w14:textId="36CB277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cheder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ocupa um papel central no folclore judaico, em especial no mundo </w:t>
      </w:r>
      <w:r>
        <w:rPr>
          <w:rFonts w:ascii="Times New Roman" w:eastAsia="Times New Roman" w:hAnsi="Times New Roman" w:cs="Times New Roman"/>
          <w:i/>
          <w:iCs/>
          <w:sz w:val="20"/>
          <w:szCs w:val="20"/>
        </w:rPr>
        <w:t>iídiche</w:t>
      </w:r>
      <w:r>
        <w:rPr>
          <w:rFonts w:ascii="Times New Roman" w:eastAsia="Times New Roman" w:hAnsi="Times New Roman" w:cs="Times New Roman"/>
          <w:sz w:val="20"/>
          <w:szCs w:val="20"/>
        </w:rPr>
        <w:t>, e simboliza a escola primária – local de excelência da educação judaica, em que era</w:t>
      </w:r>
      <w:ins w:id="929" w:author="Ana Cecília Agua de Melo" w:date="2026-05-19T18:21:00Z">
        <w:r>
          <w:rPr>
            <w:rFonts w:ascii="Times New Roman" w:eastAsia="Times New Roman" w:hAnsi="Times New Roman" w:cs="Times New Roman"/>
            <w:sz w:val="20"/>
            <w:szCs w:val="20"/>
          </w:rPr>
          <w:t>m</w:t>
        </w:r>
      </w:ins>
      <w:r>
        <w:rPr>
          <w:rFonts w:ascii="Times New Roman" w:eastAsia="Times New Roman" w:hAnsi="Times New Roman" w:cs="Times New Roman"/>
          <w:sz w:val="20"/>
          <w:szCs w:val="20"/>
        </w:rPr>
        <w:t xml:space="preserve"> ensinado</w:t>
      </w:r>
      <w:ins w:id="930" w:author="Ana Cecília Agua de Melo" w:date="2026-05-19T18:21:00Z">
        <w:r>
          <w:rPr>
            <w:rFonts w:ascii="Times New Roman" w:eastAsia="Times New Roman" w:hAnsi="Times New Roman" w:cs="Times New Roman"/>
            <w:sz w:val="20"/>
            <w:szCs w:val="20"/>
          </w:rPr>
          <w:t>s</w:t>
        </w:r>
      </w:ins>
      <w:r>
        <w:rPr>
          <w:rFonts w:ascii="Times New Roman" w:eastAsia="Times New Roman" w:hAnsi="Times New Roman" w:cs="Times New Roman"/>
          <w:sz w:val="20"/>
          <w:szCs w:val="20"/>
        </w:rPr>
        <w:t xml:space="preserve"> fundamentos do judaísmo e do hebraico bíblico. Os estudos eram realizados normalmente em um quarto na casa do </w:t>
      </w:r>
      <w:proofErr w:type="spellStart"/>
      <w:r>
        <w:rPr>
          <w:rFonts w:ascii="Times New Roman" w:eastAsia="Times New Roman" w:hAnsi="Times New Roman" w:cs="Times New Roman"/>
          <w:i/>
          <w:iCs/>
          <w:sz w:val="20"/>
          <w:szCs w:val="20"/>
        </w:rPr>
        <w:t>melamed</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(professor) e as aulas reuniam crianças das mais variadas idades.</w:t>
      </w:r>
    </w:p>
  </w:footnote>
  <w:footnote w:id="138">
    <w:p w14:paraId="000001C8" w14:textId="5C927D4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Após a saída do Egito, o recebimento das Tábuas da Lei e logo antes da entrada na Terra Prometida, o povo judeu enviou para Canaã doze espiões para investigar e colher informações a respeito da nova localidade em que se fixariam. Conta a história que dez dos doze espiões, ao voltarem, suplicaram ao povo hebreu para que não entrasse na terra</w:t>
      </w:r>
      <w:ins w:id="955" w:author="Ana Cecília Agua de Melo" w:date="2026-05-03T19:31:00Z">
        <w:r>
          <w:rPr>
            <w:rFonts w:ascii="Times New Roman" w:eastAsia="Times New Roman" w:hAnsi="Times New Roman" w:cs="Times New Roman"/>
            <w:sz w:val="20"/>
            <w:szCs w:val="20"/>
          </w:rPr>
          <w:t>,</w:t>
        </w:r>
      </w:ins>
      <w:del w:id="956" w:author="Ana Cecília Agua de Melo" w:date="2026-05-03T19:31:00Z">
        <w:r w:rsidDel="00BB0551">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inundada de gigantes, feras e bestas. O povo, ao receber estas informações, desesperou-se e clamou para Deus que preferiam estar escravizados, em retorno ao Egito. Nes</w:t>
      </w:r>
      <w:ins w:id="957" w:author="Ana Cecília Agua de Melo" w:date="2026-05-19T19:27:00Z">
        <w:r>
          <w:rPr>
            <w:rFonts w:ascii="Times New Roman" w:eastAsia="Times New Roman" w:hAnsi="Times New Roman" w:cs="Times New Roman"/>
            <w:sz w:val="20"/>
            <w:szCs w:val="20"/>
          </w:rPr>
          <w:t>s</w:t>
        </w:r>
      </w:ins>
      <w:del w:id="958" w:author="Ana Cecília Agua de Melo" w:date="2026-05-19T19:27:00Z">
        <w:r w:rsidDel="00C713DD">
          <w:rPr>
            <w:rFonts w:ascii="Times New Roman" w:eastAsia="Times New Roman" w:hAnsi="Times New Roman" w:cs="Times New Roman"/>
            <w:sz w:val="20"/>
            <w:szCs w:val="20"/>
          </w:rPr>
          <w:delText>t</w:delText>
        </w:r>
      </w:del>
      <w:r>
        <w:rPr>
          <w:rFonts w:ascii="Times New Roman" w:eastAsia="Times New Roman" w:hAnsi="Times New Roman" w:cs="Times New Roman"/>
          <w:sz w:val="20"/>
          <w:szCs w:val="20"/>
        </w:rPr>
        <w:t xml:space="preserve">e momento, Deus entende que para entregar </w:t>
      </w:r>
      <w:ins w:id="959" w:author="Ana Cecília Agua de Melo" w:date="2026-05-03T19:32:00Z">
        <w:r>
          <w:rPr>
            <w:rFonts w:ascii="Times New Roman" w:eastAsia="Times New Roman" w:hAnsi="Times New Roman" w:cs="Times New Roman"/>
            <w:sz w:val="20"/>
            <w:szCs w:val="20"/>
          </w:rPr>
          <w:t>a</w:t>
        </w:r>
      </w:ins>
      <w:del w:id="960" w:author="Ana Cecília Agua de Melo" w:date="2026-05-03T19:32:00Z">
        <w:r w:rsidDel="00BB0551">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liberdade a um povo escravizado, esses indivíduos – a geração que foi ao mesmo tempo escravizada e posta em liberdade – deveria</w:t>
      </w:r>
      <w:ins w:id="961" w:author="Ana Cecília Agua de Melo" w:date="2026-05-03T19:32:00Z">
        <w:r>
          <w:rPr>
            <w:rFonts w:ascii="Times New Roman" w:eastAsia="Times New Roman" w:hAnsi="Times New Roman" w:cs="Times New Roman"/>
            <w:sz w:val="20"/>
            <w:szCs w:val="20"/>
          </w:rPr>
          <w:t>m</w:t>
        </w:r>
      </w:ins>
      <w:r>
        <w:rPr>
          <w:rFonts w:ascii="Times New Roman" w:eastAsia="Times New Roman" w:hAnsi="Times New Roman" w:cs="Times New Roman"/>
          <w:sz w:val="20"/>
          <w:szCs w:val="20"/>
        </w:rPr>
        <w:t xml:space="preserve"> morrer e dar espaço</w:t>
      </w:r>
      <w:del w:id="962" w:author="Ana Cecília Agua de Melo" w:date="2026-05-03T19:32:00Z">
        <w:r w:rsidDel="00BB0551">
          <w:rPr>
            <w:rFonts w:ascii="Times New Roman" w:eastAsia="Times New Roman" w:hAnsi="Times New Roman" w:cs="Times New Roman"/>
            <w:sz w:val="20"/>
            <w:szCs w:val="20"/>
          </w:rPr>
          <w:delText>s</w:delText>
        </w:r>
      </w:del>
      <w:r>
        <w:rPr>
          <w:rFonts w:ascii="Times New Roman" w:eastAsia="Times New Roman" w:hAnsi="Times New Roman" w:cs="Times New Roman"/>
          <w:sz w:val="20"/>
          <w:szCs w:val="20"/>
        </w:rPr>
        <w:t xml:space="preserve"> ao nascimento de uma nova geração de pessoas já livres. Assim, é exigido </w:t>
      </w:r>
      <w:ins w:id="963" w:author="Ana Cecília Agua de Melo" w:date="2026-05-19T19:28:00Z">
        <w:r>
          <w:rPr>
            <w:rFonts w:ascii="Times New Roman" w:eastAsia="Times New Roman" w:hAnsi="Times New Roman" w:cs="Times New Roman"/>
            <w:sz w:val="20"/>
            <w:szCs w:val="20"/>
          </w:rPr>
          <w:t>de</w:t>
        </w:r>
      </w:ins>
      <w:del w:id="964" w:author="Ana Cecília Agua de Melo" w:date="2026-05-19T19:28:00Z">
        <w:r w:rsidDel="00C713DD">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Moisés que conduza o povo em retorno e que vagueie com ele por quarenta anos no deserto do </w:t>
      </w:r>
      <w:r>
        <w:rPr>
          <w:rFonts w:ascii="Times New Roman" w:eastAsia="Times New Roman" w:hAnsi="Times New Roman" w:cs="Times New Roman"/>
          <w:i/>
          <w:iCs/>
          <w:sz w:val="20"/>
          <w:szCs w:val="20"/>
        </w:rPr>
        <w:t>Sinai</w:t>
      </w:r>
      <w:r>
        <w:rPr>
          <w:rFonts w:ascii="Times New Roman" w:eastAsia="Times New Roman" w:hAnsi="Times New Roman" w:cs="Times New Roman"/>
          <w:sz w:val="20"/>
          <w:szCs w:val="20"/>
        </w:rPr>
        <w:t>.</w:t>
      </w:r>
    </w:p>
  </w:footnote>
  <w:footnote w:id="139">
    <w:p w14:paraId="000001C9" w14:textId="7CDAAC2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TELLES,</w:t>
      </w:r>
      <w:r>
        <w:rPr>
          <w:rFonts w:ascii="Times New Roman" w:eastAsia="Times New Roman" w:hAnsi="Times New Roman" w:cs="Times New Roman"/>
          <w:i/>
          <w:iCs/>
          <w:sz w:val="20"/>
          <w:szCs w:val="20"/>
        </w:rPr>
        <w:t xml:space="preserve"> Posto de observação: reverberações psicanal</w:t>
      </w:r>
      <w:ins w:id="969" w:author="Ana Cecília Agua de Melo" w:date="2026-05-23T16:26:00Z">
        <w:r w:rsidR="00AC0869">
          <w:rPr>
            <w:rFonts w:ascii="Times New Roman" w:eastAsia="Times New Roman" w:hAnsi="Times New Roman" w:cs="Times New Roman"/>
            <w:i/>
            <w:iCs/>
            <w:sz w:val="20"/>
            <w:szCs w:val="20"/>
          </w:rPr>
          <w:t>íticas</w:t>
        </w:r>
      </w:ins>
      <w:del w:id="970" w:author="Ana Cecília Agua de Melo" w:date="2026-05-23T16:26:00Z">
        <w:r w:rsidDel="00AC0869">
          <w:rPr>
            <w:rFonts w:ascii="Times New Roman" w:eastAsia="Times New Roman" w:hAnsi="Times New Roman" w:cs="Times New Roman"/>
            <w:i/>
            <w:iCs/>
            <w:sz w:val="20"/>
            <w:szCs w:val="20"/>
          </w:rPr>
          <w:delText>istas</w:delText>
        </w:r>
      </w:del>
      <w:r>
        <w:rPr>
          <w:rFonts w:ascii="Times New Roman" w:eastAsia="Times New Roman" w:hAnsi="Times New Roman" w:cs="Times New Roman"/>
          <w:i/>
          <w:iCs/>
          <w:sz w:val="20"/>
          <w:szCs w:val="20"/>
        </w:rPr>
        <w:t xml:space="preserve"> sobre cotidiano, arte e literatura</w:t>
      </w:r>
      <w:r>
        <w:rPr>
          <w:rFonts w:ascii="Times New Roman" w:eastAsia="Times New Roman" w:hAnsi="Times New Roman" w:cs="Times New Roman"/>
          <w:sz w:val="20"/>
          <w:szCs w:val="20"/>
        </w:rPr>
        <w:t>, p. 345.</w:t>
      </w:r>
    </w:p>
  </w:footnote>
  <w:footnote w:id="140">
    <w:p w14:paraId="000001C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141">
    <w:p w14:paraId="000001CB" w14:textId="4EA4BEF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Veneza renascentista, a comunidade cristã acreditava que judeus e meretrizes eram portadores de corpos impuros, em que haveria uma prostituição do corpo-carne em nome da usura e do dinheiro. Dessa maneira, ambos</w:t>
      </w:r>
      <w:ins w:id="982" w:author="Ana Cecília Agua de Melo" w:date="2026-05-03T20:15:00Z">
        <w:r>
          <w:rPr>
            <w:rFonts w:ascii="Times New Roman" w:eastAsia="Times New Roman" w:hAnsi="Times New Roman" w:cs="Times New Roman"/>
            <w:sz w:val="20"/>
            <w:szCs w:val="20"/>
          </w:rPr>
          <w:t xml:space="preserve"> os</w:t>
        </w:r>
      </w:ins>
      <w:r>
        <w:rPr>
          <w:rFonts w:ascii="Times New Roman" w:eastAsia="Times New Roman" w:hAnsi="Times New Roman" w:cs="Times New Roman"/>
          <w:sz w:val="20"/>
          <w:szCs w:val="20"/>
        </w:rPr>
        <w:t xml:space="preserve"> grupos sociais eram considerados inferiores à moral cristã, sujeitos à exclusão e discriminação¹.</w:t>
      </w:r>
    </w:p>
    <w:p w14:paraId="000001CC" w14:textId="7E09A61C" w:rsidR="00BE0CF3" w:rsidRDefault="00BE0CF3">
      <w:pPr>
        <w:spacing w:line="240" w:lineRule="auto"/>
        <w:jc w:val="both"/>
      </w:pPr>
      <w:r>
        <w:rPr>
          <w:rFonts w:ascii="Times New Roman" w:eastAsia="Times New Roman" w:hAnsi="Times New Roman" w:cs="Times New Roman"/>
          <w:sz w:val="20"/>
          <w:szCs w:val="20"/>
        </w:rPr>
        <w:t>³</w:t>
      </w:r>
      <w:proofErr w:type="gramStart"/>
      <w:r>
        <w:rPr>
          <w:rFonts w:ascii="Times New Roman" w:eastAsia="Times New Roman" w:hAnsi="Times New Roman" w:cs="Times New Roman"/>
          <w:sz w:val="20"/>
          <w:szCs w:val="20"/>
        </w:rPr>
        <w:t>³/¹ Essa</w:t>
      </w:r>
      <w:proofErr w:type="gramEnd"/>
      <w:r>
        <w:rPr>
          <w:rFonts w:ascii="Times New Roman" w:eastAsia="Times New Roman" w:hAnsi="Times New Roman" w:cs="Times New Roman"/>
          <w:sz w:val="20"/>
          <w:szCs w:val="20"/>
        </w:rPr>
        <w:t xml:space="preserve"> relação também é posta em debate ao se pensar a situação geográfica de judeus e prostitutas no caso da zona do meretrício no bairro do Bom Retiro, na cidade de São Paulo no início do século XX. A </w:t>
      </w:r>
      <w:ins w:id="983" w:author="Ana Cecília Agua de Melo" w:date="2026-05-03T20:15:00Z">
        <w:r>
          <w:rPr>
            <w:rFonts w:ascii="Times New Roman" w:eastAsia="Times New Roman" w:hAnsi="Times New Roman" w:cs="Times New Roman"/>
            <w:sz w:val="20"/>
            <w:szCs w:val="20"/>
          </w:rPr>
          <w:t>delimitação</w:t>
        </w:r>
      </w:ins>
      <w:del w:id="984" w:author="Ana Cecília Agua de Melo" w:date="2026-05-03T20:15:00Z">
        <w:r w:rsidDel="008A578D">
          <w:rPr>
            <w:rFonts w:ascii="Times New Roman" w:eastAsia="Times New Roman" w:hAnsi="Times New Roman" w:cs="Times New Roman"/>
            <w:sz w:val="20"/>
            <w:szCs w:val="20"/>
          </w:rPr>
          <w:delText>apropriação</w:delText>
        </w:r>
      </w:del>
      <w:r>
        <w:rPr>
          <w:rFonts w:ascii="Times New Roman" w:eastAsia="Times New Roman" w:hAnsi="Times New Roman" w:cs="Times New Roman"/>
          <w:sz w:val="20"/>
          <w:szCs w:val="20"/>
        </w:rPr>
        <w:t xml:space="preserve"> de uma determinada zona da cidade em que haveria o trânsito de judeus recém</w:t>
      </w:r>
      <w:ins w:id="985" w:author="Ana Cecília Agua de Melo" w:date="2026-05-03T20:15:00Z">
        <w:r>
          <w:rPr>
            <w:rFonts w:ascii="Times New Roman" w:eastAsia="Times New Roman" w:hAnsi="Times New Roman" w:cs="Times New Roman"/>
            <w:sz w:val="20"/>
            <w:szCs w:val="20"/>
          </w:rPr>
          <w:t>-</w:t>
        </w:r>
      </w:ins>
      <w:del w:id="986" w:author="Ana Cecília Agua de Melo" w:date="2026-05-03T20:15:00Z">
        <w:r w:rsidDel="008A578D">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imigra</w:t>
      </w:r>
      <w:ins w:id="987" w:author="Ana Cecília Agua de Melo" w:date="2026-05-03T20:15:00Z">
        <w:r>
          <w:rPr>
            <w:rFonts w:ascii="Times New Roman" w:eastAsia="Times New Roman" w:hAnsi="Times New Roman" w:cs="Times New Roman"/>
            <w:sz w:val="20"/>
            <w:szCs w:val="20"/>
          </w:rPr>
          <w:t>dos</w:t>
        </w:r>
      </w:ins>
      <w:del w:id="988" w:author="Ana Cecília Agua de Melo" w:date="2026-05-03T20:15:00Z">
        <w:r w:rsidDel="008A578D">
          <w:rPr>
            <w:rFonts w:ascii="Times New Roman" w:eastAsia="Times New Roman" w:hAnsi="Times New Roman" w:cs="Times New Roman"/>
            <w:sz w:val="20"/>
            <w:szCs w:val="20"/>
          </w:rPr>
          <w:delText>ntes</w:delText>
        </w:r>
      </w:del>
      <w:ins w:id="989" w:author="Ana Cecília Agua de Melo" w:date="2026-05-03T20:16:00Z">
        <w:r>
          <w:rPr>
            <w:rFonts w:ascii="Times New Roman" w:eastAsia="Times New Roman" w:hAnsi="Times New Roman" w:cs="Times New Roman"/>
            <w:sz w:val="20"/>
            <w:szCs w:val="20"/>
          </w:rPr>
          <w:t xml:space="preserve"> e</w:t>
        </w:r>
      </w:ins>
      <w:del w:id="990" w:author="Ana Cecília Agua de Melo" w:date="2026-05-03T20:16:00Z">
        <w:r w:rsidDel="008A578D">
          <w:rPr>
            <w:rFonts w:ascii="Times New Roman" w:eastAsia="Times New Roman" w:hAnsi="Times New Roman" w:cs="Times New Roman"/>
            <w:sz w:val="20"/>
            <w:szCs w:val="20"/>
          </w:rPr>
          <w:delText>, co</w:delText>
        </w:r>
      </w:del>
      <w:del w:id="991" w:author="Ana Cecília Agua de Melo" w:date="2026-05-03T20:15:00Z">
        <w:r w:rsidDel="008A578D">
          <w:rPr>
            <w:rFonts w:ascii="Times New Roman" w:eastAsia="Times New Roman" w:hAnsi="Times New Roman" w:cs="Times New Roman"/>
            <w:sz w:val="20"/>
            <w:szCs w:val="20"/>
          </w:rPr>
          <w:delText>m a presença de</w:delText>
        </w:r>
      </w:del>
      <w:r>
        <w:rPr>
          <w:rFonts w:ascii="Times New Roman" w:eastAsia="Times New Roman" w:hAnsi="Times New Roman" w:cs="Times New Roman"/>
          <w:sz w:val="20"/>
          <w:szCs w:val="20"/>
        </w:rPr>
        <w:t xml:space="preserve"> prostitutas judias – as polacas – </w:t>
      </w:r>
      <w:proofErr w:type="spellStart"/>
      <w:r>
        <w:rPr>
          <w:rFonts w:ascii="Times New Roman" w:eastAsia="Times New Roman" w:hAnsi="Times New Roman" w:cs="Times New Roman"/>
          <w:sz w:val="20"/>
          <w:szCs w:val="20"/>
        </w:rPr>
        <w:t>tensiona</w:t>
      </w:r>
      <w:proofErr w:type="spellEnd"/>
      <w:r>
        <w:rPr>
          <w:rFonts w:ascii="Times New Roman" w:eastAsia="Times New Roman" w:hAnsi="Times New Roman" w:cs="Times New Roman"/>
          <w:sz w:val="20"/>
          <w:szCs w:val="20"/>
        </w:rPr>
        <w:t xml:space="preserve"> a criação de uma narrativa moral para e pela própria comunidade judaica. Essa narrativa – em constante disputa pelas comunidades – exclui a presença das prostitutas judias do bairro e da história comunitária, </w:t>
      </w:r>
      <w:ins w:id="992" w:author="Ana Cecília Agua de Melo" w:date="2026-05-19T19:31:00Z">
        <w:r>
          <w:rPr>
            <w:rFonts w:ascii="Times New Roman" w:eastAsia="Times New Roman" w:hAnsi="Times New Roman" w:cs="Times New Roman"/>
            <w:sz w:val="20"/>
            <w:szCs w:val="20"/>
          </w:rPr>
          <w:t>e até da</w:t>
        </w:r>
      </w:ins>
      <w:del w:id="993" w:author="Ana Cecília Agua de Melo" w:date="2026-05-19T19:31:00Z">
        <w:r w:rsidDel="00C713DD">
          <w:rPr>
            <w:rFonts w:ascii="Times New Roman" w:eastAsia="Times New Roman" w:hAnsi="Times New Roman" w:cs="Times New Roman"/>
            <w:sz w:val="20"/>
            <w:szCs w:val="20"/>
          </w:rPr>
          <w:delText>bem como de suas existências na</w:delText>
        </w:r>
      </w:del>
      <w:r>
        <w:rPr>
          <w:rFonts w:ascii="Times New Roman" w:eastAsia="Times New Roman" w:hAnsi="Times New Roman" w:cs="Times New Roman"/>
          <w:sz w:val="20"/>
          <w:szCs w:val="20"/>
        </w:rPr>
        <w:t xml:space="preserve"> cidade de São Paulo.</w:t>
      </w:r>
    </w:p>
  </w:footnote>
  <w:footnote w:id="142">
    <w:p w14:paraId="000001C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SENNETT, </w:t>
      </w:r>
      <w:r>
        <w:rPr>
          <w:rFonts w:ascii="Times New Roman" w:eastAsia="Times New Roman" w:hAnsi="Times New Roman" w:cs="Times New Roman"/>
          <w:i/>
          <w:iCs/>
          <w:sz w:val="20"/>
          <w:szCs w:val="20"/>
        </w:rPr>
        <w:t>Carne e Pedra</w:t>
      </w:r>
      <w:r>
        <w:rPr>
          <w:rFonts w:ascii="Times New Roman" w:eastAsia="Times New Roman" w:hAnsi="Times New Roman" w:cs="Times New Roman"/>
          <w:sz w:val="20"/>
          <w:szCs w:val="20"/>
        </w:rPr>
        <w:t>, p. 222.</w:t>
      </w:r>
    </w:p>
  </w:footnote>
  <w:footnote w:id="143">
    <w:p w14:paraId="000001CE" w14:textId="668CF7F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crenças antissemitas que circulavam na época</w:t>
      </w:r>
      <w:ins w:id="997" w:author="Ana Cecília Agua de Melo" w:date="2026-05-03T20:22:00Z">
        <w:r>
          <w:rPr>
            <w:rFonts w:ascii="Times New Roman" w:eastAsia="Times New Roman" w:hAnsi="Times New Roman" w:cs="Times New Roman"/>
            <w:sz w:val="20"/>
            <w:szCs w:val="20"/>
          </w:rPr>
          <w:t xml:space="preserve"> sustentavam</w:t>
        </w:r>
      </w:ins>
      <w:del w:id="998" w:author="Ana Cecília Agua de Melo" w:date="2026-05-03T20:22:00Z">
        <w:r w:rsidDel="00764741">
          <w:rPr>
            <w:rFonts w:ascii="Times New Roman" w:eastAsia="Times New Roman" w:hAnsi="Times New Roman" w:cs="Times New Roman"/>
            <w:sz w:val="20"/>
            <w:szCs w:val="20"/>
          </w:rPr>
          <w:delText>, implicava</w:delText>
        </w:r>
      </w:del>
      <w:r>
        <w:rPr>
          <w:rFonts w:ascii="Times New Roman" w:eastAsia="Times New Roman" w:hAnsi="Times New Roman" w:cs="Times New Roman"/>
          <w:sz w:val="20"/>
          <w:szCs w:val="20"/>
        </w:rPr>
        <w:t xml:space="preserve"> que os corpos judaicos eram portadores de doenças e de vícios – culpados</w:t>
      </w:r>
      <w:ins w:id="999" w:author="Ana Cecília Agua de Melo" w:date="2026-05-21T22:44:00Z">
        <w:r>
          <w:rPr>
            <w:rFonts w:ascii="Times New Roman" w:eastAsia="Times New Roman" w:hAnsi="Times New Roman" w:cs="Times New Roman"/>
            <w:sz w:val="20"/>
            <w:szCs w:val="20"/>
          </w:rPr>
          <w:t xml:space="preserve"> que eram</w:t>
        </w:r>
      </w:ins>
      <w:r>
        <w:rPr>
          <w:rFonts w:ascii="Times New Roman" w:eastAsia="Times New Roman" w:hAnsi="Times New Roman" w:cs="Times New Roman"/>
          <w:sz w:val="20"/>
          <w:szCs w:val="20"/>
        </w:rPr>
        <w:t xml:space="preserve"> pela morte de Jesus Cristo e frutos do pecado e de impurezas. A comunidade cristã acreditava que a presença </w:t>
      </w:r>
      <w:ins w:id="1000" w:author="Ana Cecília Agua de Melo" w:date="2026-05-21T22:44:00Z">
        <w:r>
          <w:rPr>
            <w:rFonts w:ascii="Times New Roman" w:eastAsia="Times New Roman" w:hAnsi="Times New Roman" w:cs="Times New Roman"/>
            <w:sz w:val="20"/>
            <w:szCs w:val="20"/>
          </w:rPr>
          <w:t>de judeus</w:t>
        </w:r>
      </w:ins>
      <w:del w:id="1001" w:author="Ana Cecília Agua de Melo" w:date="2026-05-21T22:44:00Z">
        <w:r w:rsidDel="001541AB">
          <w:rPr>
            <w:rFonts w:ascii="Times New Roman" w:eastAsia="Times New Roman" w:hAnsi="Times New Roman" w:cs="Times New Roman"/>
            <w:sz w:val="20"/>
            <w:szCs w:val="20"/>
          </w:rPr>
          <w:delText>judaica na cidade</w:delText>
        </w:r>
      </w:del>
      <w:ins w:id="1002" w:author="Ana Cecília Agua de Melo" w:date="2026-05-21T22:45:00Z">
        <w:r>
          <w:rPr>
            <w:rFonts w:ascii="Times New Roman" w:eastAsia="Times New Roman" w:hAnsi="Times New Roman" w:cs="Times New Roman"/>
            <w:sz w:val="20"/>
            <w:szCs w:val="20"/>
          </w:rPr>
          <w:t xml:space="preserve"> – dos quais muitos praticariam a agiotagem –</w:t>
        </w:r>
      </w:ins>
      <w:del w:id="1003" w:author="Ana Cecília Agua de Melo" w:date="2026-05-21T22:45:00Z">
        <w:r w:rsidDel="001541AB">
          <w:rPr>
            <w:rFonts w:ascii="Times New Roman" w:eastAsia="Times New Roman" w:hAnsi="Times New Roman" w:cs="Times New Roman"/>
            <w:sz w:val="20"/>
            <w:szCs w:val="20"/>
          </w:rPr>
          <w:delText xml:space="preserve">, </w:delText>
        </w:r>
      </w:del>
      <w:del w:id="1004" w:author="Ana Cecília Agua de Melo" w:date="2026-05-21T22:44:00Z">
        <w:r w:rsidDel="001541AB">
          <w:rPr>
            <w:rFonts w:ascii="Times New Roman" w:eastAsia="Times New Roman" w:hAnsi="Times New Roman" w:cs="Times New Roman"/>
            <w:sz w:val="20"/>
            <w:szCs w:val="20"/>
          </w:rPr>
          <w:delText>por meio de seus comportamentos agiotas</w:delText>
        </w:r>
      </w:del>
      <w:del w:id="1005" w:author="Ana Cecília Agua de Melo" w:date="2026-05-21T22:45:00Z">
        <w:r w:rsidDel="001541AB">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teria desencadeado uma fúria divina sobre a cidade de Veneza</w:t>
      </w:r>
      <w:ins w:id="1006" w:author="Ana Cecília Agua de Melo" w:date="2026-05-21T22:43: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causando, desta forma, sua recessão econômica. </w:t>
      </w:r>
    </w:p>
  </w:footnote>
  <w:footnote w:id="144">
    <w:p w14:paraId="000001CF" w14:textId="1771D45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conceito de território plástico </w:t>
      </w:r>
      <w:ins w:id="1008" w:author="Ana Cecília Agua de Melo" w:date="2026-05-03T20:23:00Z">
        <w:r>
          <w:rPr>
            <w:rFonts w:ascii="Times New Roman" w:eastAsia="Times New Roman" w:hAnsi="Times New Roman" w:cs="Times New Roman"/>
            <w:sz w:val="20"/>
            <w:szCs w:val="20"/>
          </w:rPr>
          <w:t>foi desenvolvido</w:t>
        </w:r>
      </w:ins>
      <w:del w:id="1009" w:author="Ana Cecília Agua de Melo" w:date="2026-05-03T20:23:00Z">
        <w:r w:rsidDel="00764741">
          <w:rPr>
            <w:rFonts w:ascii="Times New Roman" w:eastAsia="Times New Roman" w:hAnsi="Times New Roman" w:cs="Times New Roman"/>
            <w:sz w:val="20"/>
            <w:szCs w:val="20"/>
          </w:rPr>
          <w:delText>é um termo utilizado</w:delText>
        </w:r>
      </w:del>
      <w:r>
        <w:rPr>
          <w:rFonts w:ascii="Times New Roman" w:eastAsia="Times New Roman" w:hAnsi="Times New Roman" w:cs="Times New Roman"/>
          <w:sz w:val="20"/>
          <w:szCs w:val="20"/>
        </w:rPr>
        <w:t xml:space="preserve"> pelo pesquisador israelense </w:t>
      </w:r>
      <w:proofErr w:type="spellStart"/>
      <w:r>
        <w:rPr>
          <w:rFonts w:ascii="Times New Roman" w:eastAsia="Times New Roman" w:hAnsi="Times New Roman" w:cs="Times New Roman"/>
          <w:sz w:val="20"/>
          <w:szCs w:val="20"/>
        </w:rPr>
        <w:t>Eyal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Weizman</w:t>
      </w:r>
      <w:proofErr w:type="spellEnd"/>
      <w:r>
        <w:rPr>
          <w:rFonts w:ascii="Times New Roman" w:eastAsia="Times New Roman" w:hAnsi="Times New Roman" w:cs="Times New Roman"/>
          <w:sz w:val="20"/>
          <w:szCs w:val="20"/>
        </w:rPr>
        <w:t xml:space="preserve"> no livro </w:t>
      </w:r>
      <w:proofErr w:type="spellStart"/>
      <w:r>
        <w:rPr>
          <w:rFonts w:ascii="Times New Roman" w:eastAsia="Times New Roman" w:hAnsi="Times New Roman" w:cs="Times New Roman"/>
          <w:i/>
          <w:iCs/>
          <w:sz w:val="20"/>
          <w:szCs w:val="20"/>
        </w:rPr>
        <w:t>Hollow</w:t>
      </w:r>
      <w:proofErr w:type="spellEnd"/>
      <w:r>
        <w:rPr>
          <w:rFonts w:ascii="Times New Roman" w:eastAsia="Times New Roman" w:hAnsi="Times New Roman" w:cs="Times New Roman"/>
          <w:i/>
          <w:iCs/>
          <w:sz w:val="20"/>
          <w:szCs w:val="20"/>
        </w:rPr>
        <w:t xml:space="preserve"> Land</w:t>
      </w:r>
      <w:r>
        <w:rPr>
          <w:rFonts w:ascii="Times New Roman" w:eastAsia="Times New Roman" w:hAnsi="Times New Roman" w:cs="Times New Roman"/>
          <w:sz w:val="20"/>
          <w:szCs w:val="20"/>
        </w:rPr>
        <w:t>. Refere-se ao artifício de criação de territorialidades artificiais e impositivas perante uma geografia já pré-estabelecida. O termo designa as fronteiras flu</w:t>
      </w:r>
      <w:ins w:id="1010" w:author="Ana Cecília Agua de Melo" w:date="2026-05-03T20:23:00Z">
        <w:r>
          <w:rPr>
            <w:rFonts w:ascii="Times New Roman" w:eastAsia="Times New Roman" w:hAnsi="Times New Roman" w:cs="Times New Roman"/>
            <w:sz w:val="20"/>
            <w:szCs w:val="20"/>
          </w:rPr>
          <w:t>i</w:t>
        </w:r>
      </w:ins>
      <w:del w:id="1011" w:author="Ana Cecília Agua de Melo" w:date="2026-05-03T20:23:00Z">
        <w:r w:rsidDel="00764741">
          <w:rPr>
            <w:rFonts w:ascii="Times New Roman" w:eastAsia="Times New Roman" w:hAnsi="Times New Roman" w:cs="Times New Roman"/>
            <w:sz w:val="20"/>
            <w:szCs w:val="20"/>
          </w:rPr>
          <w:delText>í</w:delText>
        </w:r>
      </w:del>
      <w:r>
        <w:rPr>
          <w:rFonts w:ascii="Times New Roman" w:eastAsia="Times New Roman" w:hAnsi="Times New Roman" w:cs="Times New Roman"/>
          <w:sz w:val="20"/>
          <w:szCs w:val="20"/>
        </w:rPr>
        <w:t xml:space="preserve">das e de características plásticas, ou seja, que podem se alargar ou diminuir, inflar ou desinchar conforme as necessidades, o contexto e a situação </w:t>
      </w:r>
      <w:ins w:id="1012" w:author="Ana Cecília Agua de Melo" w:date="2026-05-03T20:23:00Z">
        <w:r>
          <w:rPr>
            <w:rFonts w:ascii="Times New Roman" w:eastAsia="Times New Roman" w:hAnsi="Times New Roman" w:cs="Times New Roman"/>
            <w:sz w:val="20"/>
            <w:szCs w:val="20"/>
          </w:rPr>
          <w:t>em que</w:t>
        </w:r>
      </w:ins>
      <w:del w:id="1013" w:author="Ana Cecília Agua de Melo" w:date="2026-05-03T20:23:00Z">
        <w:r w:rsidDel="00764741">
          <w:rPr>
            <w:rFonts w:ascii="Times New Roman" w:eastAsia="Times New Roman" w:hAnsi="Times New Roman" w:cs="Times New Roman"/>
            <w:sz w:val="20"/>
            <w:szCs w:val="20"/>
          </w:rPr>
          <w:delText>ao qual</w:delText>
        </w:r>
      </w:del>
      <w:r>
        <w:rPr>
          <w:rFonts w:ascii="Times New Roman" w:eastAsia="Times New Roman" w:hAnsi="Times New Roman" w:cs="Times New Roman"/>
          <w:sz w:val="20"/>
          <w:szCs w:val="20"/>
        </w:rPr>
        <w:t xml:space="preserve"> se encontram.</w:t>
      </w:r>
    </w:p>
  </w:footnote>
  <w:footnote w:id="145">
    <w:p w14:paraId="000001D0" w14:textId="18F7B86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SENNETT, </w:t>
      </w:r>
      <w:ins w:id="1014" w:author="Ana Cecília Agua de Melo" w:date="2026-05-23T16:26:00Z">
        <w:r w:rsidR="00AC0869">
          <w:rPr>
            <w:rFonts w:ascii="Times New Roman" w:eastAsia="Times New Roman" w:hAnsi="Times New Roman" w:cs="Times New Roman"/>
            <w:iCs/>
            <w:sz w:val="20"/>
            <w:szCs w:val="20"/>
          </w:rPr>
          <w:t>op. cit</w:t>
        </w:r>
      </w:ins>
      <w:ins w:id="1015" w:author="Ana Cecília Agua de Melo" w:date="2026-05-23T16:27:00Z">
        <w:r w:rsidR="00AC0869">
          <w:rPr>
            <w:rFonts w:ascii="Times New Roman" w:eastAsia="Times New Roman" w:hAnsi="Times New Roman" w:cs="Times New Roman"/>
            <w:iCs/>
            <w:sz w:val="20"/>
            <w:szCs w:val="20"/>
          </w:rPr>
          <w:t>.</w:t>
        </w:r>
      </w:ins>
      <w:del w:id="1016" w:author="Ana Cecília Agua de Melo" w:date="2026-05-23T16:26:00Z">
        <w:r w:rsidDel="00AC0869">
          <w:rPr>
            <w:rFonts w:ascii="Times New Roman" w:eastAsia="Times New Roman" w:hAnsi="Times New Roman" w:cs="Times New Roman"/>
            <w:i/>
            <w:iCs/>
            <w:sz w:val="20"/>
            <w:szCs w:val="20"/>
          </w:rPr>
          <w:delText>Carne e Pedra</w:delText>
        </w:r>
      </w:del>
      <w:r>
        <w:rPr>
          <w:rFonts w:ascii="Times New Roman" w:eastAsia="Times New Roman" w:hAnsi="Times New Roman" w:cs="Times New Roman"/>
          <w:sz w:val="20"/>
          <w:szCs w:val="20"/>
        </w:rPr>
        <w:t>, p. 223.</w:t>
      </w:r>
    </w:p>
  </w:footnote>
  <w:footnote w:id="146">
    <w:p w14:paraId="000001D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Tradução do ladino: “Isso, pois, entende-se que, para além de deixar a luz passar, é necessário emitir luz própria”.</w:t>
      </w:r>
    </w:p>
  </w:footnote>
  <w:footnote w:id="147">
    <w:p w14:paraId="000001D2" w14:textId="1330F20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ins w:id="1030" w:author="Ana Cecília Agua de Melo" w:date="2026-05-03T20:27:00Z">
        <w:r>
          <w:rPr>
            <w:rFonts w:ascii="Times New Roman" w:eastAsia="Times New Roman" w:hAnsi="Times New Roman" w:cs="Times New Roman"/>
            <w:sz w:val="20"/>
            <w:szCs w:val="20"/>
          </w:rPr>
          <w:t>Tomo de</w:t>
        </w:r>
      </w:ins>
      <w:del w:id="1031" w:author="Ana Cecília Agua de Melo" w:date="2026-05-03T20:27:00Z">
        <w:r w:rsidDel="00764741">
          <w:rPr>
            <w:rFonts w:ascii="Times New Roman" w:eastAsia="Times New Roman" w:hAnsi="Times New Roman" w:cs="Times New Roman"/>
            <w:sz w:val="20"/>
            <w:szCs w:val="20"/>
          </w:rPr>
          <w:delText>Pegando de</w:delText>
        </w:r>
      </w:del>
      <w:r>
        <w:rPr>
          <w:rFonts w:ascii="Times New Roman" w:eastAsia="Times New Roman" w:hAnsi="Times New Roman" w:cs="Times New Roman"/>
          <w:sz w:val="20"/>
          <w:szCs w:val="20"/>
        </w:rPr>
        <w:t xml:space="preserve"> empréstimo </w:t>
      </w:r>
      <w:del w:id="1032" w:author="Ana Cecília Agua de Melo" w:date="2026-05-19T20:15:00Z">
        <w:r w:rsidDel="000D2F40">
          <w:rPr>
            <w:rFonts w:ascii="Times New Roman" w:eastAsia="Times New Roman" w:hAnsi="Times New Roman" w:cs="Times New Roman"/>
            <w:sz w:val="20"/>
            <w:szCs w:val="20"/>
          </w:rPr>
          <w:delText>d</w:delText>
        </w:r>
      </w:del>
      <w:r>
        <w:rPr>
          <w:rFonts w:ascii="Times New Roman" w:eastAsia="Times New Roman" w:hAnsi="Times New Roman" w:cs="Times New Roman"/>
          <w:sz w:val="20"/>
          <w:szCs w:val="20"/>
        </w:rPr>
        <w:t xml:space="preserve">as palavras de Sérgio Telles, </w:t>
      </w:r>
      <w:ins w:id="1033" w:author="Ana Cecília Agua de Melo" w:date="2026-05-23T16:27:00Z">
        <w:r w:rsidR="00AC0869">
          <w:rPr>
            <w:rFonts w:ascii="Times New Roman" w:eastAsia="Times New Roman" w:hAnsi="Times New Roman" w:cs="Times New Roman"/>
            <w:iCs/>
            <w:sz w:val="20"/>
            <w:szCs w:val="20"/>
          </w:rPr>
          <w:t>op. cit.</w:t>
        </w:r>
      </w:ins>
      <w:del w:id="1034" w:author="Ana Cecília Agua de Melo" w:date="2026-05-23T16:27:00Z">
        <w:r w:rsidDel="00AC0869">
          <w:rPr>
            <w:rFonts w:ascii="Times New Roman" w:eastAsia="Times New Roman" w:hAnsi="Times New Roman" w:cs="Times New Roman"/>
            <w:i/>
            <w:iCs/>
            <w:sz w:val="20"/>
            <w:szCs w:val="20"/>
          </w:rPr>
          <w:delText>Posto de observação: reverberações psicanal</w:delText>
        </w:r>
      </w:del>
      <w:del w:id="1035" w:author="Ana Cecília Agua de Melo" w:date="2026-05-19T20:15:00Z">
        <w:r w:rsidDel="000D2F40">
          <w:rPr>
            <w:rFonts w:ascii="Times New Roman" w:eastAsia="Times New Roman" w:hAnsi="Times New Roman" w:cs="Times New Roman"/>
            <w:i/>
            <w:iCs/>
            <w:sz w:val="20"/>
            <w:szCs w:val="20"/>
          </w:rPr>
          <w:delText>istas</w:delText>
        </w:r>
      </w:del>
      <w:del w:id="1036" w:author="Ana Cecília Agua de Melo" w:date="2026-05-23T16:27:00Z">
        <w:r w:rsidDel="00AC0869">
          <w:rPr>
            <w:rFonts w:ascii="Times New Roman" w:eastAsia="Times New Roman" w:hAnsi="Times New Roman" w:cs="Times New Roman"/>
            <w:i/>
            <w:iCs/>
            <w:sz w:val="20"/>
            <w:szCs w:val="20"/>
          </w:rPr>
          <w:delText xml:space="preserve"> sobre cotidiano, arte e literatura</w:delText>
        </w:r>
      </w:del>
      <w:r>
        <w:rPr>
          <w:rFonts w:ascii="Times New Roman" w:eastAsia="Times New Roman" w:hAnsi="Times New Roman" w:cs="Times New Roman"/>
          <w:sz w:val="20"/>
          <w:szCs w:val="20"/>
        </w:rPr>
        <w:t>, p. 345.</w:t>
      </w:r>
    </w:p>
  </w:footnote>
  <w:footnote w:id="148">
    <w:p w14:paraId="000001D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Aron </w:t>
      </w:r>
      <w:proofErr w:type="spellStart"/>
      <w:r>
        <w:rPr>
          <w:rFonts w:ascii="Times New Roman" w:eastAsia="Times New Roman" w:hAnsi="Times New Roman" w:cs="Times New Roman"/>
          <w:i/>
          <w:iCs/>
          <w:sz w:val="20"/>
          <w:szCs w:val="20"/>
        </w:rPr>
        <w:t>Hakodesh</w:t>
      </w:r>
      <w:proofErr w:type="spellEnd"/>
      <w:r>
        <w:rPr>
          <w:rFonts w:ascii="Times New Roman" w:eastAsia="Times New Roman" w:hAnsi="Times New Roman" w:cs="Times New Roman"/>
          <w:sz w:val="20"/>
          <w:szCs w:val="20"/>
        </w:rPr>
        <w:t xml:space="preserve"> (em português: “Arca Sagrada”) é uma espécie de armário em que se guarda os textos bíblicos e os pergaminhos sagrados, a </w:t>
      </w:r>
      <w:r>
        <w:rPr>
          <w:rFonts w:ascii="Times New Roman" w:eastAsia="Times New Roman" w:hAnsi="Times New Roman" w:cs="Times New Roman"/>
          <w:i/>
          <w:iCs/>
          <w:sz w:val="20"/>
          <w:szCs w:val="20"/>
        </w:rPr>
        <w:t>Torá</w:t>
      </w:r>
      <w:r>
        <w:rPr>
          <w:rFonts w:ascii="Times New Roman" w:eastAsia="Times New Roman" w:hAnsi="Times New Roman" w:cs="Times New Roman"/>
          <w:sz w:val="20"/>
          <w:szCs w:val="20"/>
        </w:rPr>
        <w:t>. Este é um objeto posicionado sempre em direção ao Templo de Jerusalém.</w:t>
      </w:r>
    </w:p>
  </w:footnote>
  <w:footnote w:id="149">
    <w:p w14:paraId="000001D4" w14:textId="48A2AEB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Bimá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(em português: “Altar”) é uma mesa ao centro da sinagoga</w:t>
      </w:r>
      <w:ins w:id="1038" w:author="Ana Cecília Agua de Melo" w:date="2026-05-03T20:30:00Z">
        <w:r>
          <w:rPr>
            <w:rFonts w:ascii="Times New Roman" w:eastAsia="Times New Roman" w:hAnsi="Times New Roman" w:cs="Times New Roman"/>
            <w:sz w:val="20"/>
            <w:szCs w:val="20"/>
          </w:rPr>
          <w:t xml:space="preserve">, </w:t>
        </w:r>
      </w:ins>
      <w:del w:id="1039" w:author="Ana Cecília Agua de Melo" w:date="2026-05-03T20:30:00Z">
        <w:r w:rsidDel="00764741">
          <w:rPr>
            <w:rFonts w:ascii="Times New Roman" w:eastAsia="Times New Roman" w:hAnsi="Times New Roman" w:cs="Times New Roman"/>
            <w:sz w:val="20"/>
            <w:szCs w:val="20"/>
          </w:rPr>
          <w:delText xml:space="preserve"> e </w:delText>
        </w:r>
      </w:del>
      <w:r>
        <w:rPr>
          <w:rFonts w:ascii="Times New Roman" w:eastAsia="Times New Roman" w:hAnsi="Times New Roman" w:cs="Times New Roman"/>
          <w:sz w:val="20"/>
          <w:szCs w:val="20"/>
        </w:rPr>
        <w:t xml:space="preserve">usada para o suporte de leitura de livros e de textos bíblicos, além de ser o local onde o </w:t>
      </w:r>
      <w:proofErr w:type="spellStart"/>
      <w:r>
        <w:rPr>
          <w:rFonts w:ascii="Times New Roman" w:eastAsia="Times New Roman" w:hAnsi="Times New Roman" w:cs="Times New Roman"/>
          <w:i/>
          <w:iCs/>
          <w:sz w:val="20"/>
          <w:szCs w:val="20"/>
        </w:rPr>
        <w:t>Chazan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(condutor da oração) se posiciona. </w:t>
      </w:r>
    </w:p>
  </w:footnote>
  <w:footnote w:id="150">
    <w:p w14:paraId="000001D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(em português: “Fogo celestial”) é uma vela, um candelabro ou uma luz que representa a presença divina na casa de orações¹.</w:t>
      </w:r>
    </w:p>
    <w:p w14:paraId="000001D6" w14:textId="77777777" w:rsidR="00BE0CF3" w:rsidRDefault="00BE0CF3">
      <w:pPr>
        <w:spacing w:line="240" w:lineRule="auto"/>
        <w:jc w:val="both"/>
      </w:pPr>
      <w:r>
        <w:rPr>
          <w:rFonts w:ascii="Times New Roman" w:eastAsia="Times New Roman" w:hAnsi="Times New Roman" w:cs="Times New Roman"/>
          <w:sz w:val="20"/>
          <w:szCs w:val="20"/>
        </w:rPr>
        <w:t xml:space="preserve">159/¹ Assim como era feito no Templo Sagrado e lembrado durante a festividade de </w:t>
      </w:r>
      <w:proofErr w:type="spellStart"/>
      <w:r>
        <w:rPr>
          <w:rFonts w:ascii="Times New Roman" w:eastAsia="Times New Roman" w:hAnsi="Times New Roman" w:cs="Times New Roman"/>
          <w:i/>
          <w:iCs/>
          <w:sz w:val="20"/>
          <w:szCs w:val="20"/>
        </w:rPr>
        <w:t>Chanucá</w:t>
      </w:r>
      <w:proofErr w:type="spellEnd"/>
      <w:r>
        <w:rPr>
          <w:rFonts w:ascii="Times New Roman" w:eastAsia="Times New Roman" w:hAnsi="Times New Roman" w:cs="Times New Roman"/>
          <w:sz w:val="20"/>
          <w:szCs w:val="20"/>
        </w:rPr>
        <w:t>.</w:t>
      </w:r>
    </w:p>
  </w:footnote>
  <w:footnote w:id="151">
    <w:p w14:paraId="000001D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i/>
          <w:iCs/>
          <w:sz w:val="20"/>
          <w:szCs w:val="20"/>
        </w:rPr>
        <w:t>kipá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 chapéu, boina ou touca usado tradicionalmente por homens</w:t>
      </w:r>
      <w:del w:id="1042" w:author="Ana Cecília Agua de Melo" w:date="2026-05-23T12:39:00Z">
        <w:r w:rsidDel="00863EF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e recentemente incorporado por mulheres nos movimentos religiosos judaicos reformistas e </w:t>
      </w:r>
      <w:proofErr w:type="spellStart"/>
      <w:r>
        <w:rPr>
          <w:rFonts w:ascii="Times New Roman" w:eastAsia="Times New Roman" w:hAnsi="Times New Roman" w:cs="Times New Roman"/>
          <w:sz w:val="20"/>
          <w:szCs w:val="20"/>
        </w:rPr>
        <w:t>reconstrutivistas</w:t>
      </w:r>
      <w:proofErr w:type="spellEnd"/>
      <w:r>
        <w:rPr>
          <w:rFonts w:ascii="Times New Roman" w:eastAsia="Times New Roman" w:hAnsi="Times New Roman" w:cs="Times New Roman"/>
          <w:sz w:val="20"/>
          <w:szCs w:val="20"/>
        </w:rPr>
        <w:t>. É um objeto que delimita um território-corpo de pertencimento</w:t>
      </w:r>
      <w:del w:id="1043" w:author="Ana Cecília Agua de Melo" w:date="2026-05-23T12:40:00Z">
        <w:r w:rsidDel="00863EF5">
          <w:rPr>
            <w:rFonts w:ascii="Times New Roman" w:eastAsia="Times New Roman" w:hAnsi="Times New Roman" w:cs="Times New Roman"/>
            <w:sz w:val="20"/>
            <w:szCs w:val="20"/>
          </w:rPr>
          <w:delText xml:space="preserve"> por meio de sua silhueta</w:delText>
        </w:r>
      </w:del>
      <w:r>
        <w:rPr>
          <w:rFonts w:ascii="Times New Roman" w:eastAsia="Times New Roman" w:hAnsi="Times New Roman" w:cs="Times New Roman"/>
          <w:sz w:val="20"/>
          <w:szCs w:val="20"/>
        </w:rPr>
        <w:t xml:space="preserve"> e se firma enquanto um lembrete constante da presença de Deus.</w:t>
      </w:r>
    </w:p>
  </w:footnote>
  <w:footnote w:id="152">
    <w:p w14:paraId="000001D8" w14:textId="048E125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i/>
          <w:iCs/>
          <w:sz w:val="20"/>
          <w:szCs w:val="20"/>
        </w:rPr>
        <w:t>mezuzá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cilindro de metal, de madeira ou de acrílico posto nos batentes das portas judaicas e que contém um pergaminho </w:t>
      </w:r>
      <w:ins w:id="1044" w:author="Ana Cecília Agua de Melo" w:date="2026-05-23T12:40:00Z">
        <w:r w:rsidR="00863EF5">
          <w:rPr>
            <w:rFonts w:ascii="Times New Roman" w:eastAsia="Times New Roman" w:hAnsi="Times New Roman" w:cs="Times New Roman"/>
            <w:sz w:val="20"/>
            <w:szCs w:val="20"/>
          </w:rPr>
          <w:t>com</w:t>
        </w:r>
      </w:ins>
      <w:del w:id="1045" w:author="Ana Cecília Agua de Melo" w:date="2026-05-23T12:40:00Z">
        <w:r w:rsidDel="00863EF5">
          <w:rPr>
            <w:rFonts w:ascii="Times New Roman" w:eastAsia="Times New Roman" w:hAnsi="Times New Roman" w:cs="Times New Roman"/>
            <w:sz w:val="20"/>
            <w:szCs w:val="20"/>
          </w:rPr>
          <w:delText>que descreve</w:delText>
        </w:r>
      </w:del>
      <w:r>
        <w:rPr>
          <w:rFonts w:ascii="Times New Roman" w:eastAsia="Times New Roman" w:hAnsi="Times New Roman" w:cs="Times New Roman"/>
          <w:sz w:val="20"/>
          <w:szCs w:val="20"/>
        </w:rPr>
        <w:t xml:space="preserve"> a bênção do </w:t>
      </w:r>
      <w:proofErr w:type="spellStart"/>
      <w:r>
        <w:rPr>
          <w:rFonts w:ascii="Times New Roman" w:eastAsia="Times New Roman" w:hAnsi="Times New Roman" w:cs="Times New Roman"/>
          <w:i/>
          <w:iCs/>
          <w:sz w:val="20"/>
          <w:szCs w:val="20"/>
        </w:rPr>
        <w:t>Shemá</w:t>
      </w:r>
      <w:proofErr w:type="spellEnd"/>
      <w:r>
        <w:rPr>
          <w:rFonts w:ascii="Times New Roman" w:eastAsia="Times New Roman" w:hAnsi="Times New Roman" w:cs="Times New Roman"/>
          <w:i/>
          <w:iCs/>
          <w:sz w:val="20"/>
          <w:szCs w:val="20"/>
        </w:rPr>
        <w:t xml:space="preserve"> Israel</w:t>
      </w:r>
      <w:r>
        <w:rPr>
          <w:rFonts w:ascii="Times New Roman" w:eastAsia="Times New Roman" w:hAnsi="Times New Roman" w:cs="Times New Roman"/>
          <w:sz w:val="20"/>
          <w:szCs w:val="20"/>
        </w:rPr>
        <w:t>. Este ato é uma tradição e um lembrete que remete aos tempos de escravização no Egito,</w:t>
      </w:r>
      <w:ins w:id="1046" w:author="Ana Cecília Agua de Melo" w:date="2026-05-19T20:19:00Z">
        <w:r>
          <w:rPr>
            <w:rFonts w:ascii="Times New Roman" w:eastAsia="Times New Roman" w:hAnsi="Times New Roman" w:cs="Times New Roman"/>
            <w:sz w:val="20"/>
            <w:szCs w:val="20"/>
          </w:rPr>
          <w:t xml:space="preserve"> tendo sido</w:t>
        </w:r>
      </w:ins>
      <w:del w:id="1047" w:author="Ana Cecília Agua de Melo" w:date="2026-05-19T20:19:00Z">
        <w:r w:rsidDel="00EE39A0">
          <w:rPr>
            <w:rFonts w:ascii="Times New Roman" w:eastAsia="Times New Roman" w:hAnsi="Times New Roman" w:cs="Times New Roman"/>
            <w:sz w:val="20"/>
            <w:szCs w:val="20"/>
          </w:rPr>
          <w:delText xml:space="preserve"> e que foi</w:delText>
        </w:r>
      </w:del>
      <w:r>
        <w:rPr>
          <w:rFonts w:ascii="Times New Roman" w:eastAsia="Times New Roman" w:hAnsi="Times New Roman" w:cs="Times New Roman"/>
          <w:sz w:val="20"/>
          <w:szCs w:val="20"/>
        </w:rPr>
        <w:t xml:space="preserve"> reinterpretado pelas comunidades. Judeus </w:t>
      </w:r>
      <w:proofErr w:type="spellStart"/>
      <w:r>
        <w:rPr>
          <w:rFonts w:ascii="Times New Roman" w:eastAsia="Times New Roman" w:hAnsi="Times New Roman" w:cs="Times New Roman"/>
          <w:i/>
          <w:iCs/>
          <w:sz w:val="20"/>
          <w:szCs w:val="20"/>
        </w:rPr>
        <w:t>sefaraditas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costumam posicionar a </w:t>
      </w:r>
      <w:proofErr w:type="spellStart"/>
      <w:r>
        <w:rPr>
          <w:rFonts w:ascii="Times New Roman" w:eastAsia="Times New Roman" w:hAnsi="Times New Roman" w:cs="Times New Roman"/>
          <w:i/>
          <w:iCs/>
          <w:sz w:val="20"/>
          <w:szCs w:val="20"/>
        </w:rPr>
        <w:t>mezuzá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de forma paralela ao batente, enquanto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a posicionam de forma inclinada.</w:t>
      </w:r>
    </w:p>
  </w:footnote>
  <w:footnote w:id="153">
    <w:p w14:paraId="000001D9" w14:textId="4BFEF21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w:t>
      </w:r>
      <w:r>
        <w:rPr>
          <w:rFonts w:ascii="Times New Roman" w:eastAsia="Times New Roman" w:hAnsi="Times New Roman" w:cs="Times New Roman"/>
          <w:i/>
          <w:iCs/>
          <w:sz w:val="20"/>
          <w:szCs w:val="20"/>
        </w:rPr>
        <w:t xml:space="preserve"> A </w:t>
      </w:r>
      <w:ins w:id="1056" w:author="Ana Cecília Agua de Melo" w:date="2026-05-03T20:31:00Z">
        <w:r>
          <w:rPr>
            <w:rFonts w:ascii="Times New Roman" w:eastAsia="Times New Roman" w:hAnsi="Times New Roman" w:cs="Times New Roman"/>
            <w:i/>
            <w:iCs/>
            <w:sz w:val="20"/>
            <w:szCs w:val="20"/>
          </w:rPr>
          <w:t>p</w:t>
        </w:r>
      </w:ins>
      <w:del w:id="1057" w:author="Ana Cecília Agua de Melo" w:date="2026-05-03T20:31:00Z">
        <w:r w:rsidDel="00764741">
          <w:rPr>
            <w:rFonts w:ascii="Times New Roman" w:eastAsia="Times New Roman" w:hAnsi="Times New Roman" w:cs="Times New Roman"/>
            <w:i/>
            <w:iCs/>
            <w:sz w:val="20"/>
            <w:szCs w:val="20"/>
          </w:rPr>
          <w:delText>P</w:delText>
        </w:r>
      </w:del>
      <w:r>
        <w:rPr>
          <w:rFonts w:ascii="Times New Roman" w:eastAsia="Times New Roman" w:hAnsi="Times New Roman" w:cs="Times New Roman"/>
          <w:i/>
          <w:iCs/>
          <w:sz w:val="20"/>
          <w:szCs w:val="20"/>
        </w:rPr>
        <w:t xml:space="preserve">oética do </w:t>
      </w:r>
      <w:ins w:id="1058" w:author="Ana Cecília Agua de Melo" w:date="2026-05-03T20:31:00Z">
        <w:r>
          <w:rPr>
            <w:rFonts w:ascii="Times New Roman" w:eastAsia="Times New Roman" w:hAnsi="Times New Roman" w:cs="Times New Roman"/>
            <w:i/>
            <w:iCs/>
            <w:sz w:val="20"/>
            <w:szCs w:val="20"/>
          </w:rPr>
          <w:t>e</w:t>
        </w:r>
      </w:ins>
      <w:del w:id="1059" w:author="Ana Cecília Agua de Melo" w:date="2026-05-03T20:31:00Z">
        <w:r w:rsidDel="00764741">
          <w:rPr>
            <w:rFonts w:ascii="Times New Roman" w:eastAsia="Times New Roman" w:hAnsi="Times New Roman" w:cs="Times New Roman"/>
            <w:i/>
            <w:iCs/>
            <w:sz w:val="20"/>
            <w:szCs w:val="20"/>
          </w:rPr>
          <w:delText>E</w:delText>
        </w:r>
      </w:del>
      <w:r>
        <w:rPr>
          <w:rFonts w:ascii="Times New Roman" w:eastAsia="Times New Roman" w:hAnsi="Times New Roman" w:cs="Times New Roman"/>
          <w:i/>
          <w:iCs/>
          <w:sz w:val="20"/>
          <w:szCs w:val="20"/>
        </w:rPr>
        <w:t>spaço</w:t>
      </w:r>
      <w:r>
        <w:rPr>
          <w:rFonts w:ascii="Times New Roman" w:eastAsia="Times New Roman" w:hAnsi="Times New Roman" w:cs="Times New Roman"/>
          <w:sz w:val="20"/>
          <w:szCs w:val="20"/>
        </w:rPr>
        <w:t xml:space="preserve">, o filósofo e poeta francês Gaston </w:t>
      </w:r>
      <w:proofErr w:type="spellStart"/>
      <w:r>
        <w:rPr>
          <w:rFonts w:ascii="Times New Roman" w:eastAsia="Times New Roman" w:hAnsi="Times New Roman" w:cs="Times New Roman"/>
          <w:sz w:val="20"/>
          <w:szCs w:val="20"/>
        </w:rPr>
        <w:t>Bachelard</w:t>
      </w:r>
      <w:proofErr w:type="spellEnd"/>
      <w:r>
        <w:rPr>
          <w:rFonts w:ascii="Times New Roman" w:eastAsia="Times New Roman" w:hAnsi="Times New Roman" w:cs="Times New Roman"/>
          <w:sz w:val="20"/>
          <w:szCs w:val="20"/>
        </w:rPr>
        <w:t xml:space="preserve"> aponta que </w:t>
      </w:r>
      <w:r>
        <w:rPr>
          <w:rFonts w:ascii="Times New Roman" w:eastAsia="Times New Roman" w:hAnsi="Times New Roman" w:cs="Times New Roman"/>
          <w:i/>
          <w:iCs/>
          <w:sz w:val="20"/>
          <w:szCs w:val="20"/>
        </w:rPr>
        <w:t>“nem o tempo, nem o espaço em que vivemos são vazios, neutros e homogêneos, mas são carregados de qualidade e habitados por fantasmas: os espaços de nossos devaneios e paixões podem ser leves, etéreos, transparentes, obscuros ou pedregosos, móveis e fixos”</w:t>
      </w:r>
      <w:r>
        <w:rPr>
          <w:rFonts w:ascii="Times New Roman" w:eastAsia="Times New Roman" w:hAnsi="Times New Roman" w:cs="Times New Roman"/>
          <w:sz w:val="20"/>
          <w:szCs w:val="20"/>
        </w:rPr>
        <w:t xml:space="preserve">¹, enfim, vivemos em um conjunto de relações que, segundo </w:t>
      </w:r>
      <w:proofErr w:type="spellStart"/>
      <w:r>
        <w:rPr>
          <w:rFonts w:ascii="Times New Roman" w:eastAsia="Times New Roman" w:hAnsi="Times New Roman" w:cs="Times New Roman"/>
          <w:sz w:val="20"/>
          <w:szCs w:val="20"/>
        </w:rPr>
        <w:t>Bachelard</w:t>
      </w:r>
      <w:proofErr w:type="spellEnd"/>
      <w:r>
        <w:rPr>
          <w:rFonts w:ascii="Times New Roman" w:eastAsia="Times New Roman" w:hAnsi="Times New Roman" w:cs="Times New Roman"/>
          <w:sz w:val="20"/>
          <w:szCs w:val="20"/>
        </w:rPr>
        <w:t xml:space="preserve">, definem nossas experiências, agregações individuais e coletivas, e suas possibilidades de reinvenção. </w:t>
      </w:r>
    </w:p>
    <w:p w14:paraId="000001DA" w14:textId="77777777" w:rsidR="00BE0CF3" w:rsidRDefault="00BE0CF3">
      <w:pPr>
        <w:spacing w:line="240" w:lineRule="auto"/>
        <w:jc w:val="both"/>
      </w:pPr>
      <w:r>
        <w:rPr>
          <w:rFonts w:ascii="Times New Roman" w:eastAsia="Times New Roman" w:hAnsi="Times New Roman" w:cs="Times New Roman"/>
          <w:sz w:val="20"/>
          <w:szCs w:val="20"/>
        </w:rPr>
        <w:t>162/¹ BACHELARD apud</w:t>
      </w:r>
      <w:del w:id="1060" w:author="Ana Cecília Agua de Melo" w:date="2026-05-03T20:32:00Z">
        <w:r w:rsidDel="00764741">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RAGO, </w:t>
      </w:r>
      <w:proofErr w:type="gramStart"/>
      <w:r>
        <w:rPr>
          <w:rFonts w:ascii="Times New Roman" w:eastAsia="Times New Roman" w:hAnsi="Times New Roman" w:cs="Times New Roman"/>
          <w:i/>
          <w:iCs/>
          <w:sz w:val="20"/>
          <w:szCs w:val="20"/>
        </w:rPr>
        <w:t>Inventar</w:t>
      </w:r>
      <w:proofErr w:type="gramEnd"/>
      <w:r>
        <w:rPr>
          <w:rFonts w:ascii="Times New Roman" w:eastAsia="Times New Roman" w:hAnsi="Times New Roman" w:cs="Times New Roman"/>
          <w:i/>
          <w:iCs/>
          <w:sz w:val="20"/>
          <w:szCs w:val="20"/>
        </w:rPr>
        <w:t xml:space="preserve"> outros espaços, criar subjetividades libertárias</w:t>
      </w:r>
      <w:r>
        <w:rPr>
          <w:rFonts w:ascii="Times New Roman" w:eastAsia="Times New Roman" w:hAnsi="Times New Roman" w:cs="Times New Roman"/>
          <w:sz w:val="20"/>
          <w:szCs w:val="20"/>
        </w:rPr>
        <w:t xml:space="preserve">, p. 14. </w:t>
      </w:r>
    </w:p>
  </w:footnote>
  <w:footnote w:id="154">
    <w:p w14:paraId="000001DB" w14:textId="3141124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r>
        <w:rPr>
          <w:rFonts w:ascii="Times New Roman" w:eastAsia="Times New Roman" w:hAnsi="Times New Roman" w:cs="Times New Roman"/>
          <w:i/>
          <w:iCs/>
          <w:sz w:val="20"/>
          <w:szCs w:val="20"/>
        </w:rPr>
        <w:t xml:space="preserve">O </w:t>
      </w:r>
      <w:ins w:id="1062" w:author="Ana Cecília Agua de Melo" w:date="2026-05-23T12:41:00Z">
        <w:r w:rsidR="00863EF5">
          <w:rPr>
            <w:rFonts w:ascii="Times New Roman" w:eastAsia="Times New Roman" w:hAnsi="Times New Roman" w:cs="Times New Roman"/>
            <w:i/>
            <w:iCs/>
            <w:sz w:val="20"/>
            <w:szCs w:val="20"/>
          </w:rPr>
          <w:t>s</w:t>
        </w:r>
      </w:ins>
      <w:del w:id="1063" w:author="Ana Cecília Agua de Melo" w:date="2026-05-23T12:41:00Z">
        <w:r w:rsidDel="00863EF5">
          <w:rPr>
            <w:rFonts w:ascii="Times New Roman" w:eastAsia="Times New Roman" w:hAnsi="Times New Roman" w:cs="Times New Roman"/>
            <w:i/>
            <w:iCs/>
            <w:sz w:val="20"/>
            <w:szCs w:val="20"/>
          </w:rPr>
          <w:delText>S</w:delText>
        </w:r>
      </w:del>
      <w:r>
        <w:rPr>
          <w:rFonts w:ascii="Times New Roman" w:eastAsia="Times New Roman" w:hAnsi="Times New Roman" w:cs="Times New Roman"/>
          <w:i/>
          <w:iCs/>
          <w:sz w:val="20"/>
          <w:szCs w:val="20"/>
        </w:rPr>
        <w:t xml:space="preserve">agrado e o </w:t>
      </w:r>
      <w:ins w:id="1064" w:author="Ana Cecília Agua de Melo" w:date="2026-05-23T12:41:00Z">
        <w:r w:rsidR="00863EF5">
          <w:rPr>
            <w:rFonts w:ascii="Times New Roman" w:eastAsia="Times New Roman" w:hAnsi="Times New Roman" w:cs="Times New Roman"/>
            <w:i/>
            <w:iCs/>
            <w:sz w:val="20"/>
            <w:szCs w:val="20"/>
          </w:rPr>
          <w:t>p</w:t>
        </w:r>
      </w:ins>
      <w:del w:id="1065" w:author="Ana Cecília Agua de Melo" w:date="2026-05-23T12:41:00Z">
        <w:r w:rsidDel="00863EF5">
          <w:rPr>
            <w:rFonts w:ascii="Times New Roman" w:eastAsia="Times New Roman" w:hAnsi="Times New Roman" w:cs="Times New Roman"/>
            <w:i/>
            <w:iCs/>
            <w:sz w:val="20"/>
            <w:szCs w:val="20"/>
          </w:rPr>
          <w:delText>P</w:delText>
        </w:r>
      </w:del>
      <w:r>
        <w:rPr>
          <w:rFonts w:ascii="Times New Roman" w:eastAsia="Times New Roman" w:hAnsi="Times New Roman" w:cs="Times New Roman"/>
          <w:i/>
          <w:iCs/>
          <w:sz w:val="20"/>
          <w:szCs w:val="20"/>
        </w:rPr>
        <w:t>rofano</w:t>
      </w:r>
      <w:r>
        <w:rPr>
          <w:rFonts w:ascii="Times New Roman" w:eastAsia="Times New Roman" w:hAnsi="Times New Roman" w:cs="Times New Roman"/>
          <w:sz w:val="20"/>
          <w:szCs w:val="20"/>
        </w:rPr>
        <w:t>, p. 25.</w:t>
      </w:r>
    </w:p>
  </w:footnote>
  <w:footnote w:id="155">
    <w:p w14:paraId="000001D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ÊXODOS, 3:5.</w:t>
      </w:r>
    </w:p>
  </w:footnote>
  <w:footnote w:id="156">
    <w:p w14:paraId="000001DD" w14:textId="3B3CACC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ins w:id="1074" w:author="Ana Cecília Agua de Melo" w:date="2026-05-23T16:27:00Z">
        <w:r w:rsidR="00AC0869">
          <w:rPr>
            <w:rFonts w:ascii="Times New Roman" w:eastAsia="Times New Roman" w:hAnsi="Times New Roman" w:cs="Times New Roman"/>
            <w:iCs/>
            <w:sz w:val="20"/>
            <w:szCs w:val="20"/>
          </w:rPr>
          <w:t>op. cit.</w:t>
        </w:r>
      </w:ins>
      <w:del w:id="1075" w:author="Ana Cecília Agua de Melo" w:date="2026-05-23T16:27:00Z">
        <w:r w:rsidDel="00AC0869">
          <w:rPr>
            <w:rFonts w:ascii="Times New Roman" w:eastAsia="Times New Roman" w:hAnsi="Times New Roman" w:cs="Times New Roman"/>
            <w:i/>
            <w:iCs/>
            <w:sz w:val="20"/>
            <w:szCs w:val="20"/>
          </w:rPr>
          <w:delText xml:space="preserve">O </w:delText>
        </w:r>
      </w:del>
      <w:del w:id="1076" w:author="Ana Cecília Agua de Melo" w:date="2026-05-23T12:41:00Z">
        <w:r w:rsidDel="00863EF5">
          <w:rPr>
            <w:rFonts w:ascii="Times New Roman" w:eastAsia="Times New Roman" w:hAnsi="Times New Roman" w:cs="Times New Roman"/>
            <w:i/>
            <w:iCs/>
            <w:sz w:val="20"/>
            <w:szCs w:val="20"/>
          </w:rPr>
          <w:delText>S</w:delText>
        </w:r>
      </w:del>
      <w:del w:id="1077" w:author="Ana Cecília Agua de Melo" w:date="2026-05-23T16:27:00Z">
        <w:r w:rsidDel="00AC0869">
          <w:rPr>
            <w:rFonts w:ascii="Times New Roman" w:eastAsia="Times New Roman" w:hAnsi="Times New Roman" w:cs="Times New Roman"/>
            <w:i/>
            <w:iCs/>
            <w:sz w:val="20"/>
            <w:szCs w:val="20"/>
          </w:rPr>
          <w:delText xml:space="preserve">agrado e o </w:delText>
        </w:r>
      </w:del>
      <w:del w:id="1078" w:author="Ana Cecília Agua de Melo" w:date="2026-05-23T12:41:00Z">
        <w:r w:rsidDel="00863EF5">
          <w:rPr>
            <w:rFonts w:ascii="Times New Roman" w:eastAsia="Times New Roman" w:hAnsi="Times New Roman" w:cs="Times New Roman"/>
            <w:i/>
            <w:iCs/>
            <w:sz w:val="20"/>
            <w:szCs w:val="20"/>
          </w:rPr>
          <w:delText>P</w:delText>
        </w:r>
      </w:del>
      <w:del w:id="1079" w:author="Ana Cecília Agua de Melo" w:date="2026-05-23T16:27:00Z">
        <w:r w:rsidDel="00AC0869">
          <w:rPr>
            <w:rFonts w:ascii="Times New Roman" w:eastAsia="Times New Roman" w:hAnsi="Times New Roman" w:cs="Times New Roman"/>
            <w:i/>
            <w:iCs/>
            <w:sz w:val="20"/>
            <w:szCs w:val="20"/>
          </w:rPr>
          <w:delText>rofano</w:delText>
        </w:r>
      </w:del>
      <w:r>
        <w:rPr>
          <w:rFonts w:ascii="Times New Roman" w:eastAsia="Times New Roman" w:hAnsi="Times New Roman" w:cs="Times New Roman"/>
          <w:sz w:val="20"/>
          <w:szCs w:val="20"/>
        </w:rPr>
        <w:t>, p. 59.</w:t>
      </w:r>
    </w:p>
  </w:footnote>
  <w:footnote w:id="157">
    <w:p w14:paraId="000001D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35.</w:t>
      </w:r>
    </w:p>
  </w:footnote>
  <w:footnote w:id="158">
    <w:p w14:paraId="000001D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40.</w:t>
      </w:r>
    </w:p>
  </w:footnote>
  <w:footnote w:id="159">
    <w:p w14:paraId="000001E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46.</w:t>
      </w:r>
    </w:p>
  </w:footnote>
  <w:footnote w:id="160">
    <w:p w14:paraId="000001E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Imago </w:t>
      </w:r>
      <w:proofErr w:type="spellStart"/>
      <w:r>
        <w:rPr>
          <w:rFonts w:ascii="Times New Roman" w:eastAsia="Times New Roman" w:hAnsi="Times New Roman" w:cs="Times New Roman"/>
          <w:i/>
          <w:iCs/>
          <w:sz w:val="20"/>
          <w:szCs w:val="20"/>
        </w:rPr>
        <w:t>mundi</w:t>
      </w:r>
      <w:proofErr w:type="spellEnd"/>
      <w:r>
        <w:rPr>
          <w:rFonts w:ascii="Times New Roman" w:eastAsia="Times New Roman" w:hAnsi="Times New Roman" w:cs="Times New Roman"/>
          <w:sz w:val="20"/>
          <w:szCs w:val="20"/>
        </w:rPr>
        <w:t xml:space="preserve"> é um termo do latim que representa a “imagem/espelhamento do mundo criado por Deus”.</w:t>
      </w:r>
    </w:p>
  </w:footnote>
  <w:footnote w:id="161">
    <w:p w14:paraId="000001E2" w14:textId="692A128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reza de </w:t>
      </w:r>
      <w:proofErr w:type="spellStart"/>
      <w:r>
        <w:rPr>
          <w:rFonts w:ascii="Times New Roman" w:eastAsia="Times New Roman" w:hAnsi="Times New Roman" w:cs="Times New Roman"/>
          <w:i/>
          <w:iCs/>
          <w:sz w:val="20"/>
          <w:szCs w:val="20"/>
        </w:rPr>
        <w:t>Shemá</w:t>
      </w:r>
      <w:proofErr w:type="spellEnd"/>
      <w:r>
        <w:rPr>
          <w:rFonts w:ascii="Times New Roman" w:eastAsia="Times New Roman" w:hAnsi="Times New Roman" w:cs="Times New Roman"/>
          <w:i/>
          <w:iCs/>
          <w:sz w:val="20"/>
          <w:szCs w:val="20"/>
        </w:rPr>
        <w:t xml:space="preserve"> Israel</w:t>
      </w:r>
      <w:r>
        <w:rPr>
          <w:rFonts w:ascii="Times New Roman" w:eastAsia="Times New Roman" w:hAnsi="Times New Roman" w:cs="Times New Roman"/>
          <w:sz w:val="20"/>
          <w:szCs w:val="20"/>
        </w:rPr>
        <w:t xml:space="preserve"> é uma das mais importantes bênçãos judaicas</w:t>
      </w:r>
      <w:ins w:id="1131" w:author="Ana Cecília Agua de Melo" w:date="2026-05-03T20:43:00Z">
        <w:r>
          <w:rPr>
            <w:rFonts w:ascii="Times New Roman" w:eastAsia="Times New Roman" w:hAnsi="Times New Roman" w:cs="Times New Roman"/>
            <w:sz w:val="20"/>
            <w:szCs w:val="20"/>
          </w:rPr>
          <w:t xml:space="preserve">; </w:t>
        </w:r>
      </w:ins>
      <w:del w:id="1132" w:author="Ana Cecília Agua de Melo" w:date="2026-05-03T20:43:00Z">
        <w:r w:rsidDel="006B4EFF">
          <w:rPr>
            <w:rFonts w:ascii="Times New Roman" w:eastAsia="Times New Roman" w:hAnsi="Times New Roman" w:cs="Times New Roman"/>
            <w:sz w:val="20"/>
            <w:szCs w:val="20"/>
          </w:rPr>
          <w:delText xml:space="preserve">, em que </w:delText>
        </w:r>
      </w:del>
      <w:r>
        <w:rPr>
          <w:rFonts w:ascii="Times New Roman" w:eastAsia="Times New Roman" w:hAnsi="Times New Roman" w:cs="Times New Roman"/>
          <w:sz w:val="20"/>
          <w:szCs w:val="20"/>
        </w:rPr>
        <w:t>afirma a lealdade</w:t>
      </w:r>
      <w:del w:id="1133" w:author="Ana Cecília Agua de Melo" w:date="2026-05-03T20:43:00Z">
        <w:r w:rsidDel="006B4EFF">
          <w:rPr>
            <w:rFonts w:ascii="Times New Roman" w:eastAsia="Times New Roman" w:hAnsi="Times New Roman" w:cs="Times New Roman"/>
            <w:sz w:val="20"/>
            <w:szCs w:val="20"/>
          </w:rPr>
          <w:delText xml:space="preserve"> judaica</w:delText>
        </w:r>
      </w:del>
      <w:r>
        <w:rPr>
          <w:rFonts w:ascii="Times New Roman" w:eastAsia="Times New Roman" w:hAnsi="Times New Roman" w:cs="Times New Roman"/>
          <w:sz w:val="20"/>
          <w:szCs w:val="20"/>
        </w:rPr>
        <w:t xml:space="preserve"> a Deus e ao monoteísmo. </w:t>
      </w:r>
    </w:p>
  </w:footnote>
  <w:footnote w:id="162">
    <w:p w14:paraId="000001E3" w14:textId="2769F86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ins w:id="1140" w:author="Ana Cecília Agua de Melo" w:date="2026-05-23T16:28:00Z">
        <w:r w:rsidR="00AC0869">
          <w:rPr>
            <w:rFonts w:ascii="Times New Roman" w:eastAsia="Times New Roman" w:hAnsi="Times New Roman" w:cs="Times New Roman"/>
            <w:iCs/>
            <w:sz w:val="20"/>
            <w:szCs w:val="20"/>
          </w:rPr>
          <w:t>op. cit.</w:t>
        </w:r>
      </w:ins>
      <w:del w:id="1141" w:author="Ana Cecília Agua de Melo" w:date="2026-05-23T16:28:00Z">
        <w:r w:rsidDel="00AC0869">
          <w:rPr>
            <w:rFonts w:ascii="Times New Roman" w:eastAsia="Times New Roman" w:hAnsi="Times New Roman" w:cs="Times New Roman"/>
            <w:i/>
            <w:iCs/>
            <w:sz w:val="20"/>
            <w:szCs w:val="20"/>
          </w:rPr>
          <w:delText xml:space="preserve">O </w:delText>
        </w:r>
      </w:del>
      <w:del w:id="1142" w:author="Ana Cecília Agua de Melo" w:date="2026-05-23T12:47:00Z">
        <w:r w:rsidDel="009B11C8">
          <w:rPr>
            <w:rFonts w:ascii="Times New Roman" w:eastAsia="Times New Roman" w:hAnsi="Times New Roman" w:cs="Times New Roman"/>
            <w:i/>
            <w:iCs/>
            <w:sz w:val="20"/>
            <w:szCs w:val="20"/>
          </w:rPr>
          <w:delText>S</w:delText>
        </w:r>
      </w:del>
      <w:del w:id="1143" w:author="Ana Cecília Agua de Melo" w:date="2026-05-23T16:28:00Z">
        <w:r w:rsidDel="00AC0869">
          <w:rPr>
            <w:rFonts w:ascii="Times New Roman" w:eastAsia="Times New Roman" w:hAnsi="Times New Roman" w:cs="Times New Roman"/>
            <w:i/>
            <w:iCs/>
            <w:sz w:val="20"/>
            <w:szCs w:val="20"/>
          </w:rPr>
          <w:delText xml:space="preserve">agrado e o </w:delText>
        </w:r>
      </w:del>
      <w:del w:id="1144" w:author="Ana Cecília Agua de Melo" w:date="2026-05-23T12:47:00Z">
        <w:r w:rsidDel="009B11C8">
          <w:rPr>
            <w:rFonts w:ascii="Times New Roman" w:eastAsia="Times New Roman" w:hAnsi="Times New Roman" w:cs="Times New Roman"/>
            <w:i/>
            <w:iCs/>
            <w:sz w:val="20"/>
            <w:szCs w:val="20"/>
          </w:rPr>
          <w:delText>P</w:delText>
        </w:r>
      </w:del>
      <w:del w:id="1145" w:author="Ana Cecília Agua de Melo" w:date="2026-05-23T16:28:00Z">
        <w:r w:rsidDel="00AC0869">
          <w:rPr>
            <w:rFonts w:ascii="Times New Roman" w:eastAsia="Times New Roman" w:hAnsi="Times New Roman" w:cs="Times New Roman"/>
            <w:i/>
            <w:iCs/>
            <w:sz w:val="20"/>
            <w:szCs w:val="20"/>
          </w:rPr>
          <w:delText>rofano</w:delText>
        </w:r>
      </w:del>
      <w:r>
        <w:rPr>
          <w:rFonts w:ascii="Times New Roman" w:eastAsia="Times New Roman" w:hAnsi="Times New Roman" w:cs="Times New Roman"/>
          <w:sz w:val="20"/>
          <w:szCs w:val="20"/>
        </w:rPr>
        <w:t>, p. 53.</w:t>
      </w:r>
    </w:p>
  </w:footnote>
  <w:footnote w:id="163">
    <w:p w14:paraId="000001E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11.</w:t>
      </w:r>
    </w:p>
  </w:footnote>
  <w:footnote w:id="164">
    <w:p w14:paraId="000001E5" w14:textId="2EA795E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ins w:id="1150" w:author="Ana Cecília Agua de Melo" w:date="2026-05-23T16:28:00Z">
        <w:r w:rsidR="00AC0869">
          <w:rPr>
            <w:rFonts w:ascii="Times New Roman" w:eastAsia="Times New Roman" w:hAnsi="Times New Roman" w:cs="Times New Roman"/>
            <w:iCs/>
            <w:sz w:val="20"/>
            <w:szCs w:val="20"/>
          </w:rPr>
          <w:t>Ibidem</w:t>
        </w:r>
      </w:ins>
      <w:del w:id="1151" w:author="Ana Cecília Agua de Melo" w:date="2026-05-23T16:28:00Z">
        <w:r w:rsidDel="00AC0869">
          <w:rPr>
            <w:rFonts w:ascii="Times New Roman" w:eastAsia="Times New Roman" w:hAnsi="Times New Roman" w:cs="Times New Roman"/>
            <w:sz w:val="20"/>
            <w:szCs w:val="20"/>
          </w:rPr>
          <w:delText xml:space="preserve">ELIADE, </w:delText>
        </w:r>
        <w:r w:rsidDel="00AC0869">
          <w:rPr>
            <w:rFonts w:ascii="Times New Roman" w:eastAsia="Times New Roman" w:hAnsi="Times New Roman" w:cs="Times New Roman"/>
            <w:i/>
            <w:iCs/>
            <w:sz w:val="20"/>
            <w:szCs w:val="20"/>
          </w:rPr>
          <w:delText xml:space="preserve">O </w:delText>
        </w:r>
      </w:del>
      <w:del w:id="1152" w:author="Ana Cecília Agua de Melo" w:date="2026-05-23T12:50:00Z">
        <w:r w:rsidDel="009B11C8">
          <w:rPr>
            <w:rFonts w:ascii="Times New Roman" w:eastAsia="Times New Roman" w:hAnsi="Times New Roman" w:cs="Times New Roman"/>
            <w:i/>
            <w:iCs/>
            <w:sz w:val="20"/>
            <w:szCs w:val="20"/>
          </w:rPr>
          <w:delText>S</w:delText>
        </w:r>
      </w:del>
      <w:del w:id="1153" w:author="Ana Cecília Agua de Melo" w:date="2026-05-23T16:28:00Z">
        <w:r w:rsidDel="00AC0869">
          <w:rPr>
            <w:rFonts w:ascii="Times New Roman" w:eastAsia="Times New Roman" w:hAnsi="Times New Roman" w:cs="Times New Roman"/>
            <w:i/>
            <w:iCs/>
            <w:sz w:val="20"/>
            <w:szCs w:val="20"/>
          </w:rPr>
          <w:delText xml:space="preserve">agrado e o </w:delText>
        </w:r>
      </w:del>
      <w:del w:id="1154" w:author="Ana Cecília Agua de Melo" w:date="2026-05-23T12:50:00Z">
        <w:r w:rsidDel="009B11C8">
          <w:rPr>
            <w:rFonts w:ascii="Times New Roman" w:eastAsia="Times New Roman" w:hAnsi="Times New Roman" w:cs="Times New Roman"/>
            <w:i/>
            <w:iCs/>
            <w:sz w:val="20"/>
            <w:szCs w:val="20"/>
          </w:rPr>
          <w:delText>P</w:delText>
        </w:r>
      </w:del>
      <w:del w:id="1155" w:author="Ana Cecília Agua de Melo" w:date="2026-05-23T16:28:00Z">
        <w:r w:rsidDel="00AC0869">
          <w:rPr>
            <w:rFonts w:ascii="Times New Roman" w:eastAsia="Times New Roman" w:hAnsi="Times New Roman" w:cs="Times New Roman"/>
            <w:i/>
            <w:iCs/>
            <w:sz w:val="20"/>
            <w:szCs w:val="20"/>
          </w:rPr>
          <w:delText>rofano</w:delText>
        </w:r>
      </w:del>
      <w:r>
        <w:rPr>
          <w:rFonts w:ascii="Times New Roman" w:eastAsia="Times New Roman" w:hAnsi="Times New Roman" w:cs="Times New Roman"/>
          <w:sz w:val="20"/>
          <w:szCs w:val="20"/>
        </w:rPr>
        <w:t>, p. 54.</w:t>
      </w:r>
    </w:p>
  </w:footnote>
  <w:footnote w:id="165">
    <w:p w14:paraId="000001E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26.</w:t>
      </w:r>
    </w:p>
  </w:footnote>
  <w:footnote w:id="166">
    <w:p w14:paraId="000001E7" w14:textId="553254B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169" w:author="Ana Cecília Agua de Melo" w:date="2026-05-23T16:29:00Z">
        <w:r w:rsidR="00AC0869">
          <w:rPr>
            <w:rFonts w:ascii="Times New Roman" w:eastAsia="Times New Roman" w:hAnsi="Times New Roman" w:cs="Times New Roman"/>
            <w:iCs/>
            <w:sz w:val="20"/>
            <w:szCs w:val="20"/>
          </w:rPr>
          <w:t>op. cit.</w:t>
        </w:r>
      </w:ins>
      <w:del w:id="1170" w:author="Ana Cecília Agua de Melo" w:date="2026-05-23T16:29:00Z">
        <w:r w:rsidDel="00AC0869">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196.</w:t>
      </w:r>
    </w:p>
  </w:footnote>
  <w:footnote w:id="167">
    <w:p w14:paraId="000001E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comunidades judaicas se unem e se apropriam de um território real para criarem seu mundo e realizarem seus ritos religiosos.</w:t>
      </w:r>
    </w:p>
  </w:footnote>
  <w:footnote w:id="168">
    <w:p w14:paraId="000001E9" w14:textId="5CA3078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RAGO, </w:t>
      </w:r>
      <w:ins w:id="1191" w:author="Ana Cecília Agua de Melo" w:date="2026-05-23T16:30:00Z">
        <w:r w:rsidR="00AC0869">
          <w:rPr>
            <w:rFonts w:ascii="Times New Roman" w:eastAsia="Times New Roman" w:hAnsi="Times New Roman" w:cs="Times New Roman"/>
            <w:iCs/>
            <w:sz w:val="20"/>
            <w:szCs w:val="20"/>
          </w:rPr>
          <w:t>op. cit.</w:t>
        </w:r>
      </w:ins>
      <w:del w:id="1192" w:author="Ana Cecília Agua de Melo" w:date="2026-05-23T16:29:00Z">
        <w:r w:rsidDel="00AC0869">
          <w:rPr>
            <w:rFonts w:ascii="Times New Roman" w:eastAsia="Times New Roman" w:hAnsi="Times New Roman" w:cs="Times New Roman"/>
            <w:i/>
            <w:iCs/>
            <w:sz w:val="20"/>
            <w:szCs w:val="20"/>
          </w:rPr>
          <w:delText>Inventar outros espaços, criar subjetividades libertárias</w:delText>
        </w:r>
      </w:del>
      <w:r>
        <w:rPr>
          <w:rFonts w:ascii="Times New Roman" w:eastAsia="Times New Roman" w:hAnsi="Times New Roman" w:cs="Times New Roman"/>
          <w:sz w:val="20"/>
          <w:szCs w:val="20"/>
        </w:rPr>
        <w:t>, p. 10.</w:t>
      </w:r>
    </w:p>
  </w:footnote>
  <w:footnote w:id="169">
    <w:p w14:paraId="000001EA" w14:textId="52DD5B0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Melachot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(plural de </w:t>
      </w:r>
      <w:proofErr w:type="spellStart"/>
      <w:r>
        <w:rPr>
          <w:rFonts w:ascii="Times New Roman" w:eastAsia="Times New Roman" w:hAnsi="Times New Roman" w:cs="Times New Roman"/>
          <w:i/>
          <w:iCs/>
          <w:sz w:val="20"/>
          <w:szCs w:val="20"/>
        </w:rPr>
        <w:t>melachá</w:t>
      </w:r>
      <w:proofErr w:type="spellEnd"/>
      <w:r>
        <w:rPr>
          <w:rFonts w:ascii="Times New Roman" w:eastAsia="Times New Roman" w:hAnsi="Times New Roman" w:cs="Times New Roman"/>
          <w:sz w:val="20"/>
          <w:szCs w:val="20"/>
        </w:rPr>
        <w:t xml:space="preserve">) são ações criativas que interferem diretamente na lei do descanso judaico durante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As </w:t>
      </w:r>
      <w:proofErr w:type="spellStart"/>
      <w:r>
        <w:rPr>
          <w:rFonts w:ascii="Times New Roman" w:eastAsia="Times New Roman" w:hAnsi="Times New Roman" w:cs="Times New Roman"/>
          <w:i/>
          <w:iCs/>
          <w:sz w:val="20"/>
          <w:szCs w:val="20"/>
        </w:rPr>
        <w:t>melachot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são atividades que alteram a ordem natural das coisas, bem como </w:t>
      </w:r>
      <w:del w:id="1195" w:author="Ana Cecília Agua de Melo" w:date="2026-05-03T20:51:00Z">
        <w:r w:rsidDel="006B4EFF">
          <w:rPr>
            <w:rFonts w:ascii="Times New Roman" w:eastAsia="Times New Roman" w:hAnsi="Times New Roman" w:cs="Times New Roman"/>
            <w:sz w:val="20"/>
            <w:szCs w:val="20"/>
          </w:rPr>
          <w:delText>n</w:delText>
        </w:r>
      </w:del>
      <w:r>
        <w:rPr>
          <w:rFonts w:ascii="Times New Roman" w:eastAsia="Times New Roman" w:hAnsi="Times New Roman" w:cs="Times New Roman"/>
          <w:sz w:val="20"/>
          <w:szCs w:val="20"/>
        </w:rPr>
        <w:t xml:space="preserve">a maneira </w:t>
      </w:r>
      <w:ins w:id="1196" w:author="Ana Cecília Agua de Melo" w:date="2026-05-03T20:51:00Z">
        <w:r>
          <w:rPr>
            <w:rFonts w:ascii="Times New Roman" w:eastAsia="Times New Roman" w:hAnsi="Times New Roman" w:cs="Times New Roman"/>
            <w:sz w:val="20"/>
            <w:szCs w:val="20"/>
          </w:rPr>
          <w:t>como</w:t>
        </w:r>
      </w:ins>
      <w:del w:id="1197" w:author="Ana Cecília Agua de Melo" w:date="2026-05-03T20:51:00Z">
        <w:r w:rsidDel="006B4EFF">
          <w:rPr>
            <w:rFonts w:ascii="Times New Roman" w:eastAsia="Times New Roman" w:hAnsi="Times New Roman" w:cs="Times New Roman"/>
            <w:sz w:val="20"/>
            <w:szCs w:val="20"/>
          </w:rPr>
          <w:delText>em que</w:delText>
        </w:r>
      </w:del>
      <w:r>
        <w:rPr>
          <w:rFonts w:ascii="Times New Roman" w:eastAsia="Times New Roman" w:hAnsi="Times New Roman" w:cs="Times New Roman"/>
          <w:sz w:val="20"/>
          <w:szCs w:val="20"/>
        </w:rPr>
        <w:t xml:space="preserve"> se encontrava o mundo no exato momento em que foi concebido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w:t>
      </w:r>
    </w:p>
  </w:footnote>
  <w:footnote w:id="170">
    <w:p w14:paraId="000001EB" w14:textId="2C4ABC08"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Segundo as interpretações rabínicas, domínios públicos ou, em hebraico,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harabin</w:t>
      </w:r>
      <w:proofErr w:type="spellEnd"/>
      <w:r>
        <w:rPr>
          <w:rFonts w:ascii="Times New Roman" w:eastAsia="Times New Roman" w:hAnsi="Times New Roman" w:cs="Times New Roman"/>
          <w:sz w:val="20"/>
          <w:szCs w:val="20"/>
        </w:rPr>
        <w:t xml:space="preserve">, são todos aqueles espaços-ruas que conectam uma cidade de uma ponta a outra, que tenham pelo menos doze metros de largura e </w:t>
      </w:r>
      <w:ins w:id="1199" w:author="Ana Cecília Agua de Melo" w:date="2026-05-03T20:53:00Z">
        <w:r>
          <w:rPr>
            <w:rFonts w:ascii="Times New Roman" w:eastAsia="Times New Roman" w:hAnsi="Times New Roman" w:cs="Times New Roman"/>
            <w:sz w:val="20"/>
            <w:szCs w:val="20"/>
          </w:rPr>
          <w:t>onde</w:t>
        </w:r>
      </w:ins>
      <w:del w:id="1200" w:author="Ana Cecília Agua de Melo" w:date="2026-05-03T20:53:00Z">
        <w:r w:rsidDel="00BA2663">
          <w:rPr>
            <w:rFonts w:ascii="Times New Roman" w:eastAsia="Times New Roman" w:hAnsi="Times New Roman" w:cs="Times New Roman"/>
            <w:sz w:val="20"/>
            <w:szCs w:val="20"/>
          </w:rPr>
          <w:delText>que</w:delText>
        </w:r>
      </w:del>
      <w:r>
        <w:rPr>
          <w:rFonts w:ascii="Times New Roman" w:eastAsia="Times New Roman" w:hAnsi="Times New Roman" w:cs="Times New Roman"/>
          <w:sz w:val="20"/>
          <w:szCs w:val="20"/>
        </w:rPr>
        <w:t xml:space="preserve"> transitem</w:t>
      </w:r>
      <w:del w:id="1201" w:author="Ana Cecília Agua de Melo" w:date="2026-05-03T20:54:00Z">
        <w:r w:rsidDel="00BA2663">
          <w:rPr>
            <w:rFonts w:ascii="Times New Roman" w:eastAsia="Times New Roman" w:hAnsi="Times New Roman" w:cs="Times New Roman"/>
            <w:sz w:val="20"/>
            <w:szCs w:val="20"/>
          </w:rPr>
          <w:delText xml:space="preserve"> por este território</w:delText>
        </w:r>
      </w:del>
      <w:r>
        <w:rPr>
          <w:rFonts w:ascii="Times New Roman" w:eastAsia="Times New Roman" w:hAnsi="Times New Roman" w:cs="Times New Roman"/>
          <w:sz w:val="20"/>
          <w:szCs w:val="20"/>
        </w:rPr>
        <w:t xml:space="preserve"> 600 mil pessoas por dia. Um exemplo de domínio público na cidade de São Paulo seria a </w:t>
      </w:r>
      <w:ins w:id="1202" w:author="Ana Cecília Agua de Melo" w:date="2026-05-19T21:24:00Z">
        <w:r>
          <w:rPr>
            <w:rFonts w:ascii="Times New Roman" w:eastAsia="Times New Roman" w:hAnsi="Times New Roman" w:cs="Times New Roman"/>
            <w:sz w:val="20"/>
            <w:szCs w:val="20"/>
          </w:rPr>
          <w:t>a</w:t>
        </w:r>
      </w:ins>
      <w:del w:id="1203" w:author="Ana Cecília Agua de Melo" w:date="2026-05-19T21:24:00Z">
        <w:r w:rsidDel="00F34170">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venida Paulista.</w:t>
      </w:r>
    </w:p>
  </w:footnote>
  <w:footnote w:id="171">
    <w:p w14:paraId="000001EC" w14:textId="5D53DF99"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Segundo as interpretações rabínicas, domínios privados ou, em hebraico,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hayachid</w:t>
      </w:r>
      <w:proofErr w:type="spellEnd"/>
      <w:r>
        <w:rPr>
          <w:rFonts w:ascii="Times New Roman" w:eastAsia="Times New Roman" w:hAnsi="Times New Roman" w:cs="Times New Roman"/>
          <w:sz w:val="20"/>
          <w:szCs w:val="20"/>
        </w:rPr>
        <w:t xml:space="preserve">, são todos aqueles espaços que tenham pelo menos 80 cm de elevação do solo e uma área mínima de 4 por 4 </w:t>
      </w:r>
      <w:proofErr w:type="spellStart"/>
      <w:r>
        <w:rPr>
          <w:rFonts w:ascii="Times New Roman" w:eastAsia="Times New Roman" w:hAnsi="Times New Roman" w:cs="Times New Roman"/>
          <w:i/>
          <w:iCs/>
          <w:sz w:val="20"/>
          <w:szCs w:val="20"/>
        </w:rPr>
        <w:t>tefachim</w:t>
      </w:r>
      <w:proofErr w:type="spellEnd"/>
      <w:r>
        <w:rPr>
          <w:rFonts w:ascii="Times New Roman" w:eastAsia="Times New Roman" w:hAnsi="Times New Roman" w:cs="Times New Roman"/>
          <w:sz w:val="20"/>
          <w:szCs w:val="20"/>
        </w:rPr>
        <w:t>, aproximadamente 40 x 40 cm</w:t>
      </w:r>
      <w:ins w:id="1204" w:author="Ana Cecília Agua de Melo" w:date="2026-05-03T20:54:00Z">
        <w:r>
          <w:rPr>
            <w:rFonts w:ascii="Times New Roman" w:eastAsia="Times New Roman" w:hAnsi="Times New Roman" w:cs="Times New Roman"/>
            <w:sz w:val="20"/>
            <w:szCs w:val="20"/>
          </w:rPr>
          <w:t>,</w:t>
        </w:r>
      </w:ins>
      <w:del w:id="1205" w:author="Ana Cecília Agua de Melo" w:date="2026-05-03T20:54:00Z">
        <w:r w:rsidDel="00BA2663">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podendo um indivíduo e/ou associação ser proprietária desse local, ou não.</w:t>
      </w:r>
    </w:p>
  </w:footnote>
  <w:footnote w:id="172">
    <w:p w14:paraId="000001ED" w14:textId="37CB3F8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conjunto de normas e leis que servem como guia para uma vida judaica religiosa. A palavra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vem do vocabulário hebraico, ma</w:t>
      </w:r>
      <w:ins w:id="1208" w:author="Ana Cecília Agua de Melo" w:date="2026-05-19T21:25:00Z">
        <w:r>
          <w:rPr>
            <w:rFonts w:ascii="Times New Roman" w:eastAsia="Times New Roman" w:hAnsi="Times New Roman" w:cs="Times New Roman"/>
            <w:sz w:val="20"/>
            <w:szCs w:val="20"/>
          </w:rPr>
          <w:t>i</w:t>
        </w:r>
      </w:ins>
      <w:r>
        <w:rPr>
          <w:rFonts w:ascii="Times New Roman" w:eastAsia="Times New Roman" w:hAnsi="Times New Roman" w:cs="Times New Roman"/>
          <w:sz w:val="20"/>
          <w:szCs w:val="20"/>
        </w:rPr>
        <w:t xml:space="preserve">s especificamente do termo </w:t>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Heh-Lamed-Kaf</w:t>
      </w:r>
      <w:proofErr w:type="spellEnd"/>
      <w:r>
        <w:rPr>
          <w:rFonts w:ascii="Times New Roman" w:eastAsia="Times New Roman" w:hAnsi="Times New Roman" w:cs="Times New Roman"/>
          <w:i/>
          <w:iCs/>
          <w:sz w:val="20"/>
          <w:szCs w:val="20"/>
        </w:rPr>
        <w:t>”</w:t>
      </w:r>
      <w:ins w:id="1209" w:author="Ana Cecília Agua de Melo" w:date="2026-05-19T21:25:00Z">
        <w:r>
          <w:rPr>
            <w:rFonts w:ascii="Times New Roman" w:eastAsia="Times New Roman" w:hAnsi="Times New Roman" w:cs="Times New Roman"/>
            <w:iCs/>
            <w:sz w:val="20"/>
            <w:szCs w:val="20"/>
          </w:rPr>
          <w:t>,</w:t>
        </w:r>
      </w:ins>
      <w:r>
        <w:rPr>
          <w:rFonts w:ascii="Times New Roman" w:eastAsia="Times New Roman" w:hAnsi="Times New Roman" w:cs="Times New Roman"/>
          <w:sz w:val="20"/>
          <w:szCs w:val="20"/>
        </w:rPr>
        <w:t xml:space="preserve"> que significa viagem e/ou caminho.</w:t>
      </w:r>
    </w:p>
  </w:footnote>
  <w:footnote w:id="173">
    <w:p w14:paraId="000001E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SAAVEDRA, </w:t>
      </w:r>
      <w:r>
        <w:rPr>
          <w:rFonts w:ascii="Times New Roman" w:eastAsia="Times New Roman" w:hAnsi="Times New Roman" w:cs="Times New Roman"/>
          <w:i/>
          <w:iCs/>
          <w:sz w:val="20"/>
          <w:szCs w:val="20"/>
        </w:rPr>
        <w:t>O manto da noite</w:t>
      </w:r>
      <w:r>
        <w:rPr>
          <w:rFonts w:ascii="Times New Roman" w:eastAsia="Times New Roman" w:hAnsi="Times New Roman" w:cs="Times New Roman"/>
          <w:sz w:val="20"/>
          <w:szCs w:val="20"/>
        </w:rPr>
        <w:t>, p. 86.</w:t>
      </w:r>
    </w:p>
  </w:footnote>
  <w:footnote w:id="174">
    <w:p w14:paraId="000001EF" w14:textId="7993AAAA" w:rsidR="00BE0CF3" w:rsidRDefault="00BE0CF3">
      <w:pPr>
        <w:spacing w:line="240" w:lineRule="auto"/>
        <w:jc w:val="both"/>
      </w:pPr>
      <w:r>
        <w:rPr>
          <w:vertAlign w:val="superscript"/>
        </w:rPr>
        <w:footnoteRef/>
      </w:r>
      <w:ins w:id="1214" w:author="Ana Cecília Agua de Melo" w:date="2026-05-03T20:55:00Z">
        <w:r>
          <w:rPr>
            <w:rFonts w:ascii="Times New Roman" w:eastAsia="Times New Roman" w:hAnsi="Times New Roman" w:cs="Times New Roman"/>
            <w:sz w:val="20"/>
            <w:szCs w:val="20"/>
          </w:rPr>
          <w:t xml:space="preserve"> Mas a partir das</w:t>
        </w:r>
      </w:ins>
      <w:del w:id="1215" w:author="Ana Cecília Agua de Melo" w:date="2026-05-03T20:55:00Z">
        <w:r w:rsidDel="00BA2663">
          <w:rPr>
            <w:rFonts w:ascii="Times New Roman" w:eastAsia="Times New Roman" w:hAnsi="Times New Roman" w:cs="Times New Roman"/>
            <w:sz w:val="20"/>
            <w:szCs w:val="20"/>
          </w:rPr>
          <w:delText xml:space="preserve"> </w:delText>
        </w:r>
      </w:del>
      <w:del w:id="1216" w:author="Ana Cecília Agua de Melo" w:date="2026-05-03T20:54:00Z">
        <w:r w:rsidDel="00BA2663">
          <w:rPr>
            <w:rFonts w:ascii="Times New Roman" w:eastAsia="Times New Roman" w:hAnsi="Times New Roman" w:cs="Times New Roman"/>
            <w:sz w:val="20"/>
            <w:szCs w:val="20"/>
          </w:rPr>
          <w:delText>Porém, às faz seguindo as próprias</w:delText>
        </w:r>
      </w:del>
      <w:r>
        <w:rPr>
          <w:rFonts w:ascii="Times New Roman" w:eastAsia="Times New Roman" w:hAnsi="Times New Roman" w:cs="Times New Roman"/>
          <w:sz w:val="20"/>
          <w:szCs w:val="20"/>
        </w:rPr>
        <w:t xml:space="preserve"> regras do jogo – ou seja, a partir das interpretações rabínicas dos textos.</w:t>
      </w:r>
    </w:p>
  </w:footnote>
  <w:footnote w:id="175">
    <w:p w14:paraId="000001F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Minianim</w:t>
      </w:r>
      <w:proofErr w:type="spellEnd"/>
      <w:r>
        <w:rPr>
          <w:rFonts w:ascii="Times New Roman" w:eastAsia="Times New Roman" w:hAnsi="Times New Roman" w:cs="Times New Roman"/>
          <w:sz w:val="20"/>
          <w:szCs w:val="20"/>
        </w:rPr>
        <w:t xml:space="preserve"> (plural de </w:t>
      </w:r>
      <w:proofErr w:type="spellStart"/>
      <w:r>
        <w:rPr>
          <w:rFonts w:ascii="Times New Roman" w:eastAsia="Times New Roman" w:hAnsi="Times New Roman" w:cs="Times New Roman"/>
          <w:i/>
          <w:iCs/>
          <w:sz w:val="20"/>
          <w:szCs w:val="20"/>
        </w:rPr>
        <w:t>minian</w:t>
      </w:r>
      <w:proofErr w:type="spellEnd"/>
      <w:r>
        <w:rPr>
          <w:rFonts w:ascii="Times New Roman" w:eastAsia="Times New Roman" w:hAnsi="Times New Roman" w:cs="Times New Roman"/>
          <w:sz w:val="20"/>
          <w:szCs w:val="20"/>
        </w:rPr>
        <w:t xml:space="preserve">) refere-se ao quórum mínimo de dez homens judeus adultos necessários para realizar certas obrigações religiosas, </w:t>
      </w:r>
      <w:del w:id="1217" w:author="Ana Cecília Agua de Melo" w:date="2026-05-23T13:45:00Z">
        <w:r w:rsidDel="0088224C">
          <w:rPr>
            <w:rFonts w:ascii="Times New Roman" w:eastAsia="Times New Roman" w:hAnsi="Times New Roman" w:cs="Times New Roman"/>
            <w:sz w:val="20"/>
            <w:szCs w:val="20"/>
          </w:rPr>
          <w:delText xml:space="preserve">bem </w:delText>
        </w:r>
      </w:del>
      <w:r>
        <w:rPr>
          <w:rFonts w:ascii="Times New Roman" w:eastAsia="Times New Roman" w:hAnsi="Times New Roman" w:cs="Times New Roman"/>
          <w:sz w:val="20"/>
          <w:szCs w:val="20"/>
        </w:rPr>
        <w:t xml:space="preserve">como a retirada da </w:t>
      </w:r>
      <w:r>
        <w:rPr>
          <w:rFonts w:ascii="Times New Roman" w:eastAsia="Times New Roman" w:hAnsi="Times New Roman" w:cs="Times New Roman"/>
          <w:i/>
          <w:iCs/>
          <w:sz w:val="20"/>
          <w:szCs w:val="20"/>
        </w:rPr>
        <w:t xml:space="preserve">Torá </w:t>
      </w:r>
      <w:r>
        <w:rPr>
          <w:rFonts w:ascii="Times New Roman" w:eastAsia="Times New Roman" w:hAnsi="Times New Roman" w:cs="Times New Roman"/>
          <w:sz w:val="20"/>
          <w:szCs w:val="20"/>
        </w:rPr>
        <w:t>da Arca Sagrada e</w:t>
      </w:r>
      <w:del w:id="1218" w:author="Ana Cecília Agua de Melo" w:date="2026-05-23T13:45:00Z">
        <w:r w:rsidDel="0088224C">
          <w:rPr>
            <w:rFonts w:ascii="Times New Roman" w:eastAsia="Times New Roman" w:hAnsi="Times New Roman" w:cs="Times New Roman"/>
            <w:sz w:val="20"/>
            <w:szCs w:val="20"/>
          </w:rPr>
          <w:delText xml:space="preserve"> de</w:delText>
        </w:r>
      </w:del>
      <w:r>
        <w:rPr>
          <w:rFonts w:ascii="Times New Roman" w:eastAsia="Times New Roman" w:hAnsi="Times New Roman" w:cs="Times New Roman"/>
          <w:sz w:val="20"/>
          <w:szCs w:val="20"/>
        </w:rPr>
        <w:t xml:space="preserve"> sua leitura. Mais recentemente e em algumas vertentes religiosas e liberais judaicas, as mulheres também passaram a contabilizar como participantes ativas do </w:t>
      </w:r>
      <w:proofErr w:type="spellStart"/>
      <w:r>
        <w:rPr>
          <w:rFonts w:ascii="Times New Roman" w:eastAsia="Times New Roman" w:hAnsi="Times New Roman" w:cs="Times New Roman"/>
          <w:i/>
          <w:iCs/>
          <w:sz w:val="20"/>
          <w:szCs w:val="20"/>
        </w:rPr>
        <w:t>minian</w:t>
      </w:r>
      <w:proofErr w:type="spellEnd"/>
      <w:r>
        <w:rPr>
          <w:rFonts w:ascii="Times New Roman" w:eastAsia="Times New Roman" w:hAnsi="Times New Roman" w:cs="Times New Roman"/>
          <w:sz w:val="20"/>
          <w:szCs w:val="20"/>
        </w:rPr>
        <w:t>.</w:t>
      </w:r>
    </w:p>
  </w:footnote>
  <w:footnote w:id="176">
    <w:p w14:paraId="000001F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Encounter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with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a </w:t>
      </w:r>
      <w:proofErr w:type="spellStart"/>
      <w:r>
        <w:rPr>
          <w:rFonts w:ascii="Times New Roman" w:eastAsia="Times New Roman" w:hAnsi="Times New Roman" w:cs="Times New Roman"/>
          <w:i/>
          <w:iCs/>
          <w:sz w:val="20"/>
          <w:szCs w:val="20"/>
        </w:rPr>
        <w:t>project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toward</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open </w:t>
      </w:r>
      <w:proofErr w:type="spellStart"/>
      <w:r>
        <w:rPr>
          <w:rFonts w:ascii="Times New Roman" w:eastAsia="Times New Roman" w:hAnsi="Times New Roman" w:cs="Times New Roman"/>
          <w:i/>
          <w:iCs/>
          <w:sz w:val="20"/>
          <w:szCs w:val="20"/>
        </w:rPr>
        <w:t>enclosures</w:t>
      </w:r>
      <w:proofErr w:type="spellEnd"/>
      <w:r>
        <w:rPr>
          <w:rFonts w:ascii="Times New Roman" w:eastAsia="Times New Roman" w:hAnsi="Times New Roman" w:cs="Times New Roman"/>
          <w:sz w:val="20"/>
          <w:szCs w:val="20"/>
        </w:rPr>
        <w:t>, p. 51. (tradução nossa)</w:t>
      </w:r>
    </w:p>
  </w:footnote>
  <w:footnote w:id="177">
    <w:p w14:paraId="000001F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13. (tradução nossa)</w:t>
      </w:r>
    </w:p>
  </w:footnote>
  <w:footnote w:id="178">
    <w:p w14:paraId="000001F3" w14:textId="12A1FC7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divide os espaços e as territorialidades em duas categorias: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harabin</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hayachid</w:t>
      </w:r>
      <w:proofErr w:type="spellEnd"/>
      <w:r>
        <w:rPr>
          <w:rFonts w:ascii="Times New Roman" w:eastAsia="Times New Roman" w:hAnsi="Times New Roman" w:cs="Times New Roman"/>
          <w:sz w:val="20"/>
          <w:szCs w:val="20"/>
        </w:rPr>
        <w:t xml:space="preserve"> (espaços públicos e espaços privados, respectivamente). Os rabinos, a partir das interpretações das características espaciais, definem mais dois lugares,</w:t>
      </w:r>
      <w:del w:id="1260" w:author="Ana Cecília Agua de Melo" w:date="2026-05-23T13:48:00Z">
        <w:r w:rsidDel="0088224C">
          <w:rPr>
            <w:rFonts w:ascii="Times New Roman" w:eastAsia="Times New Roman" w:hAnsi="Times New Roman" w:cs="Times New Roman"/>
            <w:sz w:val="20"/>
            <w:szCs w:val="20"/>
          </w:rPr>
          <w:delText xml:space="preserve"> sendo eles:</w:delText>
        </w:r>
      </w:del>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carmelit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 espaços neutros. Os espaços </w:t>
      </w:r>
      <w:proofErr w:type="spellStart"/>
      <w:r>
        <w:rPr>
          <w:rFonts w:ascii="Times New Roman" w:eastAsia="Times New Roman" w:hAnsi="Times New Roman" w:cs="Times New Roman"/>
          <w:i/>
          <w:iCs/>
          <w:sz w:val="20"/>
          <w:szCs w:val="20"/>
        </w:rPr>
        <w:t>carmelit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são locais que apresentam características de espaços públicos, porém </w:t>
      </w:r>
      <w:ins w:id="1261" w:author="Ana Cecília Agua de Melo" w:date="2026-05-12T22:00:00Z">
        <w:r>
          <w:rPr>
            <w:rFonts w:ascii="Times New Roman" w:eastAsia="Times New Roman" w:hAnsi="Times New Roman" w:cs="Times New Roman"/>
            <w:sz w:val="20"/>
            <w:szCs w:val="20"/>
          </w:rPr>
          <w:t>sem</w:t>
        </w:r>
      </w:ins>
      <w:del w:id="1262" w:author="Ana Cecília Agua de Melo" w:date="2026-05-12T22:00:00Z">
        <w:r w:rsidDel="00FF49E2">
          <w:rPr>
            <w:rFonts w:ascii="Times New Roman" w:eastAsia="Times New Roman" w:hAnsi="Times New Roman" w:cs="Times New Roman"/>
            <w:sz w:val="20"/>
            <w:szCs w:val="20"/>
          </w:rPr>
          <w:delText>que</w:delText>
        </w:r>
      </w:del>
      <w:del w:id="1263" w:author="Ana Cecília Agua de Melo" w:date="2026-05-12T21:59:00Z">
        <w:r w:rsidDel="00FF49E2">
          <w:rPr>
            <w:rFonts w:ascii="Times New Roman" w:eastAsia="Times New Roman" w:hAnsi="Times New Roman" w:cs="Times New Roman"/>
            <w:sz w:val="20"/>
            <w:szCs w:val="20"/>
          </w:rPr>
          <w:delText xml:space="preserve"> não possuem</w:delText>
        </w:r>
      </w:del>
      <w:r>
        <w:rPr>
          <w:rFonts w:ascii="Times New Roman" w:eastAsia="Times New Roman" w:hAnsi="Times New Roman" w:cs="Times New Roman"/>
          <w:sz w:val="20"/>
          <w:szCs w:val="20"/>
        </w:rPr>
        <w:t xml:space="preserve"> as dimensões exatas necessárias, por exemplo</w:t>
      </w:r>
      <w:ins w:id="1264" w:author="Ana Cecília Agua de Melo" w:date="2026-05-23T13:48:00Z">
        <w:r w:rsidR="0088224C">
          <w:rPr>
            <w:rFonts w:ascii="Times New Roman" w:eastAsia="Times New Roman" w:hAnsi="Times New Roman" w:cs="Times New Roman"/>
            <w:sz w:val="20"/>
            <w:szCs w:val="20"/>
          </w:rPr>
          <w:t>,</w:t>
        </w:r>
      </w:ins>
      <w:del w:id="1265" w:author="Ana Cecília Agua de Melo" w:date="2026-05-23T13:48:00Z">
        <w:r w:rsidDel="0088224C">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rua de bairro, vila de casas. Já os espaços neutros são territórios que se assemelham aos espaços privados, mas que possuem menos de 1,6m² de área ou 80 cm de altura, por exemplo</w:t>
      </w:r>
      <w:ins w:id="1266" w:author="Ana Cecília Agua de Melo" w:date="2026-05-23T13:49:00Z">
        <w:r w:rsidR="0088224C">
          <w:rPr>
            <w:rFonts w:ascii="Times New Roman" w:eastAsia="Times New Roman" w:hAnsi="Times New Roman" w:cs="Times New Roman"/>
            <w:sz w:val="20"/>
            <w:szCs w:val="20"/>
          </w:rPr>
          <w:t>,</w:t>
        </w:r>
      </w:ins>
      <w:del w:id="1267" w:author="Ana Cecília Agua de Melo" w:date="2026-05-23T13:49:00Z">
        <w:r w:rsidDel="0088224C">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postes de eletricidade, decks de piscinas, tábua de uma mesa.</w:t>
      </w:r>
    </w:p>
  </w:footnote>
  <w:footnote w:id="179">
    <w:p w14:paraId="000001F4" w14:textId="37FFB8E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ins w:id="1272" w:author="Ana Cecília Agua de Melo" w:date="2026-05-23T16:30:00Z">
        <w:r w:rsidR="00AC0869">
          <w:rPr>
            <w:rFonts w:ascii="Times New Roman" w:eastAsia="Times New Roman" w:hAnsi="Times New Roman" w:cs="Times New Roman"/>
            <w:iCs/>
            <w:sz w:val="20"/>
            <w:szCs w:val="20"/>
          </w:rPr>
          <w:t>op. cit.</w:t>
        </w:r>
      </w:ins>
      <w:del w:id="1273" w:author="Ana Cecília Agua de Melo" w:date="2026-05-23T16:30:00Z">
        <w:r w:rsidDel="00AC0869">
          <w:rPr>
            <w:rFonts w:ascii="Times New Roman" w:eastAsia="Times New Roman" w:hAnsi="Times New Roman" w:cs="Times New Roman"/>
            <w:i/>
            <w:iCs/>
            <w:sz w:val="20"/>
            <w:szCs w:val="20"/>
          </w:rPr>
          <w:delText>Encounter with the eruv: a project toward the city of open enclosures</w:delText>
        </w:r>
      </w:del>
      <w:r>
        <w:rPr>
          <w:rFonts w:ascii="Times New Roman" w:eastAsia="Times New Roman" w:hAnsi="Times New Roman" w:cs="Times New Roman"/>
          <w:sz w:val="20"/>
          <w:szCs w:val="20"/>
        </w:rPr>
        <w:t>, p. 21. (tradução nossa)</w:t>
      </w:r>
    </w:p>
  </w:footnote>
  <w:footnote w:id="180">
    <w:p w14:paraId="000001F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primeiros</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eruvim</w:t>
      </w:r>
      <w:proofErr w:type="spellEnd"/>
      <w:r>
        <w:rPr>
          <w:rFonts w:ascii="Times New Roman" w:eastAsia="Times New Roman" w:hAnsi="Times New Roman" w:cs="Times New Roman"/>
          <w:sz w:val="20"/>
          <w:szCs w:val="20"/>
        </w:rPr>
        <w:t xml:space="preserve"> (plural de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surgem nas comunidades judaicas logo após a destruição do segundo Templo Sagrado de Jerusalém (76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como uma tentativa de criação de comunidade para além das restrições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Este convívio comunitário era realizado por meio de uma associação entre os diversos moradores das casas, que compunham uma vila, por meio de uma refeição compartilhada. No momento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as vilas judaicas eram cercadas por tábuas de madeira posicionadas nos topos das construções, e assim simbolicamente criavam um umbral/porta de pertencimento à</w:t>
      </w:r>
      <w:del w:id="1281" w:author="Ana Cecília Agua de Melo" w:date="2026-05-12T22:00:00Z">
        <w:r w:rsidDel="00FF49E2">
          <w:rPr>
            <w:rFonts w:ascii="Times New Roman" w:eastAsia="Times New Roman" w:hAnsi="Times New Roman" w:cs="Times New Roman"/>
            <w:sz w:val="20"/>
            <w:szCs w:val="20"/>
          </w:rPr>
          <w:delText xml:space="preserve"> esta</w:delText>
        </w:r>
      </w:del>
      <w:r>
        <w:rPr>
          <w:rFonts w:ascii="Times New Roman" w:eastAsia="Times New Roman" w:hAnsi="Times New Roman" w:cs="Times New Roman"/>
          <w:sz w:val="20"/>
          <w:szCs w:val="20"/>
        </w:rPr>
        <w:t xml:space="preserve"> localidade.</w:t>
      </w:r>
    </w:p>
  </w:footnote>
  <w:footnote w:id="181">
    <w:p w14:paraId="000001F6" w14:textId="071014A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w:t>
      </w:r>
      <w:ins w:id="1282" w:author="Ana Cecília Agua de Melo" w:date="2026-05-12T22:04:00Z">
        <w:r>
          <w:rPr>
            <w:rFonts w:ascii="Times New Roman" w:eastAsia="Times New Roman" w:hAnsi="Times New Roman" w:cs="Times New Roman"/>
            <w:sz w:val="20"/>
            <w:szCs w:val="20"/>
          </w:rPr>
          <w:t>ê</w:t>
        </w:r>
      </w:ins>
      <w:del w:id="1283" w:author="Ana Cecília Agua de Melo" w:date="2026-05-12T22:04:00Z">
        <w:r w:rsidDel="00FF49E2">
          <w:rPr>
            <w:rFonts w:ascii="Times New Roman" w:eastAsia="Times New Roman" w:hAnsi="Times New Roman" w:cs="Times New Roman"/>
            <w:sz w:val="20"/>
            <w:szCs w:val="20"/>
          </w:rPr>
          <w:delText>e</w:delText>
        </w:r>
      </w:del>
      <w:r>
        <w:rPr>
          <w:rFonts w:ascii="Times New Roman" w:eastAsia="Times New Roman" w:hAnsi="Times New Roman" w:cs="Times New Roman"/>
          <w:sz w:val="20"/>
          <w:szCs w:val="20"/>
        </w:rPr>
        <w:t xml:space="preserve">nção judaica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entoada sobre um alimento que será repartido entre a comunidade.</w:t>
      </w:r>
    </w:p>
  </w:footnote>
  <w:footnote w:id="182">
    <w:p w14:paraId="000001F7" w14:textId="703B42E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ins w:id="1284" w:author="Ana Cecília Agua de Melo" w:date="2026-05-23T16:31:00Z">
        <w:r w:rsidR="00AC0869">
          <w:rPr>
            <w:rFonts w:ascii="Times New Roman" w:eastAsia="Times New Roman" w:hAnsi="Times New Roman" w:cs="Times New Roman"/>
            <w:iCs/>
            <w:sz w:val="20"/>
            <w:szCs w:val="20"/>
          </w:rPr>
          <w:t>op. cit.</w:t>
        </w:r>
      </w:ins>
      <w:del w:id="1285" w:author="Ana Cecília Agua de Melo" w:date="2026-05-23T16:31:00Z">
        <w:r w:rsidDel="00AC0869">
          <w:rPr>
            <w:rFonts w:ascii="Times New Roman" w:eastAsia="Times New Roman" w:hAnsi="Times New Roman" w:cs="Times New Roman"/>
            <w:i/>
            <w:iCs/>
            <w:sz w:val="20"/>
            <w:szCs w:val="20"/>
          </w:rPr>
          <w:delText>Encounter with the eruv: a project toward the city of open enclosures</w:delText>
        </w:r>
      </w:del>
      <w:r>
        <w:rPr>
          <w:rFonts w:ascii="Times New Roman" w:eastAsia="Times New Roman" w:hAnsi="Times New Roman" w:cs="Times New Roman"/>
          <w:sz w:val="20"/>
          <w:szCs w:val="20"/>
        </w:rPr>
        <w:t>, p. 59. (tradução nossa)</w:t>
      </w:r>
    </w:p>
  </w:footnote>
  <w:footnote w:id="183">
    <w:p w14:paraId="00000248" w14:textId="5A13B6A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Apesar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em grande maioria, se apresentar enquanto uma construção fictícia, imaginária e silenciosa de bairro e de agregação comunitária, a consolidação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na cidade de São Paulo necessitou de um contrato legal e jurídico entre a comunidade judaica e a prefeitura</w:t>
      </w:r>
      <w:del w:id="1290" w:author="Ana Cecília Agua de Melo" w:date="2026-05-12T22:04:00Z">
        <w:r w:rsidDel="00FF49E2">
          <w:rPr>
            <w:rFonts w:ascii="Times New Roman" w:eastAsia="Times New Roman" w:hAnsi="Times New Roman" w:cs="Times New Roman"/>
            <w:sz w:val="20"/>
            <w:szCs w:val="20"/>
          </w:rPr>
          <w:delText xml:space="preserve"> da cidade</w:delText>
        </w:r>
      </w:del>
      <w:r>
        <w:rPr>
          <w:rFonts w:ascii="Times New Roman" w:eastAsia="Times New Roman" w:hAnsi="Times New Roman" w:cs="Times New Roman"/>
          <w:sz w:val="20"/>
          <w:szCs w:val="20"/>
        </w:rPr>
        <w:t xml:space="preserve"> – </w:t>
      </w:r>
      <w:ins w:id="1291" w:author="Ana Cecília Agua de Melo" w:date="2026-05-12T22:05:00Z">
        <w:r>
          <w:rPr>
            <w:rFonts w:ascii="Times New Roman" w:eastAsia="Times New Roman" w:hAnsi="Times New Roman" w:cs="Times New Roman"/>
            <w:sz w:val="20"/>
            <w:szCs w:val="20"/>
          </w:rPr>
          <w:t>esta</w:t>
        </w:r>
      </w:ins>
      <w:del w:id="1292" w:author="Ana Cecília Agua de Melo" w:date="2026-05-12T22:05:00Z">
        <w:r w:rsidDel="00FF49E2">
          <w:rPr>
            <w:rFonts w:ascii="Times New Roman" w:eastAsia="Times New Roman" w:hAnsi="Times New Roman" w:cs="Times New Roman"/>
            <w:sz w:val="20"/>
            <w:szCs w:val="20"/>
          </w:rPr>
          <w:delText>a segunda, por sua vez,</w:delText>
        </w:r>
      </w:del>
      <w:r>
        <w:rPr>
          <w:rFonts w:ascii="Times New Roman" w:eastAsia="Times New Roman" w:hAnsi="Times New Roman" w:cs="Times New Roman"/>
          <w:sz w:val="20"/>
          <w:szCs w:val="20"/>
        </w:rPr>
        <w:t xml:space="preserve"> permite</w:t>
      </w:r>
      <w:del w:id="1293" w:author="Ana Cecília Agua de Melo" w:date="2026-05-12T22:05:00Z">
        <w:r w:rsidDel="00FF49E2">
          <w:rPr>
            <w:rFonts w:ascii="Times New Roman" w:eastAsia="Times New Roman" w:hAnsi="Times New Roman" w:cs="Times New Roman"/>
            <w:sz w:val="20"/>
            <w:szCs w:val="20"/>
          </w:rPr>
          <w:delText xml:space="preserve"> com</w:delText>
        </w:r>
      </w:del>
      <w:r>
        <w:rPr>
          <w:rFonts w:ascii="Times New Roman" w:eastAsia="Times New Roman" w:hAnsi="Times New Roman" w:cs="Times New Roman"/>
          <w:sz w:val="20"/>
          <w:szCs w:val="20"/>
        </w:rPr>
        <w:t xml:space="preserve"> que a comunidade alugue simbolicamente os direitos do Tesouro Municipal, para, dessa forma, implementar os postes nas calçadas públicas da cidade. O contrato, assim sendo, garante que a comunidade judaica seja legalmente (e simbolicamente) proprietária do território </w:t>
      </w:r>
      <w:ins w:id="1294" w:author="Ana Cecília Agua de Melo" w:date="2026-05-12T22:05:00Z">
        <w:r>
          <w:rPr>
            <w:rFonts w:ascii="Times New Roman" w:eastAsia="Times New Roman" w:hAnsi="Times New Roman" w:cs="Times New Roman"/>
            <w:sz w:val="20"/>
            <w:szCs w:val="20"/>
          </w:rPr>
          <w:t>n</w:t>
        </w:r>
      </w:ins>
      <w:del w:id="1295" w:author="Ana Cecília Agua de Melo" w:date="2026-05-12T22:05:00Z">
        <w:r w:rsidDel="00FF49E2">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o qual 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instalado – chamado de “Distrito de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w:t>
      </w:r>
    </w:p>
  </w:footnote>
  <w:footnote w:id="184">
    <w:p w14:paraId="000001F8" w14:textId="2092C85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Kosher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significa </w:t>
      </w:r>
      <w:ins w:id="1296" w:author="Ana Cecília Agua de Melo" w:date="2026-05-12T22:05:00Z">
        <w:r>
          <w:rPr>
            <w:rFonts w:ascii="Times New Roman" w:eastAsia="Times New Roman" w:hAnsi="Times New Roman" w:cs="Times New Roman"/>
            <w:sz w:val="20"/>
            <w:szCs w:val="20"/>
          </w:rPr>
          <w:t>“</w:t>
        </w:r>
      </w:ins>
      <w:del w:id="1297" w:author="Ana Cecília Agua de Melo" w:date="2026-05-12T22:05:00Z">
        <w:r w:rsidDel="00FF49E2">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apropriado” e/ou “adequado” e são preceitos e práticas que seguem as normas da religiosidade judaica</w:t>
      </w:r>
      <w:del w:id="1298" w:author="Ana Cecília Agua de Melo" w:date="2026-05-12T22:05:00Z">
        <w:r w:rsidDel="00FF49E2">
          <w:rPr>
            <w:rFonts w:ascii="Times New Roman" w:eastAsia="Times New Roman" w:hAnsi="Times New Roman" w:cs="Times New Roman"/>
            <w:sz w:val="20"/>
            <w:szCs w:val="20"/>
          </w:rPr>
          <w:delText>s</w:delText>
        </w:r>
      </w:del>
      <w:r>
        <w:rPr>
          <w:rFonts w:ascii="Times New Roman" w:eastAsia="Times New Roman" w:hAnsi="Times New Roman" w:cs="Times New Roman"/>
          <w:sz w:val="20"/>
          <w:szCs w:val="20"/>
        </w:rPr>
        <w:t xml:space="preserve">. Um exemplo são os alimentos </w:t>
      </w:r>
      <w:proofErr w:type="spellStart"/>
      <w:r>
        <w:rPr>
          <w:rFonts w:ascii="Times New Roman" w:eastAsia="Times New Roman" w:hAnsi="Times New Roman" w:cs="Times New Roman"/>
          <w:i/>
          <w:iCs/>
          <w:sz w:val="20"/>
          <w:szCs w:val="20"/>
        </w:rPr>
        <w:t>kosher</w:t>
      </w:r>
      <w:proofErr w:type="spellEnd"/>
      <w:ins w:id="1299" w:author="Ana Cecília Agua de Melo" w:date="2026-05-12T22:06:00Z">
        <w:r>
          <w:rPr>
            <w:rFonts w:ascii="Times New Roman" w:eastAsia="Times New Roman" w:hAnsi="Times New Roman" w:cs="Times New Roman"/>
            <w:sz w:val="20"/>
            <w:szCs w:val="20"/>
          </w:rPr>
          <w:t>, preparados segundo as</w:t>
        </w:r>
      </w:ins>
      <w:del w:id="1300" w:author="Ana Cecília Agua de Melo" w:date="2026-05-12T22:06:00Z">
        <w:r w:rsidDel="00FF49E2">
          <w:rPr>
            <w:rFonts w:ascii="Times New Roman" w:eastAsia="Times New Roman" w:hAnsi="Times New Roman" w:cs="Times New Roman"/>
            <w:sz w:val="20"/>
            <w:szCs w:val="20"/>
          </w:rPr>
          <w:delText xml:space="preserve"> que seguem e obedecem as</w:delText>
        </w:r>
      </w:del>
      <w:r>
        <w:rPr>
          <w:rFonts w:ascii="Times New Roman" w:eastAsia="Times New Roman" w:hAnsi="Times New Roman" w:cs="Times New Roman"/>
          <w:sz w:val="20"/>
          <w:szCs w:val="20"/>
        </w:rPr>
        <w:t xml:space="preserve"> leis alimentares judaicas, sendo elas: carne de animais que sejam, ao mesmo tempo, ruminantes e de patas fendidas, peixes que possuem escamas e barbatanas, além da proibição da mistura de carne com laticínios. </w:t>
      </w:r>
    </w:p>
  </w:footnote>
  <w:footnote w:id="185">
    <w:p w14:paraId="000001F9" w14:textId="749384E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ins w:id="1304" w:author="Ana Cecília Agua de Melo" w:date="2026-05-23T16:32:00Z">
        <w:r w:rsidR="00AC0869">
          <w:rPr>
            <w:rFonts w:ascii="Times New Roman" w:eastAsia="Times New Roman" w:hAnsi="Times New Roman" w:cs="Times New Roman"/>
            <w:iCs/>
            <w:sz w:val="20"/>
            <w:szCs w:val="20"/>
          </w:rPr>
          <w:t>op. cit.</w:t>
        </w:r>
      </w:ins>
      <w:del w:id="1305" w:author="Ana Cecília Agua de Melo" w:date="2026-05-23T16:32:00Z">
        <w:r w:rsidDel="00AC0869">
          <w:rPr>
            <w:rFonts w:ascii="Times New Roman" w:eastAsia="Times New Roman" w:hAnsi="Times New Roman" w:cs="Times New Roman"/>
            <w:i/>
            <w:iCs/>
            <w:sz w:val="20"/>
            <w:szCs w:val="20"/>
          </w:rPr>
          <w:delText>Encounter with the eruv: a project toward the city of open enclosures</w:delText>
        </w:r>
      </w:del>
      <w:r>
        <w:rPr>
          <w:rFonts w:ascii="Times New Roman" w:eastAsia="Times New Roman" w:hAnsi="Times New Roman" w:cs="Times New Roman"/>
          <w:sz w:val="20"/>
          <w:szCs w:val="20"/>
        </w:rPr>
        <w:t>, p. 33. (tradução nossa)</w:t>
      </w:r>
    </w:p>
  </w:footnote>
  <w:footnote w:id="186">
    <w:p w14:paraId="000001FA" w14:textId="023F609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SIMAS; RUFINO, </w:t>
      </w:r>
      <w:ins w:id="1323" w:author="Ana Cecília Agua de Melo" w:date="2026-05-23T16:33:00Z">
        <w:r w:rsidR="00AC0869">
          <w:rPr>
            <w:rFonts w:ascii="Times New Roman" w:eastAsia="Times New Roman" w:hAnsi="Times New Roman" w:cs="Times New Roman"/>
            <w:iCs/>
            <w:sz w:val="20"/>
            <w:szCs w:val="20"/>
          </w:rPr>
          <w:t>op. cit.</w:t>
        </w:r>
      </w:ins>
      <w:del w:id="1324" w:author="Ana Cecília Agua de Melo" w:date="2026-05-23T16:32:00Z">
        <w:r w:rsidDel="00AC0869">
          <w:rPr>
            <w:rFonts w:ascii="Times New Roman" w:eastAsia="Times New Roman" w:hAnsi="Times New Roman" w:cs="Times New Roman"/>
            <w:i/>
            <w:iCs/>
            <w:sz w:val="20"/>
            <w:szCs w:val="20"/>
          </w:rPr>
          <w:delText>Encantamento: Sobre política de vida</w:delText>
        </w:r>
      </w:del>
      <w:r>
        <w:rPr>
          <w:rFonts w:ascii="Times New Roman" w:eastAsia="Times New Roman" w:hAnsi="Times New Roman" w:cs="Times New Roman"/>
          <w:sz w:val="20"/>
          <w:szCs w:val="20"/>
        </w:rPr>
        <w:t>, p. 4.</w:t>
      </w:r>
    </w:p>
  </w:footnote>
  <w:footnote w:id="187">
    <w:p w14:paraId="000001FB" w14:textId="15F1F44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ins w:id="1325" w:author="Ana Cecília Agua de Melo" w:date="2026-05-23T13:57:00Z">
        <w:r w:rsidR="000E5884">
          <w:rPr>
            <w:rFonts w:ascii="Times New Roman" w:eastAsia="Times New Roman" w:hAnsi="Times New Roman" w:cs="Times New Roman"/>
            <w:iCs/>
            <w:sz w:val="20"/>
            <w:szCs w:val="20"/>
          </w:rPr>
          <w:t>op. cit.</w:t>
        </w:r>
      </w:ins>
      <w:del w:id="1326" w:author="Ana Cecília Agua de Melo" w:date="2026-05-23T13:57:00Z">
        <w:r w:rsidDel="000E5884">
          <w:rPr>
            <w:rFonts w:ascii="Times New Roman" w:eastAsia="Times New Roman" w:hAnsi="Times New Roman" w:cs="Times New Roman"/>
            <w:i/>
            <w:iCs/>
            <w:sz w:val="20"/>
            <w:szCs w:val="20"/>
          </w:rPr>
          <w:delText>Encou</w:delText>
        </w:r>
      </w:del>
      <w:del w:id="1327" w:author="Ana Cecília Agua de Melo" w:date="2026-05-23T13:56:00Z">
        <w:r w:rsidDel="000E5884">
          <w:rPr>
            <w:rFonts w:ascii="Times New Roman" w:eastAsia="Times New Roman" w:hAnsi="Times New Roman" w:cs="Times New Roman"/>
            <w:i/>
            <w:iCs/>
            <w:sz w:val="20"/>
            <w:szCs w:val="20"/>
          </w:rPr>
          <w:delText>nter with the eruv: a project toward the city of open enclosures</w:delText>
        </w:r>
      </w:del>
      <w:r>
        <w:rPr>
          <w:rFonts w:ascii="Times New Roman" w:eastAsia="Times New Roman" w:hAnsi="Times New Roman" w:cs="Times New Roman"/>
          <w:sz w:val="20"/>
          <w:szCs w:val="20"/>
        </w:rPr>
        <w:t>, p. 83. (tradução nossa)</w:t>
      </w:r>
    </w:p>
  </w:footnote>
  <w:footnote w:id="188">
    <w:p w14:paraId="000001F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36. (tradução nossa)</w:t>
      </w:r>
    </w:p>
  </w:footnote>
  <w:footnote w:id="189">
    <w:p w14:paraId="000001FD" w14:textId="4F7A0AF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355" w:author="Ana Cecília Agua de Melo" w:date="2026-05-23T16:33:00Z">
        <w:r w:rsidR="00AC0869">
          <w:rPr>
            <w:rFonts w:ascii="Times New Roman" w:eastAsia="Times New Roman" w:hAnsi="Times New Roman" w:cs="Times New Roman"/>
            <w:iCs/>
            <w:sz w:val="20"/>
            <w:szCs w:val="20"/>
          </w:rPr>
          <w:t>op. cit.</w:t>
        </w:r>
      </w:ins>
      <w:del w:id="1356" w:author="Ana Cecília Agua de Melo" w:date="2026-05-23T16:33:00Z">
        <w:r w:rsidDel="00AC0869">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196.</w:t>
      </w:r>
    </w:p>
  </w:footnote>
  <w:footnote w:id="190">
    <w:p w14:paraId="000001FE" w14:textId="77777777" w:rsidR="00BE0CF3" w:rsidRDefault="00BE0CF3">
      <w:pPr>
        <w:spacing w:line="240" w:lineRule="auto"/>
        <w:jc w:val="both"/>
        <w:rPr>
          <w:i/>
          <w:iCs/>
        </w:rPr>
      </w:pPr>
      <w:r>
        <w:rPr>
          <w:vertAlign w:val="superscript"/>
        </w:rPr>
        <w:footnoteRef/>
      </w:r>
      <w:r>
        <w:rPr>
          <w:rFonts w:ascii="Times New Roman" w:eastAsia="Times New Roman" w:hAnsi="Times New Roman" w:cs="Times New Roman"/>
          <w:sz w:val="20"/>
          <w:szCs w:val="20"/>
        </w:rPr>
        <w:t xml:space="preserve"> Em “O Santo </w:t>
      </w:r>
      <w:proofErr w:type="gramStart"/>
      <w:r>
        <w:rPr>
          <w:rFonts w:ascii="Times New Roman" w:eastAsia="Times New Roman" w:hAnsi="Times New Roman" w:cs="Times New Roman"/>
          <w:i/>
          <w:iCs/>
          <w:sz w:val="20"/>
          <w:szCs w:val="20"/>
        </w:rPr>
        <w:t>Shabat</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“A mãe do Rabi Mendel perguntou-lhe certa vez: ‘O que significa realmente dizermos: o santo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Ele respondeu: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santifica’. Ela, porém, disse: ‘Não só santifica, como também cura’”.</w:t>
      </w:r>
    </w:p>
    <w:p w14:paraId="000001FF" w14:textId="1766E417" w:rsidR="00BE0CF3" w:rsidRDefault="00BE0CF3">
      <w:pPr>
        <w:spacing w:line="240" w:lineRule="auto"/>
        <w:jc w:val="both"/>
      </w:pPr>
      <w:r>
        <w:rPr>
          <w:rFonts w:ascii="Times New Roman" w:eastAsia="Times New Roman" w:hAnsi="Times New Roman" w:cs="Times New Roman"/>
          <w:sz w:val="20"/>
          <w:szCs w:val="20"/>
        </w:rPr>
        <w:t>25/¹ BUBER,</w:t>
      </w:r>
      <w:ins w:id="1365" w:author="Ana Cecília Agua de Melo" w:date="2026-05-23T16:33:00Z">
        <w:r w:rsidR="00AC0869">
          <w:rPr>
            <w:rFonts w:ascii="Times New Roman" w:eastAsia="Times New Roman" w:hAnsi="Times New Roman" w:cs="Times New Roman"/>
            <w:i/>
            <w:iCs/>
            <w:sz w:val="20"/>
            <w:szCs w:val="20"/>
          </w:rPr>
          <w:t xml:space="preserve"> </w:t>
        </w:r>
        <w:r w:rsidR="00AC0869">
          <w:rPr>
            <w:rFonts w:ascii="Times New Roman" w:eastAsia="Times New Roman" w:hAnsi="Times New Roman" w:cs="Times New Roman"/>
            <w:iCs/>
            <w:sz w:val="20"/>
            <w:szCs w:val="20"/>
          </w:rPr>
          <w:t>op. cit.</w:t>
        </w:r>
      </w:ins>
      <w:del w:id="1366" w:author="Ana Cecília Agua de Melo" w:date="2026-05-23T16:33:00Z">
        <w:r w:rsidDel="00AC0869">
          <w:rPr>
            <w:rFonts w:ascii="Times New Roman" w:eastAsia="Times New Roman" w:hAnsi="Times New Roman" w:cs="Times New Roman"/>
            <w:sz w:val="20"/>
            <w:szCs w:val="20"/>
          </w:rPr>
          <w:delText xml:space="preserve"> </w:delText>
        </w:r>
        <w:r w:rsidDel="00AC0869">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446.</w:t>
      </w:r>
    </w:p>
  </w:footnote>
  <w:footnote w:id="191">
    <w:p w14:paraId="0000020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Chupá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tenda sob a qual se realiza o casamento judaico.</w:t>
      </w:r>
    </w:p>
  </w:footnote>
  <w:footnote w:id="192">
    <w:p w14:paraId="00000201"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Ao final, </w:t>
      </w:r>
      <w:r>
        <w:rPr>
          <w:rFonts w:ascii="Times New Roman" w:eastAsia="Times New Roman" w:hAnsi="Times New Roman" w:cs="Times New Roman"/>
          <w:i/>
          <w:iCs/>
          <w:sz w:val="20"/>
          <w:szCs w:val="20"/>
        </w:rPr>
        <w:t xml:space="preserve">“Aquele que estabelece a paz nas alturas, há de estabelecer a paz entre </w:t>
      </w:r>
      <w:proofErr w:type="gramStart"/>
      <w:r>
        <w:rPr>
          <w:rFonts w:ascii="Times New Roman" w:eastAsia="Times New Roman" w:hAnsi="Times New Roman" w:cs="Times New Roman"/>
          <w:i/>
          <w:iCs/>
          <w:sz w:val="20"/>
          <w:szCs w:val="20"/>
        </w:rPr>
        <w:t>nós”</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202" w14:textId="77777777" w:rsidR="00BE0CF3" w:rsidRDefault="00BE0CF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27/¹ Jó 25:2</w:t>
      </w:r>
    </w:p>
  </w:footnote>
  <w:footnote w:id="193">
    <w:p w14:paraId="00000203" w14:textId="0F7C314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Havdalá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cerimônia religiosa judaica que marca o fim do período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dando início </w:t>
      </w:r>
      <w:ins w:id="1371" w:author="Ana Cecília Agua de Melo" w:date="2026-05-12T22:44:00Z">
        <w:r>
          <w:rPr>
            <w:rFonts w:ascii="Times New Roman" w:eastAsia="Times New Roman" w:hAnsi="Times New Roman" w:cs="Times New Roman"/>
            <w:sz w:val="20"/>
            <w:szCs w:val="20"/>
          </w:rPr>
          <w:t>a</w:t>
        </w:r>
      </w:ins>
      <w:del w:id="1372" w:author="Ana Cecília Agua de Melo" w:date="2026-05-12T22:44:00Z">
        <w:r w:rsidDel="006C2D2E">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uma nova semana.</w:t>
      </w:r>
    </w:p>
  </w:footnote>
  <w:footnote w:id="194">
    <w:p w14:paraId="0000020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WEISS, </w:t>
      </w:r>
      <w:r>
        <w:rPr>
          <w:rFonts w:ascii="Times New Roman" w:eastAsia="Times New Roman" w:hAnsi="Times New Roman" w:cs="Times New Roman"/>
          <w:i/>
          <w:iCs/>
          <w:sz w:val="20"/>
          <w:szCs w:val="20"/>
        </w:rPr>
        <w:t xml:space="preserve">A </w:t>
      </w:r>
      <w:proofErr w:type="spellStart"/>
      <w:r>
        <w:rPr>
          <w:rFonts w:ascii="Times New Roman" w:eastAsia="Times New Roman" w:hAnsi="Times New Roman" w:cs="Times New Roman"/>
          <w:i/>
          <w:iCs/>
          <w:sz w:val="20"/>
          <w:szCs w:val="20"/>
        </w:rPr>
        <w:t>Microcosm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Shabbat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Spirit</w:t>
      </w:r>
      <w:proofErr w:type="spellEnd"/>
      <w:r>
        <w:rPr>
          <w:rFonts w:ascii="Times New Roman" w:eastAsia="Times New Roman" w:hAnsi="Times New Roman" w:cs="Times New Roman"/>
          <w:sz w:val="20"/>
          <w:szCs w:val="20"/>
        </w:rPr>
        <w:t>, p. 5. (tradução nossa)</w:t>
      </w:r>
    </w:p>
  </w:footnote>
  <w:footnote w:id="195">
    <w:p w14:paraId="00000205" w14:textId="26FBFC6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 é o caso da Festa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realizada pela Casa do Povo anualmente</w:t>
      </w:r>
      <w:ins w:id="1387" w:author="Ana Cecília Agua de Melo" w:date="2026-05-12T22:48:00Z">
        <w:r>
          <w:rPr>
            <w:rFonts w:ascii="Times New Roman" w:eastAsia="Times New Roman" w:hAnsi="Times New Roman" w:cs="Times New Roman"/>
            <w:sz w:val="20"/>
            <w:szCs w:val="20"/>
          </w:rPr>
          <w:t xml:space="preserve"> e </w:t>
        </w:r>
      </w:ins>
      <w:del w:id="1388" w:author="Ana Cecília Agua de Melo" w:date="2026-05-12T22:48:00Z">
        <w:r w:rsidDel="006C2D2E">
          <w:rPr>
            <w:rFonts w:ascii="Times New Roman" w:eastAsia="Times New Roman" w:hAnsi="Times New Roman" w:cs="Times New Roman"/>
            <w:sz w:val="20"/>
            <w:szCs w:val="20"/>
          </w:rPr>
          <w:delText xml:space="preserve">. Isso, pois, a festa é </w:delText>
        </w:r>
      </w:del>
      <w:r>
        <w:rPr>
          <w:rFonts w:ascii="Times New Roman" w:eastAsia="Times New Roman" w:hAnsi="Times New Roman" w:cs="Times New Roman"/>
          <w:sz w:val="20"/>
          <w:szCs w:val="20"/>
        </w:rPr>
        <w:t>vista pela comunidade do</w:t>
      </w:r>
      <w:del w:id="1389" w:author="Ana Cecília Agua de Melo" w:date="2026-05-23T14:58:00Z">
        <w:r w:rsidDel="00F00CAF">
          <w:rPr>
            <w:rFonts w:ascii="Times New Roman" w:eastAsia="Times New Roman" w:hAnsi="Times New Roman" w:cs="Times New Roman"/>
            <w:sz w:val="20"/>
            <w:szCs w:val="20"/>
          </w:rPr>
          <w:delText xml:space="preserve"> bairro do</w:delText>
        </w:r>
      </w:del>
      <w:r>
        <w:rPr>
          <w:rFonts w:ascii="Times New Roman" w:eastAsia="Times New Roman" w:hAnsi="Times New Roman" w:cs="Times New Roman"/>
          <w:sz w:val="20"/>
          <w:szCs w:val="20"/>
        </w:rPr>
        <w:t xml:space="preserve"> Bom Retiro enquanto uma festa de bairro, apropriada pelos indivíduos que transitam, moram </w:t>
      </w:r>
      <w:ins w:id="1390" w:author="Ana Cecília Agua de Melo" w:date="2026-05-23T14:58:00Z">
        <w:r w:rsidR="00F00CAF">
          <w:rPr>
            <w:rFonts w:ascii="Times New Roman" w:eastAsia="Times New Roman" w:hAnsi="Times New Roman" w:cs="Times New Roman"/>
            <w:sz w:val="20"/>
            <w:szCs w:val="20"/>
          </w:rPr>
          <w:t>ou</w:t>
        </w:r>
      </w:ins>
      <w:del w:id="1391" w:author="Ana Cecília Agua de Melo" w:date="2026-05-19T21:49:00Z">
        <w:r w:rsidDel="00C80BE9">
          <w:rPr>
            <w:rFonts w:ascii="Times New Roman" w:eastAsia="Times New Roman" w:hAnsi="Times New Roman" w:cs="Times New Roman"/>
            <w:sz w:val="20"/>
            <w:szCs w:val="20"/>
          </w:rPr>
          <w:delText>e frequentam</w:delText>
        </w:r>
      </w:del>
      <w:del w:id="1392" w:author="Ana Cecília Agua de Melo" w:date="2026-05-23T14:58:00Z">
        <w:r w:rsidDel="00F00CAF">
          <w:rPr>
            <w:rFonts w:ascii="Times New Roman" w:eastAsia="Times New Roman" w:hAnsi="Times New Roman" w:cs="Times New Roman"/>
            <w:sz w:val="20"/>
            <w:szCs w:val="20"/>
          </w:rPr>
          <w:delText xml:space="preserve"> es</w:delText>
        </w:r>
      </w:del>
      <w:del w:id="1393" w:author="Ana Cecília Agua de Melo" w:date="2026-05-19T21:49:00Z">
        <w:r w:rsidDel="00C80BE9">
          <w:rPr>
            <w:rFonts w:ascii="Times New Roman" w:eastAsia="Times New Roman" w:hAnsi="Times New Roman" w:cs="Times New Roman"/>
            <w:sz w:val="20"/>
            <w:szCs w:val="20"/>
          </w:rPr>
          <w:delText>t</w:delText>
        </w:r>
      </w:del>
      <w:del w:id="1394" w:author="Ana Cecília Agua de Melo" w:date="2026-05-23T14:58:00Z">
        <w:r w:rsidDel="00F00CAF">
          <w:rPr>
            <w:rFonts w:ascii="Times New Roman" w:eastAsia="Times New Roman" w:hAnsi="Times New Roman" w:cs="Times New Roman"/>
            <w:sz w:val="20"/>
            <w:szCs w:val="20"/>
          </w:rPr>
          <w:delText>a zona</w:delText>
        </w:r>
      </w:del>
      <w:ins w:id="1395" w:author="Ana Cecília Agua de Melo" w:date="2026-05-19T21:49:00Z">
        <w:r>
          <w:rPr>
            <w:rFonts w:ascii="Times New Roman" w:eastAsia="Times New Roman" w:hAnsi="Times New Roman" w:cs="Times New Roman"/>
            <w:sz w:val="20"/>
            <w:szCs w:val="20"/>
          </w:rPr>
          <w:t xml:space="preserve"> moram ali</w:t>
        </w:r>
      </w:ins>
      <w:r>
        <w:rPr>
          <w:rFonts w:ascii="Times New Roman" w:eastAsia="Times New Roman" w:hAnsi="Times New Roman" w:cs="Times New Roman"/>
          <w:sz w:val="20"/>
          <w:szCs w:val="20"/>
        </w:rPr>
        <w:t xml:space="preserve">. Por assim dizer, mesmo que o conceito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tenha nascido dentro de um</w:t>
      </w:r>
      <w:del w:id="1396" w:author="Ana Cecília Agua de Melo" w:date="2026-05-12T22:48:00Z">
        <w:r w:rsidDel="006C2D2E">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ambiente judaico, a Casa do Povo, durante a </w:t>
      </w:r>
      <w:del w:id="1397" w:author="Ana Cecília Agua de Melo" w:date="2026-05-12T22:49:00Z">
        <w:r w:rsidDel="006C2D2E">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Festa do </w:t>
      </w:r>
      <w:proofErr w:type="spellStart"/>
      <w:r>
        <w:rPr>
          <w:rFonts w:ascii="Times New Roman" w:eastAsia="Times New Roman" w:hAnsi="Times New Roman" w:cs="Times New Roman"/>
          <w:i/>
          <w:iCs/>
          <w:sz w:val="20"/>
          <w:szCs w:val="20"/>
        </w:rPr>
        <w:t>Eruv</w:t>
      </w:r>
      <w:proofErr w:type="spellEnd"/>
      <w:del w:id="1398" w:author="Ana Cecília Agua de Melo" w:date="2026-05-12T22:49:00Z">
        <w:r w:rsidDel="006C2D2E">
          <w:rPr>
            <w:rFonts w:ascii="Times New Roman" w:eastAsia="Times New Roman" w:hAnsi="Times New Roman" w:cs="Times New Roman"/>
            <w:i/>
            <w:iCs/>
            <w:sz w:val="20"/>
            <w:szCs w:val="20"/>
          </w:rPr>
          <w:delText>’</w:delText>
        </w:r>
      </w:del>
      <w:r>
        <w:rPr>
          <w:rFonts w:ascii="Times New Roman" w:eastAsia="Times New Roman" w:hAnsi="Times New Roman" w:cs="Times New Roman"/>
          <w:sz w:val="20"/>
          <w:szCs w:val="20"/>
        </w:rPr>
        <w:t xml:space="preserve">, traduz este conceito e engloba todas as pessoas, transformando o espaço da Casa em um território compartilhado. Assim, ao se apropriar do espaço público da </w:t>
      </w:r>
      <w:ins w:id="1399" w:author="Ana Cecília Agua de Melo" w:date="2026-05-12T22:49:00Z">
        <w:r>
          <w:rPr>
            <w:rFonts w:ascii="Times New Roman" w:eastAsia="Times New Roman" w:hAnsi="Times New Roman" w:cs="Times New Roman"/>
            <w:sz w:val="20"/>
            <w:szCs w:val="20"/>
          </w:rPr>
          <w:t>rua</w:t>
        </w:r>
      </w:ins>
      <w:del w:id="1400" w:author="Ana Cecília Agua de Melo" w:date="2026-05-12T22:49:00Z">
        <w:r w:rsidDel="00B64F35">
          <w:rPr>
            <w:rFonts w:ascii="Times New Roman" w:eastAsia="Times New Roman" w:hAnsi="Times New Roman" w:cs="Times New Roman"/>
            <w:sz w:val="20"/>
            <w:szCs w:val="20"/>
          </w:rPr>
          <w:delText>R.</w:delText>
        </w:r>
      </w:del>
      <w:r>
        <w:rPr>
          <w:rFonts w:ascii="Times New Roman" w:eastAsia="Times New Roman" w:hAnsi="Times New Roman" w:cs="Times New Roman"/>
          <w:sz w:val="20"/>
          <w:szCs w:val="20"/>
        </w:rPr>
        <w:t xml:space="preserve"> Três Rios (local </w:t>
      </w:r>
      <w:ins w:id="1401" w:author="Ana Cecília Agua de Melo" w:date="2026-05-12T22:49:00Z">
        <w:r>
          <w:rPr>
            <w:rFonts w:ascii="Times New Roman" w:eastAsia="Times New Roman" w:hAnsi="Times New Roman" w:cs="Times New Roman"/>
            <w:sz w:val="20"/>
            <w:szCs w:val="20"/>
          </w:rPr>
          <w:t>onde</w:t>
        </w:r>
      </w:ins>
      <w:del w:id="1402" w:author="Ana Cecília Agua de Melo" w:date="2026-05-12T22:49:00Z">
        <w:r w:rsidDel="00B64F35">
          <w:rPr>
            <w:rFonts w:ascii="Times New Roman" w:eastAsia="Times New Roman" w:hAnsi="Times New Roman" w:cs="Times New Roman"/>
            <w:sz w:val="20"/>
            <w:szCs w:val="20"/>
          </w:rPr>
          <w:delText>que</w:delText>
        </w:r>
      </w:del>
      <w:r>
        <w:rPr>
          <w:rFonts w:ascii="Times New Roman" w:eastAsia="Times New Roman" w:hAnsi="Times New Roman" w:cs="Times New Roman"/>
          <w:sz w:val="20"/>
          <w:szCs w:val="20"/>
        </w:rPr>
        <w:t xml:space="preserve"> está situada a Casa do Povo no</w:t>
      </w:r>
      <w:del w:id="1403" w:author="Ana Cecília Agua de Melo" w:date="2026-05-23T14:59:00Z">
        <w:r w:rsidDel="00F00CAF">
          <w:rPr>
            <w:rFonts w:ascii="Times New Roman" w:eastAsia="Times New Roman" w:hAnsi="Times New Roman" w:cs="Times New Roman"/>
            <w:sz w:val="20"/>
            <w:szCs w:val="20"/>
          </w:rPr>
          <w:delText xml:space="preserve"> bairro do</w:delText>
        </w:r>
      </w:del>
      <w:r>
        <w:rPr>
          <w:rFonts w:ascii="Times New Roman" w:eastAsia="Times New Roman" w:hAnsi="Times New Roman" w:cs="Times New Roman"/>
          <w:sz w:val="20"/>
          <w:szCs w:val="20"/>
        </w:rPr>
        <w:t xml:space="preserve"> Bom Retiro), a </w:t>
      </w:r>
      <w:del w:id="1404" w:author="Ana Cecília Agua de Melo" w:date="2026-05-12T22:49:00Z">
        <w:r w:rsidDel="00B64F3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Festa do </w:t>
      </w:r>
      <w:proofErr w:type="spellStart"/>
      <w:r>
        <w:rPr>
          <w:rFonts w:ascii="Times New Roman" w:eastAsia="Times New Roman" w:hAnsi="Times New Roman" w:cs="Times New Roman"/>
          <w:i/>
          <w:iCs/>
          <w:sz w:val="20"/>
          <w:szCs w:val="20"/>
        </w:rPr>
        <w:t>Eruv</w:t>
      </w:r>
      <w:proofErr w:type="spellEnd"/>
      <w:del w:id="1405" w:author="Ana Cecília Agua de Melo" w:date="2026-05-12T22:49:00Z">
        <w:r w:rsidDel="00B64F35">
          <w:rPr>
            <w:rFonts w:ascii="Times New Roman" w:eastAsia="Times New Roman" w:hAnsi="Times New Roman" w:cs="Times New Roman"/>
            <w:i/>
            <w:iCs/>
            <w:sz w:val="20"/>
            <w:szCs w:val="20"/>
          </w:rPr>
          <w:delText>’</w:delText>
        </w:r>
      </w:del>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convida toda a comunidade do bairro a frequentar este território. Durante o evento diversos são os indivíduos que participam ativamente na organização, nas oficinas e nas atividades propostas</w:t>
      </w:r>
      <w:ins w:id="1406" w:author="Ana Cecília Agua de Melo" w:date="2026-05-12T22:50:00Z">
        <w:r>
          <w:rPr>
            <w:rFonts w:ascii="Times New Roman" w:eastAsia="Times New Roman" w:hAnsi="Times New Roman" w:cs="Times New Roman"/>
            <w:sz w:val="20"/>
            <w:szCs w:val="20"/>
          </w:rPr>
          <w:t>. Afinal</w:t>
        </w:r>
      </w:ins>
      <w:del w:id="1407" w:author="Ana Cecília Agua de Melo" w:date="2026-05-12T22:50:00Z">
        <w:r w:rsidDel="00B64F35">
          <w:rPr>
            <w:rFonts w:ascii="Times New Roman" w:eastAsia="Times New Roman" w:hAnsi="Times New Roman" w:cs="Times New Roman"/>
            <w:sz w:val="20"/>
            <w:szCs w:val="20"/>
          </w:rPr>
          <w:delText>, ao final</w:delText>
        </w:r>
      </w:del>
      <w:r>
        <w:rPr>
          <w:rFonts w:ascii="Times New Roman" w:eastAsia="Times New Roman" w:hAnsi="Times New Roman" w:cs="Times New Roman"/>
          <w:sz w:val="20"/>
          <w:szCs w:val="20"/>
        </w:rPr>
        <w:t>, o Bom Retiro é conhecido como um bairro multicultural</w:t>
      </w:r>
      <w:ins w:id="1408" w:author="Ana Cecília Agua de Melo" w:date="2026-05-12T22:50:00Z">
        <w:r>
          <w:rPr>
            <w:rFonts w:ascii="Times New Roman" w:eastAsia="Times New Roman" w:hAnsi="Times New Roman" w:cs="Times New Roman"/>
            <w:sz w:val="20"/>
            <w:szCs w:val="20"/>
          </w:rPr>
          <w:t>, em que transitam e onde se estabelecem</w:t>
        </w:r>
      </w:ins>
      <w:del w:id="1409" w:author="Ana Cecília Agua de Melo" w:date="2026-05-12T22:50:00Z">
        <w:r w:rsidDel="00B64F35">
          <w:rPr>
            <w:rFonts w:ascii="Times New Roman" w:eastAsia="Times New Roman" w:hAnsi="Times New Roman" w:cs="Times New Roman"/>
            <w:sz w:val="20"/>
            <w:szCs w:val="20"/>
          </w:rPr>
          <w:delText xml:space="preserve"> em que</w:delText>
        </w:r>
      </w:del>
      <w:r>
        <w:rPr>
          <w:rFonts w:ascii="Times New Roman" w:eastAsia="Times New Roman" w:hAnsi="Times New Roman" w:cs="Times New Roman"/>
          <w:sz w:val="20"/>
          <w:szCs w:val="20"/>
        </w:rPr>
        <w:t xml:space="preserve"> diversos grupos sociais</w:t>
      </w:r>
      <w:del w:id="1410" w:author="Ana Cecília Agua de Melo" w:date="2026-05-12T22:50:00Z">
        <w:r w:rsidDel="00B64F35">
          <w:rPr>
            <w:rFonts w:ascii="Times New Roman" w:eastAsia="Times New Roman" w:hAnsi="Times New Roman" w:cs="Times New Roman"/>
            <w:sz w:val="20"/>
            <w:szCs w:val="20"/>
          </w:rPr>
          <w:delText xml:space="preserve"> se apropriam</w:delText>
        </w:r>
      </w:del>
      <w:del w:id="1411" w:author="Ana Cecília Agua de Melo" w:date="2026-05-19T21:50:00Z">
        <w:r w:rsidDel="00C80BE9">
          <w:rPr>
            <w:rFonts w:ascii="Times New Roman" w:eastAsia="Times New Roman" w:hAnsi="Times New Roman" w:cs="Times New Roman"/>
            <w:sz w:val="20"/>
            <w:szCs w:val="20"/>
          </w:rPr>
          <w:delText>, sendo eles</w:delText>
        </w:r>
      </w:del>
      <w:r>
        <w:rPr>
          <w:rFonts w:ascii="Times New Roman" w:eastAsia="Times New Roman" w:hAnsi="Times New Roman" w:cs="Times New Roman"/>
          <w:sz w:val="20"/>
          <w:szCs w:val="20"/>
        </w:rPr>
        <w:t>: judeus, coreanos, paraguaios, bolivianos, venezuelanos, nordestinos e comunidades negras, pessoas LGBT+, prostitutas, gregos. A casa se torna um espaço comum, uma outra frequência.</w:t>
      </w:r>
    </w:p>
  </w:footnote>
  <w:footnote w:id="196">
    <w:p w14:paraId="00000206" w14:textId="1F52D15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ins w:id="1415" w:author="Ana Cecília Agua de Melo" w:date="2026-05-23T16:34:00Z">
        <w:r w:rsidR="00AC0869">
          <w:rPr>
            <w:rFonts w:ascii="Times New Roman" w:eastAsia="Times New Roman" w:hAnsi="Times New Roman" w:cs="Times New Roman"/>
            <w:iCs/>
            <w:sz w:val="20"/>
            <w:szCs w:val="20"/>
          </w:rPr>
          <w:t>op. cit</w:t>
        </w:r>
      </w:ins>
      <w:ins w:id="1416" w:author="Ana Cecília Agua de Melo" w:date="2026-05-23T16:35:00Z">
        <w:r w:rsidR="00AC0869">
          <w:rPr>
            <w:rFonts w:ascii="Times New Roman" w:eastAsia="Times New Roman" w:hAnsi="Times New Roman" w:cs="Times New Roman"/>
            <w:iCs/>
            <w:sz w:val="20"/>
            <w:szCs w:val="20"/>
          </w:rPr>
          <w:t>.</w:t>
        </w:r>
      </w:ins>
      <w:del w:id="1417" w:author="Ana Cecília Agua de Melo" w:date="2026-05-23T16:34:00Z">
        <w:r w:rsidDel="00AC0869">
          <w:rPr>
            <w:rFonts w:ascii="Times New Roman" w:eastAsia="Times New Roman" w:hAnsi="Times New Roman" w:cs="Times New Roman"/>
            <w:i/>
            <w:iCs/>
            <w:sz w:val="20"/>
            <w:szCs w:val="20"/>
          </w:rPr>
          <w:delText>Encounter with the eruv: a project toward the city of open enclosures</w:delText>
        </w:r>
      </w:del>
      <w:r>
        <w:rPr>
          <w:rFonts w:ascii="Times New Roman" w:eastAsia="Times New Roman" w:hAnsi="Times New Roman" w:cs="Times New Roman"/>
          <w:sz w:val="20"/>
          <w:szCs w:val="20"/>
        </w:rPr>
        <w:t>, p. 61. (tradução nossa)</w:t>
      </w:r>
    </w:p>
  </w:footnote>
  <w:footnote w:id="197">
    <w:p w14:paraId="0000020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59. (tradução nossa)</w:t>
      </w:r>
    </w:p>
  </w:footnote>
  <w:footnote w:id="198">
    <w:p w14:paraId="0000020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hooks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Yearning</w:t>
      </w:r>
      <w:proofErr w:type="spellEnd"/>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Race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gender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and</w:t>
      </w:r>
      <w:proofErr w:type="spellEnd"/>
      <w:r>
        <w:rPr>
          <w:rFonts w:ascii="Times New Roman" w:eastAsia="Times New Roman" w:hAnsi="Times New Roman" w:cs="Times New Roman"/>
          <w:i/>
          <w:iCs/>
          <w:sz w:val="20"/>
          <w:szCs w:val="20"/>
        </w:rPr>
        <w:t xml:space="preserve"> cultural </w:t>
      </w:r>
      <w:proofErr w:type="spellStart"/>
      <w:r>
        <w:rPr>
          <w:rFonts w:ascii="Times New Roman" w:eastAsia="Times New Roman" w:hAnsi="Times New Roman" w:cs="Times New Roman"/>
          <w:i/>
          <w:iCs/>
          <w:sz w:val="20"/>
          <w:szCs w:val="20"/>
        </w:rPr>
        <w:t>politics</w:t>
      </w:r>
      <w:proofErr w:type="spellEnd"/>
      <w:r>
        <w:rPr>
          <w:rFonts w:ascii="Times New Roman" w:eastAsia="Times New Roman" w:hAnsi="Times New Roman" w:cs="Times New Roman"/>
          <w:sz w:val="20"/>
          <w:szCs w:val="20"/>
        </w:rPr>
        <w:t>, p. 23. (tradução nossa)</w:t>
      </w:r>
    </w:p>
  </w:footnote>
  <w:footnote w:id="199">
    <w:p w14:paraId="00000209" w14:textId="05BB886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ins w:id="1422" w:author="Ana Cecília Agua de Melo" w:date="2026-05-23T16:35:00Z">
        <w:r w:rsidR="00AC0869">
          <w:rPr>
            <w:rFonts w:ascii="Times New Roman" w:eastAsia="Times New Roman" w:hAnsi="Times New Roman" w:cs="Times New Roman"/>
            <w:iCs/>
            <w:sz w:val="20"/>
            <w:szCs w:val="20"/>
          </w:rPr>
          <w:t>op. cit.</w:t>
        </w:r>
      </w:ins>
      <w:del w:id="1423" w:author="Ana Cecília Agua de Melo" w:date="2026-05-23T16:35:00Z">
        <w:r w:rsidDel="00AC0869">
          <w:rPr>
            <w:rFonts w:ascii="Times New Roman" w:eastAsia="Times New Roman" w:hAnsi="Times New Roman" w:cs="Times New Roman"/>
            <w:i/>
            <w:iCs/>
            <w:sz w:val="20"/>
            <w:szCs w:val="20"/>
          </w:rPr>
          <w:delText>Encounter with the eruv: a project toward the city of open enclosures</w:delText>
        </w:r>
      </w:del>
      <w:r>
        <w:rPr>
          <w:rFonts w:ascii="Times New Roman" w:eastAsia="Times New Roman" w:hAnsi="Times New Roman" w:cs="Times New Roman"/>
          <w:sz w:val="20"/>
          <w:szCs w:val="20"/>
        </w:rPr>
        <w:t>, p. 59. (tradução nossa)</w:t>
      </w:r>
    </w:p>
  </w:footnote>
  <w:footnote w:id="200">
    <w:p w14:paraId="0000020A" w14:textId="6A2164C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Desmanchar é o ato de alterar ou desfazer o aspecto, a forma ou a arrumação de um determinado objeto, bem como desarranjar, desalinhar e desarrumar suas estruturas. “Desmanchar” é o verbo que permite</w:t>
      </w:r>
      <w:del w:id="1428" w:author="Ana Cecília Agua de Melo" w:date="2026-05-12T23:09:00Z">
        <w:r w:rsidDel="005C0EFB">
          <w:rPr>
            <w:rFonts w:ascii="Times New Roman" w:eastAsia="Times New Roman" w:hAnsi="Times New Roman" w:cs="Times New Roman"/>
            <w:sz w:val="20"/>
            <w:szCs w:val="20"/>
          </w:rPr>
          <w:delText xml:space="preserve"> com</w:delText>
        </w:r>
      </w:del>
      <w:r>
        <w:rPr>
          <w:rFonts w:ascii="Times New Roman" w:eastAsia="Times New Roman" w:hAnsi="Times New Roman" w:cs="Times New Roman"/>
          <w:sz w:val="20"/>
          <w:szCs w:val="20"/>
        </w:rPr>
        <w:t xml:space="preserve"> que partículas moleculares</w:t>
      </w:r>
      <w:ins w:id="1429" w:author="Ana Cecília Agua de Melo" w:date="2026-05-19T21:53:00Z">
        <w:r>
          <w:rPr>
            <w:rFonts w:ascii="Times New Roman" w:eastAsia="Times New Roman" w:hAnsi="Times New Roman" w:cs="Times New Roman"/>
            <w:sz w:val="20"/>
            <w:szCs w:val="20"/>
          </w:rPr>
          <w:t xml:space="preserve"> se</w:t>
        </w:r>
      </w:ins>
      <w:r>
        <w:rPr>
          <w:rFonts w:ascii="Times New Roman" w:eastAsia="Times New Roman" w:hAnsi="Times New Roman" w:cs="Times New Roman"/>
          <w:sz w:val="20"/>
          <w:szCs w:val="20"/>
        </w:rPr>
        <w:t xml:space="preserve"> desintegr</w:t>
      </w:r>
      <w:ins w:id="1430" w:author="Ana Cecília Agua de Melo" w:date="2026-05-12T23:09:00Z">
        <w:r>
          <w:rPr>
            <w:rFonts w:ascii="Times New Roman" w:eastAsia="Times New Roman" w:hAnsi="Times New Roman" w:cs="Times New Roman"/>
            <w:sz w:val="20"/>
            <w:szCs w:val="20"/>
          </w:rPr>
          <w:t>e</w:t>
        </w:r>
      </w:ins>
      <w:del w:id="1431" w:author="Ana Cecília Agua de Melo" w:date="2026-05-12T23:09:00Z">
        <w:r w:rsidDel="005C0EFB">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m</w:t>
      </w:r>
      <w:ins w:id="1432" w:author="Ana Cecília Agua de Melo" w:date="2026-05-19T21:53:00Z">
        <w:r>
          <w:rPr>
            <w:rFonts w:ascii="Times New Roman" w:eastAsia="Times New Roman" w:hAnsi="Times New Roman" w:cs="Times New Roman"/>
            <w:sz w:val="20"/>
            <w:szCs w:val="20"/>
          </w:rPr>
          <w:t xml:space="preserve">. </w:t>
        </w:r>
      </w:ins>
      <w:ins w:id="1433" w:author="Ana Cecília Agua de Melo" w:date="2026-05-19T21:54:00Z">
        <w:r>
          <w:rPr>
            <w:rFonts w:ascii="Times New Roman" w:eastAsia="Times New Roman" w:hAnsi="Times New Roman" w:cs="Times New Roman"/>
            <w:sz w:val="20"/>
            <w:szCs w:val="20"/>
          </w:rPr>
          <w:t xml:space="preserve">O </w:t>
        </w:r>
      </w:ins>
      <w:del w:id="1434" w:author="Ana Cecília Agua de Melo" w:date="2026-05-19T21:53:00Z">
        <w:r w:rsidDel="00A77302">
          <w:rPr>
            <w:rFonts w:ascii="Times New Roman" w:eastAsia="Times New Roman" w:hAnsi="Times New Roman" w:cs="Times New Roman"/>
            <w:sz w:val="20"/>
            <w:szCs w:val="20"/>
          </w:rPr>
          <w:delText xml:space="preserve">, o </w:delText>
        </w:r>
      </w:del>
      <w:r>
        <w:rPr>
          <w:rFonts w:ascii="Times New Roman" w:eastAsia="Times New Roman" w:hAnsi="Times New Roman" w:cs="Times New Roman"/>
          <w:sz w:val="20"/>
          <w:szCs w:val="20"/>
        </w:rPr>
        <w:t xml:space="preserve">objeto/corpo simplesmente some e seus resquícios – que passam a ser microscópicos – voam pelo ar. 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em seu aspecto visível-invisível, se desintegra com facilidade. Por ser um objeto móvel e </w:t>
      </w:r>
      <w:proofErr w:type="spellStart"/>
      <w:r>
        <w:rPr>
          <w:rFonts w:ascii="Times New Roman" w:eastAsia="Times New Roman" w:hAnsi="Times New Roman" w:cs="Times New Roman"/>
          <w:sz w:val="20"/>
          <w:szCs w:val="20"/>
        </w:rPr>
        <w:t>diaspórico</w:t>
      </w:r>
      <w:proofErr w:type="spellEnd"/>
      <w:r>
        <w:rPr>
          <w:rFonts w:ascii="Times New Roman" w:eastAsia="Times New Roman" w:hAnsi="Times New Roman" w:cs="Times New Roman"/>
          <w:sz w:val="20"/>
          <w:szCs w:val="20"/>
        </w:rPr>
        <w:t xml:space="preserve"> permite </w:t>
      </w:r>
      <w:del w:id="1435" w:author="Ana Cecília Agua de Melo" w:date="2026-05-12T23:09:00Z">
        <w:r w:rsidDel="005C0EFB">
          <w:rPr>
            <w:rFonts w:ascii="Times New Roman" w:eastAsia="Times New Roman" w:hAnsi="Times New Roman" w:cs="Times New Roman"/>
            <w:sz w:val="20"/>
            <w:szCs w:val="20"/>
          </w:rPr>
          <w:delText xml:space="preserve">com </w:delText>
        </w:r>
      </w:del>
      <w:r>
        <w:rPr>
          <w:rFonts w:ascii="Times New Roman" w:eastAsia="Times New Roman" w:hAnsi="Times New Roman" w:cs="Times New Roman"/>
          <w:sz w:val="20"/>
          <w:szCs w:val="20"/>
        </w:rPr>
        <w:t>que seus limites se expand</w:t>
      </w:r>
      <w:ins w:id="1436" w:author="Ana Cecília Agua de Melo" w:date="2026-05-12T23:09:00Z">
        <w:r>
          <w:rPr>
            <w:rFonts w:ascii="Times New Roman" w:eastAsia="Times New Roman" w:hAnsi="Times New Roman" w:cs="Times New Roman"/>
            <w:sz w:val="20"/>
            <w:szCs w:val="20"/>
          </w:rPr>
          <w:t>am</w:t>
        </w:r>
      </w:ins>
      <w:del w:id="1437" w:author="Ana Cecília Agua de Melo" w:date="2026-05-12T23:09:00Z">
        <w:r w:rsidDel="005C0EFB">
          <w:rPr>
            <w:rFonts w:ascii="Times New Roman" w:eastAsia="Times New Roman" w:hAnsi="Times New Roman" w:cs="Times New Roman"/>
            <w:sz w:val="20"/>
            <w:szCs w:val="20"/>
          </w:rPr>
          <w:delText>em</w:delText>
        </w:r>
      </w:del>
      <w:r>
        <w:rPr>
          <w:rFonts w:ascii="Times New Roman" w:eastAsia="Times New Roman" w:hAnsi="Times New Roman" w:cs="Times New Roman"/>
          <w:sz w:val="20"/>
          <w:szCs w:val="20"/>
        </w:rPr>
        <w:t xml:space="preserve"> (ou se retra</w:t>
      </w:r>
      <w:ins w:id="1438" w:author="Ana Cecília Agua de Melo" w:date="2026-05-12T23:10:00Z">
        <w:r>
          <w:rPr>
            <w:rFonts w:ascii="Times New Roman" w:eastAsia="Times New Roman" w:hAnsi="Times New Roman" w:cs="Times New Roman"/>
            <w:sz w:val="20"/>
            <w:szCs w:val="20"/>
          </w:rPr>
          <w:t>iam</w:t>
        </w:r>
      </w:ins>
      <w:del w:id="1439" w:author="Ana Cecília Agua de Melo" w:date="2026-05-12T23:09:00Z">
        <w:r w:rsidDel="005C0EFB">
          <w:rPr>
            <w:rFonts w:ascii="Times New Roman" w:eastAsia="Times New Roman" w:hAnsi="Times New Roman" w:cs="Times New Roman"/>
            <w:sz w:val="20"/>
            <w:szCs w:val="20"/>
          </w:rPr>
          <w:delText>em</w:delText>
        </w:r>
      </w:del>
      <w:r>
        <w:rPr>
          <w:rFonts w:ascii="Times New Roman" w:eastAsia="Times New Roman" w:hAnsi="Times New Roman" w:cs="Times New Roman"/>
          <w:sz w:val="20"/>
          <w:szCs w:val="20"/>
        </w:rPr>
        <w:t>), construindo e consolidando localidades – até que estes locais se desvaneçam.</w:t>
      </w:r>
    </w:p>
  </w:footnote>
  <w:footnote w:id="201">
    <w:p w14:paraId="0000020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Heterotopia</w:t>
      </w:r>
      <w:proofErr w:type="spellEnd"/>
      <w:r>
        <w:rPr>
          <w:rFonts w:ascii="Times New Roman" w:eastAsia="Times New Roman" w:hAnsi="Times New Roman" w:cs="Times New Roman"/>
          <w:sz w:val="20"/>
          <w:szCs w:val="20"/>
        </w:rPr>
        <w:t xml:space="preserve"> é um conceito da geografia humana que descreve lugares que funcionam em condições não hegemônicas, com múltiplas camadas de significação. As </w:t>
      </w:r>
      <w:proofErr w:type="spellStart"/>
      <w:r>
        <w:rPr>
          <w:rFonts w:ascii="Times New Roman" w:eastAsia="Times New Roman" w:hAnsi="Times New Roman" w:cs="Times New Roman"/>
          <w:sz w:val="20"/>
          <w:szCs w:val="20"/>
        </w:rPr>
        <w:t>heterotopias</w:t>
      </w:r>
      <w:proofErr w:type="spellEnd"/>
      <w:r>
        <w:rPr>
          <w:rFonts w:ascii="Times New Roman" w:eastAsia="Times New Roman" w:hAnsi="Times New Roman" w:cs="Times New Roman"/>
          <w:sz w:val="20"/>
          <w:szCs w:val="20"/>
        </w:rPr>
        <w:t xml:space="preserve"> são espaços de alteridade, simultaneamente físicos e mentais.</w:t>
      </w:r>
    </w:p>
  </w:footnote>
  <w:footnote w:id="202">
    <w:p w14:paraId="0000020C" w14:textId="77C6B03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 </w:t>
      </w:r>
      <w:ins w:id="1447" w:author="Ana Cecília Agua de Melo" w:date="2026-05-23T16:36:00Z">
        <w:r w:rsidR="00AC0869">
          <w:rPr>
            <w:rFonts w:ascii="Times New Roman" w:eastAsia="Times New Roman" w:hAnsi="Times New Roman" w:cs="Times New Roman"/>
            <w:iCs/>
            <w:sz w:val="20"/>
            <w:szCs w:val="20"/>
          </w:rPr>
          <w:t>op. cit.</w:t>
        </w:r>
      </w:ins>
      <w:del w:id="1448" w:author="Ana Cecília Agua de Melo" w:date="2026-05-23T16:36:00Z">
        <w:r w:rsidDel="00AC0869">
          <w:rPr>
            <w:rFonts w:ascii="Times New Roman" w:eastAsia="Times New Roman" w:hAnsi="Times New Roman" w:cs="Times New Roman"/>
            <w:i/>
            <w:iCs/>
            <w:sz w:val="20"/>
            <w:szCs w:val="20"/>
          </w:rPr>
          <w:delText>Cosmopoéticas do Refúgio</w:delText>
        </w:r>
      </w:del>
      <w:r>
        <w:rPr>
          <w:rFonts w:ascii="Times New Roman" w:eastAsia="Times New Roman" w:hAnsi="Times New Roman" w:cs="Times New Roman"/>
          <w:sz w:val="20"/>
          <w:szCs w:val="20"/>
        </w:rPr>
        <w:t>, p. 52.</w:t>
      </w:r>
    </w:p>
  </w:footnote>
  <w:footnote w:id="203">
    <w:p w14:paraId="0000020D" w14:textId="15E245A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w:t>
      </w:r>
      <w:proofErr w:type="spellStart"/>
      <w:r>
        <w:rPr>
          <w:rFonts w:ascii="Times New Roman" w:eastAsia="Times New Roman" w:hAnsi="Times New Roman" w:cs="Times New Roman"/>
          <w:sz w:val="20"/>
          <w:szCs w:val="20"/>
        </w:rPr>
        <w:t>Denètém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Touam</w:t>
      </w:r>
      <w:proofErr w:type="spellEnd"/>
      <w:r>
        <w:rPr>
          <w:rFonts w:ascii="Times New Roman" w:eastAsia="Times New Roman" w:hAnsi="Times New Roman" w:cs="Times New Roman"/>
          <w:sz w:val="20"/>
          <w:szCs w:val="20"/>
        </w:rPr>
        <w:t xml:space="preserve"> Bona, filho de pai centro-africano e de mãe francesa, procura construir pontes e sentidos </w:t>
      </w:r>
      <w:ins w:id="1450" w:author="Ana Cecília Agua de Melo" w:date="2026-05-12T23:13:00Z">
        <w:r>
          <w:rPr>
            <w:rFonts w:ascii="Times New Roman" w:eastAsia="Times New Roman" w:hAnsi="Times New Roman" w:cs="Times New Roman"/>
            <w:sz w:val="20"/>
            <w:szCs w:val="20"/>
          </w:rPr>
          <w:t>para</w:t>
        </w:r>
      </w:ins>
      <w:del w:id="1451" w:author="Ana Cecília Agua de Melo" w:date="2026-05-12T23:13:00Z">
        <w:r w:rsidDel="005C0EFB">
          <w:rPr>
            <w:rFonts w:ascii="Times New Roman" w:eastAsia="Times New Roman" w:hAnsi="Times New Roman" w:cs="Times New Roman"/>
            <w:sz w:val="20"/>
            <w:szCs w:val="20"/>
          </w:rPr>
          <w:delText>à</w:delText>
        </w:r>
      </w:del>
      <w:r>
        <w:rPr>
          <w:rFonts w:ascii="Times New Roman" w:eastAsia="Times New Roman" w:hAnsi="Times New Roman" w:cs="Times New Roman"/>
          <w:sz w:val="20"/>
          <w:szCs w:val="20"/>
        </w:rPr>
        <w:t xml:space="preserve"> uma identidade fronteiriça em um mundo que, ainda hoje, torce</w:t>
      </w:r>
      <w:del w:id="1452" w:author="Ana Cecília Agua de Melo" w:date="2026-05-12T23:13:00Z">
        <w:r w:rsidDel="005C0EFB">
          <w:rPr>
            <w:rFonts w:ascii="Times New Roman" w:eastAsia="Times New Roman" w:hAnsi="Times New Roman" w:cs="Times New Roman"/>
            <w:sz w:val="20"/>
            <w:szCs w:val="20"/>
          </w:rPr>
          <w:delText>m</w:delText>
        </w:r>
      </w:del>
      <w:r>
        <w:rPr>
          <w:rFonts w:ascii="Times New Roman" w:eastAsia="Times New Roman" w:hAnsi="Times New Roman" w:cs="Times New Roman"/>
          <w:sz w:val="20"/>
          <w:szCs w:val="20"/>
        </w:rPr>
        <w:t xml:space="preserve"> a </w:t>
      </w:r>
      <w:r>
        <w:rPr>
          <w:rFonts w:ascii="Times New Roman" w:eastAsia="Times New Roman" w:hAnsi="Times New Roman" w:cs="Times New Roman"/>
          <w:i/>
          <w:iCs/>
          <w:sz w:val="20"/>
          <w:szCs w:val="20"/>
        </w:rPr>
        <w:t>“linha da cor”</w:t>
      </w:r>
      <w:r>
        <w:rPr>
          <w:rFonts w:ascii="Times New Roman" w:eastAsia="Times New Roman" w:hAnsi="Times New Roman" w:cs="Times New Roman"/>
          <w:sz w:val="20"/>
          <w:szCs w:val="20"/>
        </w:rPr>
        <w:t xml:space="preserve">. Em seus projetos, obras e escritos, o autor busca fazer do </w:t>
      </w:r>
      <w:proofErr w:type="spellStart"/>
      <w:r>
        <w:rPr>
          <w:rFonts w:ascii="Times New Roman" w:eastAsia="Times New Roman" w:hAnsi="Times New Roman" w:cs="Times New Roman"/>
          <w:sz w:val="20"/>
          <w:szCs w:val="20"/>
        </w:rPr>
        <w:t>aquilombamento</w:t>
      </w:r>
      <w:proofErr w:type="spellEnd"/>
      <w:r>
        <w:rPr>
          <w:rFonts w:ascii="Times New Roman" w:eastAsia="Times New Roman" w:hAnsi="Times New Roman" w:cs="Times New Roman"/>
          <w:sz w:val="20"/>
          <w:szCs w:val="20"/>
        </w:rPr>
        <w:t xml:space="preserve"> (a arte da fuga e evasão dos escravizados) um objeto filosófico por si só, usado para pensar o mundo contemporâneo, as fronteiras, os corpos/comunidades desviantes, bem como as constantes necessidades de fuga</w:t>
      </w:r>
      <w:del w:id="1453" w:author="Ana Cecília Agua de Melo" w:date="2026-05-12T23:13:00Z">
        <w:r w:rsidDel="005C0EFB">
          <w:rPr>
            <w:rFonts w:ascii="Times New Roman" w:eastAsia="Times New Roman" w:hAnsi="Times New Roman" w:cs="Times New Roman"/>
            <w:sz w:val="20"/>
            <w:szCs w:val="20"/>
          </w:rPr>
          <w:delText>s</w:delText>
        </w:r>
      </w:del>
      <w:r>
        <w:rPr>
          <w:rFonts w:ascii="Times New Roman" w:eastAsia="Times New Roman" w:hAnsi="Times New Roman" w:cs="Times New Roman"/>
          <w:sz w:val="20"/>
          <w:szCs w:val="20"/>
        </w:rPr>
        <w:t xml:space="preserve"> – </w:t>
      </w:r>
      <w:del w:id="1454" w:author="Ana Cecília Agua de Melo" w:date="2026-05-12T23:13:00Z">
        <w:r w:rsidDel="005C0EFB">
          <w:rPr>
            <w:rFonts w:ascii="Times New Roman" w:eastAsia="Times New Roman" w:hAnsi="Times New Roman" w:cs="Times New Roman"/>
            <w:sz w:val="20"/>
            <w:szCs w:val="20"/>
          </w:rPr>
          <w:delText xml:space="preserve">seja elas </w:delText>
        </w:r>
      </w:del>
      <w:r>
        <w:rPr>
          <w:rFonts w:ascii="Times New Roman" w:eastAsia="Times New Roman" w:hAnsi="Times New Roman" w:cs="Times New Roman"/>
          <w:sz w:val="20"/>
          <w:szCs w:val="20"/>
        </w:rPr>
        <w:t>de territorialidades físicas ou imaginárias.</w:t>
      </w:r>
    </w:p>
  </w:footnote>
  <w:footnote w:id="204">
    <w:p w14:paraId="0000020E" w14:textId="7658F32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ins w:id="1458" w:author="Ana Cecília Agua de Melo" w:date="2026-05-23T16:36:00Z">
        <w:r w:rsidR="00AC0869">
          <w:rPr>
            <w:rFonts w:ascii="Times New Roman" w:eastAsia="Times New Roman" w:hAnsi="Times New Roman" w:cs="Times New Roman"/>
            <w:iCs/>
            <w:sz w:val="20"/>
            <w:szCs w:val="20"/>
          </w:rPr>
          <w:t>Ibidem</w:t>
        </w:r>
      </w:ins>
      <w:del w:id="1459" w:author="Ana Cecília Agua de Melo" w:date="2026-05-23T16:36:00Z">
        <w:r w:rsidDel="00AC0869">
          <w:rPr>
            <w:rFonts w:ascii="Times New Roman" w:eastAsia="Times New Roman" w:hAnsi="Times New Roman" w:cs="Times New Roman"/>
            <w:sz w:val="20"/>
            <w:szCs w:val="20"/>
          </w:rPr>
          <w:delText xml:space="preserve">BONA, </w:delText>
        </w:r>
        <w:r w:rsidDel="00AC0869">
          <w:rPr>
            <w:rFonts w:ascii="Times New Roman" w:eastAsia="Times New Roman" w:hAnsi="Times New Roman" w:cs="Times New Roman"/>
            <w:i/>
            <w:iCs/>
            <w:sz w:val="20"/>
            <w:szCs w:val="20"/>
          </w:rPr>
          <w:delText>Cosmopoéticas do Refúgio</w:delText>
        </w:r>
      </w:del>
      <w:r>
        <w:rPr>
          <w:rFonts w:ascii="Times New Roman" w:eastAsia="Times New Roman" w:hAnsi="Times New Roman" w:cs="Times New Roman"/>
          <w:sz w:val="20"/>
          <w:szCs w:val="20"/>
        </w:rPr>
        <w:t>, p. 42.</w:t>
      </w:r>
    </w:p>
  </w:footnote>
  <w:footnote w:id="205">
    <w:p w14:paraId="0000020F" w14:textId="2A32C62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RAGO, </w:t>
      </w:r>
      <w:ins w:id="1472" w:author="Ana Cecília Agua de Melo" w:date="2026-05-23T16:37:00Z">
        <w:r w:rsidR="006A0DB0">
          <w:rPr>
            <w:rFonts w:ascii="Times New Roman" w:eastAsia="Times New Roman" w:hAnsi="Times New Roman" w:cs="Times New Roman"/>
            <w:iCs/>
            <w:sz w:val="20"/>
            <w:szCs w:val="20"/>
          </w:rPr>
          <w:t>op. cit.</w:t>
        </w:r>
      </w:ins>
      <w:del w:id="1473" w:author="Ana Cecília Agua de Melo" w:date="2026-05-23T16:37:00Z">
        <w:r w:rsidDel="006A0DB0">
          <w:rPr>
            <w:rFonts w:ascii="Times New Roman" w:eastAsia="Times New Roman" w:hAnsi="Times New Roman" w:cs="Times New Roman"/>
            <w:i/>
            <w:iCs/>
            <w:sz w:val="20"/>
            <w:szCs w:val="20"/>
          </w:rPr>
          <w:delText>Inventar outros espaços, criar subjetividades libertárias</w:delText>
        </w:r>
      </w:del>
      <w:r>
        <w:rPr>
          <w:rFonts w:ascii="Times New Roman" w:eastAsia="Times New Roman" w:hAnsi="Times New Roman" w:cs="Times New Roman"/>
          <w:sz w:val="20"/>
          <w:szCs w:val="20"/>
        </w:rPr>
        <w:t>, p. 13.</w:t>
      </w:r>
    </w:p>
  </w:footnote>
  <w:footnote w:id="206">
    <w:p w14:paraId="0000021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tempo não é elipsoidal, muito menos linear. Trata-se de pensar o tempo enquanto uma multiplicidade: </w:t>
      </w:r>
      <w:r>
        <w:rPr>
          <w:rFonts w:ascii="Times New Roman" w:eastAsia="Times New Roman" w:hAnsi="Times New Roman" w:cs="Times New Roman"/>
          <w:i/>
          <w:iCs/>
          <w:sz w:val="20"/>
          <w:szCs w:val="20"/>
        </w:rPr>
        <w:t xml:space="preserve">“coexistência de múltiplas temporalidades em um mesmo momento, objeto, situação, </w:t>
      </w:r>
      <w:proofErr w:type="gramStart"/>
      <w:r>
        <w:rPr>
          <w:rFonts w:ascii="Times New Roman" w:eastAsia="Times New Roman" w:hAnsi="Times New Roman" w:cs="Times New Roman"/>
          <w:i/>
          <w:iCs/>
          <w:sz w:val="20"/>
          <w:szCs w:val="20"/>
        </w:rPr>
        <w:t>relação”</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Trata-se, aqui, de pensar o tempo como um rizoma temporal. </w:t>
      </w:r>
    </w:p>
    <w:p w14:paraId="00000211" w14:textId="013DCAB3" w:rsidR="00BE0CF3" w:rsidRDefault="00BE0CF3">
      <w:pPr>
        <w:spacing w:line="240" w:lineRule="auto"/>
        <w:jc w:val="both"/>
      </w:pPr>
      <w:r>
        <w:rPr>
          <w:rFonts w:ascii="Times New Roman" w:eastAsia="Times New Roman" w:hAnsi="Times New Roman" w:cs="Times New Roman"/>
          <w:sz w:val="20"/>
          <w:szCs w:val="20"/>
        </w:rPr>
        <w:t xml:space="preserve">42/¹ </w:t>
      </w:r>
      <w:ins w:id="1474" w:author="Ana Cecília Agua de Melo" w:date="2026-05-23T16:37:00Z">
        <w:r w:rsidR="006A0DB0">
          <w:rPr>
            <w:rFonts w:ascii="Times New Roman" w:eastAsia="Times New Roman" w:hAnsi="Times New Roman" w:cs="Times New Roman"/>
            <w:iCs/>
            <w:sz w:val="20"/>
            <w:szCs w:val="20"/>
          </w:rPr>
          <w:t>Ibidem</w:t>
        </w:r>
      </w:ins>
      <w:del w:id="1475" w:author="Ana Cecília Agua de Melo" w:date="2026-05-23T16:37:00Z">
        <w:r w:rsidDel="006A0DB0">
          <w:rPr>
            <w:rFonts w:ascii="Times New Roman" w:eastAsia="Times New Roman" w:hAnsi="Times New Roman" w:cs="Times New Roman"/>
            <w:sz w:val="20"/>
            <w:szCs w:val="20"/>
          </w:rPr>
          <w:delText xml:space="preserve">RAGO, </w:delText>
        </w:r>
      </w:del>
      <w:del w:id="1476" w:author="Ana Cecília Agua de Melo" w:date="2026-05-23T15:14:00Z">
        <w:r w:rsidDel="00233993">
          <w:rPr>
            <w:rFonts w:ascii="Times New Roman" w:eastAsia="Times New Roman" w:hAnsi="Times New Roman" w:cs="Times New Roman"/>
            <w:i/>
            <w:iCs/>
            <w:sz w:val="20"/>
            <w:szCs w:val="20"/>
          </w:rPr>
          <w:delText>Inventar outros espaços, criar subjetividades libertárias</w:delText>
        </w:r>
      </w:del>
      <w:r>
        <w:rPr>
          <w:rFonts w:ascii="Times New Roman" w:eastAsia="Times New Roman" w:hAnsi="Times New Roman" w:cs="Times New Roman"/>
          <w:sz w:val="20"/>
          <w:szCs w:val="20"/>
        </w:rPr>
        <w:t>, p. 11.</w:t>
      </w:r>
    </w:p>
  </w:footnote>
  <w:footnote w:id="207">
    <w:p w14:paraId="00000212" w14:textId="77757B0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ins w:id="1481" w:author="Ana Cecília Agua de Melo" w:date="2026-05-23T15:14:00Z">
        <w:r w:rsidR="00233993">
          <w:rPr>
            <w:rFonts w:ascii="Times New Roman" w:eastAsia="Times New Roman" w:hAnsi="Times New Roman" w:cs="Times New Roman"/>
            <w:iCs/>
            <w:sz w:val="20"/>
            <w:szCs w:val="20"/>
          </w:rPr>
          <w:t>Ibid</w:t>
        </w:r>
      </w:ins>
      <w:ins w:id="1482" w:author="Ana Cecília Agua de Melo" w:date="2026-05-23T16:37:00Z">
        <w:r w:rsidR="006A0DB0">
          <w:rPr>
            <w:rFonts w:ascii="Times New Roman" w:eastAsia="Times New Roman" w:hAnsi="Times New Roman" w:cs="Times New Roman"/>
            <w:iCs/>
            <w:sz w:val="20"/>
            <w:szCs w:val="20"/>
          </w:rPr>
          <w:t>em</w:t>
        </w:r>
      </w:ins>
      <w:del w:id="1483" w:author="Ana Cecília Agua de Melo" w:date="2026-05-23T15:14:00Z">
        <w:r w:rsidDel="00233993">
          <w:rPr>
            <w:rFonts w:ascii="Times New Roman" w:eastAsia="Times New Roman" w:hAnsi="Times New Roman" w:cs="Times New Roman"/>
            <w:sz w:val="20"/>
            <w:szCs w:val="20"/>
          </w:rPr>
          <w:delText xml:space="preserve">RAGO, </w:delText>
        </w:r>
        <w:r w:rsidDel="00233993">
          <w:rPr>
            <w:rFonts w:ascii="Times New Roman" w:eastAsia="Times New Roman" w:hAnsi="Times New Roman" w:cs="Times New Roman"/>
            <w:i/>
            <w:iCs/>
            <w:sz w:val="20"/>
            <w:szCs w:val="20"/>
          </w:rPr>
          <w:delText>Inventar outros espaços, criar subjetividades libertárias</w:delText>
        </w:r>
      </w:del>
      <w:r>
        <w:rPr>
          <w:rFonts w:ascii="Times New Roman" w:eastAsia="Times New Roman" w:hAnsi="Times New Roman" w:cs="Times New Roman"/>
          <w:sz w:val="20"/>
          <w:szCs w:val="20"/>
        </w:rPr>
        <w:t>, p. 14.</w:t>
      </w:r>
    </w:p>
  </w:footnote>
  <w:footnote w:id="208">
    <w:p w14:paraId="00000213" w14:textId="5E8C33C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FOUCAULT apud</w:t>
      </w:r>
      <w:ins w:id="1485" w:author="Ana Cecília Agua de Melo" w:date="2026-05-19T22:02:00Z">
        <w:r>
          <w:rPr>
            <w:rFonts w:ascii="Times New Roman" w:eastAsia="Times New Roman" w:hAnsi="Times New Roman" w:cs="Times New Roman"/>
            <w:sz w:val="20"/>
            <w:szCs w:val="20"/>
          </w:rPr>
          <w:t xml:space="preserve"> </w:t>
        </w:r>
      </w:ins>
      <w:del w:id="1486" w:author="Ana Cecília Agua de Melo" w:date="2026-05-19T22:02:00Z">
        <w:r w:rsidDel="006A7D8E">
          <w:rPr>
            <w:rFonts w:ascii="Times New Roman" w:eastAsia="Times New Roman" w:hAnsi="Times New Roman" w:cs="Times New Roman"/>
            <w:sz w:val="20"/>
            <w:szCs w:val="20"/>
          </w:rPr>
          <w:delText>.</w:delText>
        </w:r>
      </w:del>
      <w:ins w:id="1487" w:author="Ana Cecília Agua de Melo" w:date="2026-05-23T15:15:00Z">
        <w:r w:rsidR="00233993">
          <w:rPr>
            <w:rFonts w:ascii="Times New Roman" w:eastAsia="Times New Roman" w:hAnsi="Times New Roman" w:cs="Times New Roman"/>
            <w:iCs/>
            <w:sz w:val="20"/>
            <w:szCs w:val="20"/>
          </w:rPr>
          <w:t>ibid</w:t>
        </w:r>
      </w:ins>
      <w:ins w:id="1488" w:author="Ana Cecília Agua de Melo" w:date="2026-05-23T16:38:00Z">
        <w:r w:rsidR="006A0DB0">
          <w:rPr>
            <w:rFonts w:ascii="Times New Roman" w:eastAsia="Times New Roman" w:hAnsi="Times New Roman" w:cs="Times New Roman"/>
            <w:iCs/>
            <w:sz w:val="20"/>
            <w:szCs w:val="20"/>
          </w:rPr>
          <w:t>em</w:t>
        </w:r>
      </w:ins>
      <w:del w:id="1489" w:author="Ana Cecília Agua de Melo" w:date="2026-05-23T15:15:00Z">
        <w:r w:rsidDel="00233993">
          <w:rPr>
            <w:rFonts w:ascii="Times New Roman" w:eastAsia="Times New Roman" w:hAnsi="Times New Roman" w:cs="Times New Roman"/>
            <w:sz w:val="20"/>
            <w:szCs w:val="20"/>
          </w:rPr>
          <w:delText xml:space="preserve">RAGO, </w:delText>
        </w:r>
        <w:r w:rsidDel="00233993">
          <w:rPr>
            <w:rFonts w:ascii="Times New Roman" w:eastAsia="Times New Roman" w:hAnsi="Times New Roman" w:cs="Times New Roman"/>
            <w:i/>
            <w:iCs/>
            <w:sz w:val="20"/>
            <w:szCs w:val="20"/>
          </w:rPr>
          <w:delText>Inventar outros espaços, criar subjetividades libertárias</w:delText>
        </w:r>
      </w:del>
      <w:r>
        <w:rPr>
          <w:rFonts w:ascii="Times New Roman" w:eastAsia="Times New Roman" w:hAnsi="Times New Roman" w:cs="Times New Roman"/>
          <w:sz w:val="20"/>
          <w:szCs w:val="20"/>
        </w:rPr>
        <w:t>, p. 14.</w:t>
      </w:r>
    </w:p>
  </w:footnote>
  <w:footnote w:id="209">
    <w:p w14:paraId="00000214" w14:textId="31111C8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495" w:author="Ana Cecília Agua de Melo" w:date="2026-05-23T16:38:00Z">
        <w:r w:rsidR="006A0DB0">
          <w:rPr>
            <w:rFonts w:ascii="Times New Roman" w:eastAsia="Times New Roman" w:hAnsi="Times New Roman" w:cs="Times New Roman"/>
            <w:iCs/>
            <w:sz w:val="20"/>
            <w:szCs w:val="20"/>
          </w:rPr>
          <w:t>op. cit.</w:t>
        </w:r>
      </w:ins>
      <w:del w:id="1496" w:author="Ana Cecília Agua de Melo" w:date="2026-05-23T16:38: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p.166.</w:t>
      </w:r>
    </w:p>
  </w:footnote>
  <w:footnote w:id="210">
    <w:p w14:paraId="00000215" w14:textId="5FB3F92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palavra “dispersão” provém da raiz grega “</w:t>
      </w:r>
      <w:proofErr w:type="spellStart"/>
      <w:r>
        <w:rPr>
          <w:rFonts w:ascii="Times New Roman" w:eastAsia="Times New Roman" w:hAnsi="Times New Roman" w:cs="Times New Roman"/>
          <w:sz w:val="20"/>
          <w:szCs w:val="20"/>
        </w:rPr>
        <w:t>diasperein</w:t>
      </w:r>
      <w:proofErr w:type="spellEnd"/>
      <w:r>
        <w:rPr>
          <w:rFonts w:ascii="Times New Roman" w:eastAsia="Times New Roman" w:hAnsi="Times New Roman" w:cs="Times New Roman"/>
          <w:sz w:val="20"/>
          <w:szCs w:val="20"/>
        </w:rPr>
        <w:t>”: dispersar, espalhar, disseminar. O prefixo “dia” (através de) unido</w:t>
      </w:r>
      <w:del w:id="1501" w:author="Ana Cecília Agua de Melo" w:date="2026-05-12T23:18:00Z">
        <w:r w:rsidDel="005C0EFB">
          <w:rPr>
            <w:rFonts w:ascii="Times New Roman" w:eastAsia="Times New Roman" w:hAnsi="Times New Roman" w:cs="Times New Roman"/>
            <w:sz w:val="20"/>
            <w:szCs w:val="20"/>
          </w:rPr>
          <w:delText>s</w:delText>
        </w:r>
      </w:del>
      <w:r>
        <w:rPr>
          <w:rFonts w:ascii="Times New Roman" w:eastAsia="Times New Roman" w:hAnsi="Times New Roman" w:cs="Times New Roman"/>
          <w:sz w:val="20"/>
          <w:szCs w:val="20"/>
        </w:rPr>
        <w:t xml:space="preserve"> à ra</w:t>
      </w:r>
      <w:ins w:id="1502" w:author="Ana Cecília Agua de Melo" w:date="2026-05-12T23:19:00Z">
        <w:r>
          <w:rPr>
            <w:rFonts w:ascii="Times New Roman" w:eastAsia="Times New Roman" w:hAnsi="Times New Roman" w:cs="Times New Roman"/>
            <w:sz w:val="20"/>
            <w:szCs w:val="20"/>
          </w:rPr>
          <w:t>i</w:t>
        </w:r>
      </w:ins>
      <w:del w:id="1503" w:author="Ana Cecília Agua de Melo" w:date="2026-05-12T23:19:00Z">
        <w:r w:rsidDel="005C0EFB">
          <w:rPr>
            <w:rFonts w:ascii="Times New Roman" w:eastAsia="Times New Roman" w:hAnsi="Times New Roman" w:cs="Times New Roman"/>
            <w:sz w:val="20"/>
            <w:szCs w:val="20"/>
          </w:rPr>
          <w:delText>í</w:delText>
        </w:r>
      </w:del>
      <w:r>
        <w:rPr>
          <w:rFonts w:ascii="Times New Roman" w:eastAsia="Times New Roman" w:hAnsi="Times New Roman" w:cs="Times New Roman"/>
          <w:sz w:val="20"/>
          <w:szCs w:val="20"/>
        </w:rPr>
        <w:t>z “</w:t>
      </w:r>
      <w:proofErr w:type="spellStart"/>
      <w:r>
        <w:rPr>
          <w:rFonts w:ascii="Times New Roman" w:eastAsia="Times New Roman" w:hAnsi="Times New Roman" w:cs="Times New Roman"/>
          <w:sz w:val="20"/>
          <w:szCs w:val="20"/>
        </w:rPr>
        <w:t>sperein</w:t>
      </w:r>
      <w:proofErr w:type="spellEnd"/>
      <w:r>
        <w:rPr>
          <w:rFonts w:ascii="Times New Roman" w:eastAsia="Times New Roman" w:hAnsi="Times New Roman" w:cs="Times New Roman"/>
          <w:sz w:val="20"/>
          <w:szCs w:val="20"/>
        </w:rPr>
        <w:t>” (esporos ou sementes) revela, ao final, que “</w:t>
      </w:r>
      <w:proofErr w:type="spellStart"/>
      <w:r>
        <w:rPr>
          <w:rFonts w:ascii="Times New Roman" w:eastAsia="Times New Roman" w:hAnsi="Times New Roman" w:cs="Times New Roman"/>
          <w:sz w:val="20"/>
          <w:szCs w:val="20"/>
        </w:rPr>
        <w:t>diasperein</w:t>
      </w:r>
      <w:proofErr w:type="spellEnd"/>
      <w:r>
        <w:rPr>
          <w:rFonts w:ascii="Times New Roman" w:eastAsia="Times New Roman" w:hAnsi="Times New Roman" w:cs="Times New Roman"/>
          <w:sz w:val="20"/>
          <w:szCs w:val="20"/>
        </w:rPr>
        <w:t xml:space="preserve">” significa através de sementes ou de esporos. Dessa forma, toda dispersão é uma semeadura, ou seja, tudo nasce para que seja espalhado/dispersado e levado pelo velho vento do sopro nômade da diáspora para que semeie e que brote em outras localidades. </w:t>
      </w:r>
    </w:p>
  </w:footnote>
  <w:footnote w:id="211">
    <w:p w14:paraId="00000216" w14:textId="3924CF0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Klezmer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de origem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que significa instrumentos musicais, e é também um gênero musical não litúrgico desenvolvido em meados do século XV</w:t>
      </w:r>
      <w:del w:id="1505" w:author="Ana Cecília Agua de Melo" w:date="2026-05-23T15:37:00Z">
        <w:r w:rsidDel="002754E8">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pela cultura </w:t>
      </w:r>
      <w:proofErr w:type="spellStart"/>
      <w:r>
        <w:rPr>
          <w:rFonts w:ascii="Times New Roman" w:eastAsia="Times New Roman" w:hAnsi="Times New Roman" w:cs="Times New Roman"/>
          <w:i/>
          <w:iCs/>
          <w:sz w:val="20"/>
          <w:szCs w:val="20"/>
        </w:rPr>
        <w:t>ashkenazi</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(judeus provenientes da Europa Central e do Leste Europeu), em que a dança é um elemento determinante e</w:t>
      </w:r>
      <w:del w:id="1506" w:author="Ana Cecília Agua de Melo" w:date="2026-05-12T23:19:00Z">
        <w:r w:rsidDel="00BA5861">
          <w:rPr>
            <w:rFonts w:ascii="Times New Roman" w:eastAsia="Times New Roman" w:hAnsi="Times New Roman" w:cs="Times New Roman"/>
            <w:sz w:val="20"/>
            <w:szCs w:val="20"/>
          </w:rPr>
          <w:delText xml:space="preserve"> que</w:delText>
        </w:r>
      </w:del>
      <w:r>
        <w:rPr>
          <w:rFonts w:ascii="Times New Roman" w:eastAsia="Times New Roman" w:hAnsi="Times New Roman" w:cs="Times New Roman"/>
          <w:sz w:val="20"/>
          <w:szCs w:val="20"/>
        </w:rPr>
        <w:t xml:space="preserve"> as melodias imitam </w:t>
      </w:r>
      <w:ins w:id="1507" w:author="Ana Cecília Agua de Melo" w:date="2026-05-12T23:19:00Z">
        <w:r>
          <w:rPr>
            <w:rFonts w:ascii="Times New Roman" w:eastAsia="Times New Roman" w:hAnsi="Times New Roman" w:cs="Times New Roman"/>
            <w:sz w:val="20"/>
            <w:szCs w:val="20"/>
          </w:rPr>
          <w:t>os risos, choros e suspiros</w:t>
        </w:r>
      </w:ins>
      <w:del w:id="1508" w:author="Ana Cecília Agua de Melo" w:date="2026-05-12T23:19:00Z">
        <w:r w:rsidDel="00BA5861">
          <w:rPr>
            <w:rFonts w:ascii="Times New Roman" w:eastAsia="Times New Roman" w:hAnsi="Times New Roman" w:cs="Times New Roman"/>
            <w:sz w:val="20"/>
            <w:szCs w:val="20"/>
          </w:rPr>
          <w:delText>as vozes</w:delText>
        </w:r>
      </w:del>
      <w:r>
        <w:rPr>
          <w:rFonts w:ascii="Times New Roman" w:eastAsia="Times New Roman" w:hAnsi="Times New Roman" w:cs="Times New Roman"/>
          <w:sz w:val="20"/>
          <w:szCs w:val="20"/>
        </w:rPr>
        <w:t xml:space="preserve"> dos </w:t>
      </w:r>
      <w:r>
        <w:rPr>
          <w:rFonts w:ascii="Times New Roman" w:eastAsia="Times New Roman" w:hAnsi="Times New Roman" w:cs="Times New Roman"/>
          <w:i/>
          <w:iCs/>
          <w:sz w:val="20"/>
          <w:szCs w:val="20"/>
        </w:rPr>
        <w:t>hassidim</w:t>
      </w:r>
      <w:ins w:id="1509" w:author="Ana Cecília Agua de Melo" w:date="2026-05-12T23:20:00Z">
        <w:r>
          <w:rPr>
            <w:rFonts w:ascii="Times New Roman" w:eastAsia="Times New Roman" w:hAnsi="Times New Roman" w:cs="Times New Roman"/>
            <w:i/>
            <w:iCs/>
            <w:sz w:val="20"/>
            <w:szCs w:val="20"/>
          </w:rPr>
          <w:t>.</w:t>
        </w:r>
      </w:ins>
      <w:r>
        <w:rPr>
          <w:rFonts w:ascii="Times New Roman" w:eastAsia="Times New Roman" w:hAnsi="Times New Roman" w:cs="Times New Roman"/>
          <w:i/>
          <w:iCs/>
          <w:sz w:val="20"/>
          <w:szCs w:val="20"/>
        </w:rPr>
        <w:t xml:space="preserve">¹ </w:t>
      </w:r>
      <w:del w:id="1510" w:author="Ana Cecília Agua de Melo" w:date="2026-05-12T23:20:00Z">
        <w:r w:rsidDel="00BA5861">
          <w:rPr>
            <w:rFonts w:ascii="Times New Roman" w:eastAsia="Times New Roman" w:hAnsi="Times New Roman" w:cs="Times New Roman"/>
            <w:sz w:val="20"/>
            <w:szCs w:val="20"/>
          </w:rPr>
          <w:delText>tais c</w:delText>
        </w:r>
      </w:del>
      <w:del w:id="1511" w:author="Ana Cecília Agua de Melo" w:date="2026-05-12T23:19:00Z">
        <w:r w:rsidDel="00BA5861">
          <w:rPr>
            <w:rFonts w:ascii="Times New Roman" w:eastAsia="Times New Roman" w:hAnsi="Times New Roman" w:cs="Times New Roman"/>
            <w:sz w:val="20"/>
            <w:szCs w:val="20"/>
          </w:rPr>
          <w:delText>omo, risos, choros e suspiros.</w:delText>
        </w:r>
      </w:del>
    </w:p>
    <w:p w14:paraId="00000217" w14:textId="54267E0E" w:rsidR="00BE0CF3" w:rsidRDefault="00BE0CF3">
      <w:pPr>
        <w:spacing w:line="240" w:lineRule="auto"/>
        <w:jc w:val="both"/>
      </w:pPr>
      <w:r>
        <w:rPr>
          <w:rFonts w:ascii="Times New Roman" w:eastAsia="Times New Roman" w:hAnsi="Times New Roman" w:cs="Times New Roman"/>
          <w:sz w:val="20"/>
          <w:szCs w:val="20"/>
        </w:rPr>
        <w:t xml:space="preserve">3/¹ </w:t>
      </w:r>
      <w:proofErr w:type="spellStart"/>
      <w:r>
        <w:rPr>
          <w:rFonts w:ascii="Times New Roman" w:eastAsia="Times New Roman" w:hAnsi="Times New Roman" w:cs="Times New Roman"/>
          <w:i/>
          <w:iCs/>
          <w:sz w:val="20"/>
          <w:szCs w:val="20"/>
        </w:rPr>
        <w:t>Hassidim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(plural de </w:t>
      </w:r>
      <w:proofErr w:type="spellStart"/>
      <w:r>
        <w:rPr>
          <w:rFonts w:ascii="Times New Roman" w:eastAsia="Times New Roman" w:hAnsi="Times New Roman" w:cs="Times New Roman"/>
          <w:i/>
          <w:iCs/>
          <w:sz w:val="20"/>
          <w:szCs w:val="20"/>
        </w:rPr>
        <w:t>hassid</w:t>
      </w:r>
      <w:proofErr w:type="spellEnd"/>
      <w:r>
        <w:rPr>
          <w:rFonts w:ascii="Times New Roman" w:eastAsia="Times New Roman" w:hAnsi="Times New Roman" w:cs="Times New Roman"/>
          <w:sz w:val="20"/>
          <w:szCs w:val="20"/>
        </w:rPr>
        <w:t xml:space="preserve">) são os membros do </w:t>
      </w:r>
      <w:proofErr w:type="spellStart"/>
      <w:r>
        <w:rPr>
          <w:rFonts w:ascii="Times New Roman" w:eastAsia="Times New Roman" w:hAnsi="Times New Roman" w:cs="Times New Roman"/>
          <w:i/>
          <w:iCs/>
          <w:sz w:val="20"/>
          <w:szCs w:val="20"/>
        </w:rPr>
        <w:t>hassidismo</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judaico, um movimento que dá ênfase </w:t>
      </w:r>
      <w:ins w:id="1512" w:author="Ana Cecília Agua de Melo" w:date="2026-05-12T23:20:00Z">
        <w:r>
          <w:rPr>
            <w:rFonts w:ascii="Times New Roman" w:eastAsia="Times New Roman" w:hAnsi="Times New Roman" w:cs="Times New Roman"/>
            <w:sz w:val="20"/>
            <w:szCs w:val="20"/>
          </w:rPr>
          <w:t>à</w:t>
        </w:r>
      </w:ins>
      <w:del w:id="1513" w:author="Ana Cecília Agua de Melo" w:date="2026-05-12T23:20:00Z">
        <w:r w:rsidDel="00BA5861">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alegria religiosa e é organizado por dinastias, tendo sempre um líder espiritual em cada uma das gerações.</w:t>
      </w:r>
    </w:p>
  </w:footnote>
  <w:footnote w:id="212">
    <w:p w14:paraId="00000218" w14:textId="784FB16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530" w:author="Ana Cecília Agua de Melo" w:date="2026-05-23T16:38:00Z">
        <w:r w:rsidR="006A0DB0">
          <w:rPr>
            <w:rFonts w:ascii="Times New Roman" w:eastAsia="Times New Roman" w:hAnsi="Times New Roman" w:cs="Times New Roman"/>
            <w:iCs/>
            <w:sz w:val="20"/>
            <w:szCs w:val="20"/>
          </w:rPr>
          <w:t>op. cit.</w:t>
        </w:r>
      </w:ins>
      <w:del w:id="1531" w:author="Ana Cecília Agua de Melo" w:date="2026-05-23T16:38: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p.166.</w:t>
      </w:r>
    </w:p>
  </w:footnote>
  <w:footnote w:id="213">
    <w:p w14:paraId="00000219" w14:textId="5ABAA3A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 partirmos do pressuposto </w:t>
      </w:r>
      <w:ins w:id="1537" w:author="Ana Cecília Agua de Melo" w:date="2026-05-12T23:22:00Z">
        <w:r>
          <w:rPr>
            <w:rFonts w:ascii="Times New Roman" w:eastAsia="Times New Roman" w:hAnsi="Times New Roman" w:cs="Times New Roman"/>
            <w:sz w:val="20"/>
            <w:szCs w:val="20"/>
          </w:rPr>
          <w:t xml:space="preserve">de </w:t>
        </w:r>
      </w:ins>
      <w:r>
        <w:rPr>
          <w:rFonts w:ascii="Times New Roman" w:eastAsia="Times New Roman" w:hAnsi="Times New Roman" w:cs="Times New Roman"/>
          <w:sz w:val="20"/>
          <w:szCs w:val="20"/>
        </w:rPr>
        <w:t xml:space="preserve">que tudo vem do pó, para retornar ao pó, então as almas retornam, descem, e ao mesmo tempo descendem, da esfera divina. A vida e a morte estão no mesmo lugar. </w:t>
      </w:r>
    </w:p>
  </w:footnote>
  <w:footnote w:id="214">
    <w:p w14:paraId="0000021A" w14:textId="4ADEFDC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HaMakom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significa, em português</w:t>
      </w:r>
      <w:ins w:id="1540" w:author="Ana Cecília Agua de Melo" w:date="2026-05-23T15:39:00Z">
        <w:r w:rsidR="002754E8">
          <w:rPr>
            <w:rFonts w:ascii="Times New Roman" w:eastAsia="Times New Roman" w:hAnsi="Times New Roman" w:cs="Times New Roman"/>
            <w:sz w:val="20"/>
            <w:szCs w:val="20"/>
          </w:rPr>
          <w:t>,</w:t>
        </w:r>
      </w:ins>
      <w:del w:id="1541" w:author="Ana Cecília Agua de Melo" w:date="2026-05-23T15:39:00Z">
        <w:r w:rsidDel="002754E8">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“o Lugar” e é um dos nomes judaicos de Deus.</w:t>
      </w:r>
    </w:p>
  </w:footnote>
  <w:footnote w:id="215">
    <w:p w14:paraId="0000021B"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Lechá</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Dodi</w:t>
      </w:r>
      <w:proofErr w:type="spellEnd"/>
      <w:r>
        <w:rPr>
          <w:rFonts w:ascii="Times New Roman" w:eastAsia="Times New Roman" w:hAnsi="Times New Roman" w:cs="Times New Roman"/>
          <w:sz w:val="20"/>
          <w:szCs w:val="20"/>
        </w:rPr>
        <w:t xml:space="preserve"> é um poema cantado e entoado no momento de início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Esta cantiga é de autoria do Rabi </w:t>
      </w:r>
      <w:proofErr w:type="spellStart"/>
      <w:r>
        <w:rPr>
          <w:rFonts w:ascii="Times New Roman" w:eastAsia="Times New Roman" w:hAnsi="Times New Roman" w:cs="Times New Roman"/>
          <w:sz w:val="20"/>
          <w:szCs w:val="20"/>
        </w:rPr>
        <w:t>Shlomo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Halevi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Alkabets</w:t>
      </w:r>
      <w:proofErr w:type="spellEnd"/>
      <w:r>
        <w:rPr>
          <w:rFonts w:ascii="Times New Roman" w:eastAsia="Times New Roman" w:hAnsi="Times New Roman" w:cs="Times New Roman"/>
          <w:sz w:val="20"/>
          <w:szCs w:val="20"/>
        </w:rPr>
        <w:t>, composta entre os anos de 1529 e 1540. Porém foi Isaac Luria (1534-1572), conhecido como Ari, que desempenhou um papel fundamental para a popularização e espiritualização do hino.</w:t>
      </w:r>
    </w:p>
  </w:footnote>
  <w:footnote w:id="216">
    <w:p w14:paraId="0000021C" w14:textId="5868849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metodologia judaica de ler as escrituras sagradas. Seu fundamento está em uma visão cíclica da história, em que o acontecimento central, ou melhor, a presença de Deus no texto, é continuamente revisad</w:t>
      </w:r>
      <w:ins w:id="1554" w:author="Ana Cecília Agua de Melo" w:date="2026-05-23T15:40:00Z">
        <w:r w:rsidR="002754E8">
          <w:rPr>
            <w:rFonts w:ascii="Times New Roman" w:eastAsia="Times New Roman" w:hAnsi="Times New Roman" w:cs="Times New Roman"/>
            <w:sz w:val="20"/>
            <w:szCs w:val="20"/>
          </w:rPr>
          <w:t>o,</w:t>
        </w:r>
      </w:ins>
      <w:del w:id="1555" w:author="Ana Cecília Agua de Melo" w:date="2026-05-23T15:40:00Z">
        <w:r w:rsidDel="002754E8">
          <w:rPr>
            <w:rFonts w:ascii="Times New Roman" w:eastAsia="Times New Roman" w:hAnsi="Times New Roman" w:cs="Times New Roman"/>
            <w:sz w:val="20"/>
            <w:szCs w:val="20"/>
          </w:rPr>
          <w:delText>a</w:delText>
        </w:r>
      </w:del>
      <w:r>
        <w:rPr>
          <w:rFonts w:ascii="Times New Roman" w:eastAsia="Times New Roman" w:hAnsi="Times New Roman" w:cs="Times New Roman"/>
          <w:sz w:val="20"/>
          <w:szCs w:val="20"/>
        </w:rPr>
        <w:t xml:space="preserve"> oferecendo sempre novos significados às várias situações expostas, bem como às interpretações.</w:t>
      </w:r>
    </w:p>
  </w:footnote>
  <w:footnote w:id="217">
    <w:p w14:paraId="0000021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Bereshit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Rabá</w:t>
      </w:r>
      <w:proofErr w:type="spellEnd"/>
      <w:r>
        <w:rPr>
          <w:rFonts w:ascii="Times New Roman" w:eastAsia="Times New Roman" w:hAnsi="Times New Roman" w:cs="Times New Roman"/>
          <w:sz w:val="20"/>
          <w:szCs w:val="20"/>
        </w:rPr>
        <w:t xml:space="preserve"> 11.</w:t>
      </w:r>
    </w:p>
  </w:footnote>
  <w:footnote w:id="218">
    <w:p w14:paraId="0000021E" w14:textId="2F90324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Anat</w:t>
      </w:r>
      <w:proofErr w:type="spellEnd"/>
      <w:r>
        <w:rPr>
          <w:rFonts w:ascii="Times New Roman" w:eastAsia="Times New Roman" w:hAnsi="Times New Roman" w:cs="Times New Roman"/>
          <w:sz w:val="20"/>
          <w:szCs w:val="20"/>
        </w:rPr>
        <w:t xml:space="preserve"> Yosef foi um</w:t>
      </w:r>
      <w:ins w:id="1559" w:author="Ana Cecília Agua de Melo" w:date="2026-05-23T15:42:00Z">
        <w:r w:rsidR="002754E8">
          <w:rPr>
            <w:rFonts w:ascii="Times New Roman" w:eastAsia="Times New Roman" w:hAnsi="Times New Roman" w:cs="Times New Roman"/>
            <w:sz w:val="20"/>
            <w:szCs w:val="20"/>
          </w:rPr>
          <w:t xml:space="preserve"> </w:t>
        </w:r>
        <w:proofErr w:type="spellStart"/>
        <w:r w:rsidR="002754E8">
          <w:rPr>
            <w:rFonts w:ascii="Times New Roman" w:eastAsia="Times New Roman" w:hAnsi="Times New Roman" w:cs="Times New Roman"/>
            <w:sz w:val="20"/>
            <w:szCs w:val="20"/>
          </w:rPr>
          <w:t>midra</w:t>
        </w:r>
      </w:ins>
      <w:ins w:id="1560" w:author="Ana Cecília Agua de Melo" w:date="2026-05-23T15:43:00Z">
        <w:r w:rsidR="002754E8">
          <w:rPr>
            <w:rFonts w:ascii="Times New Roman" w:eastAsia="Times New Roman" w:hAnsi="Times New Roman" w:cs="Times New Roman"/>
            <w:sz w:val="20"/>
            <w:szCs w:val="20"/>
          </w:rPr>
          <w:t>s</w:t>
        </w:r>
      </w:ins>
      <w:ins w:id="1561" w:author="Ana Cecília Agua de Melo" w:date="2026-05-23T15:42:00Z">
        <w:r w:rsidR="002754E8">
          <w:rPr>
            <w:rFonts w:ascii="Times New Roman" w:eastAsia="Times New Roman" w:hAnsi="Times New Roman" w:cs="Times New Roman"/>
            <w:sz w:val="20"/>
            <w:szCs w:val="20"/>
          </w:rPr>
          <w:t>hista</w:t>
        </w:r>
        <w:proofErr w:type="spellEnd"/>
        <w:r w:rsidR="002754E8">
          <w:rPr>
            <w:rFonts w:ascii="Times New Roman" w:eastAsia="Times New Roman" w:hAnsi="Times New Roman" w:cs="Times New Roman"/>
            <w:sz w:val="20"/>
            <w:szCs w:val="20"/>
          </w:rPr>
          <w:t>, isto é,</w:t>
        </w:r>
      </w:ins>
      <w:r>
        <w:rPr>
          <w:rFonts w:ascii="Times New Roman" w:eastAsia="Times New Roman" w:hAnsi="Times New Roman" w:cs="Times New Roman"/>
          <w:sz w:val="20"/>
          <w:szCs w:val="20"/>
        </w:rPr>
        <w:t xml:space="preserve"> comentarista das escrituras bíblicas</w:t>
      </w:r>
      <w:del w:id="1562" w:author="Ana Cecília Agua de Melo" w:date="2026-05-23T15:43:00Z">
        <w:r w:rsidDel="002754E8">
          <w:rPr>
            <w:rFonts w:ascii="Times New Roman" w:eastAsia="Times New Roman" w:hAnsi="Times New Roman" w:cs="Times New Roman"/>
            <w:sz w:val="20"/>
            <w:szCs w:val="20"/>
          </w:rPr>
          <w:delText xml:space="preserve">, o </w:delText>
        </w:r>
        <w:r w:rsidDel="002754E8">
          <w:rPr>
            <w:rFonts w:ascii="Times New Roman" w:eastAsia="Times New Roman" w:hAnsi="Times New Roman" w:cs="Times New Roman"/>
            <w:i/>
            <w:iCs/>
            <w:sz w:val="20"/>
            <w:szCs w:val="20"/>
          </w:rPr>
          <w:delText>Midra</w:delText>
        </w:r>
      </w:del>
      <w:del w:id="1563" w:author="Ana Cecília Agua de Melo" w:date="2026-05-23T15:42:00Z">
        <w:r w:rsidDel="002754E8">
          <w:rPr>
            <w:rFonts w:ascii="Times New Roman" w:eastAsia="Times New Roman" w:hAnsi="Times New Roman" w:cs="Times New Roman"/>
            <w:i/>
            <w:iCs/>
            <w:sz w:val="20"/>
            <w:szCs w:val="20"/>
          </w:rPr>
          <w:delText>sh</w:delText>
        </w:r>
      </w:del>
      <w:r>
        <w:rPr>
          <w:rFonts w:ascii="Times New Roman" w:eastAsia="Times New Roman" w:hAnsi="Times New Roman" w:cs="Times New Roman"/>
          <w:sz w:val="20"/>
          <w:szCs w:val="20"/>
        </w:rPr>
        <w:t>.</w:t>
      </w:r>
    </w:p>
  </w:footnote>
  <w:footnote w:id="219">
    <w:p w14:paraId="0000021F" w14:textId="5492F2D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568" w:author="Ana Cecília Agua de Melo" w:date="2026-05-23T16:39:00Z">
        <w:r w:rsidR="006A0DB0">
          <w:rPr>
            <w:rFonts w:ascii="Times New Roman" w:eastAsia="Times New Roman" w:hAnsi="Times New Roman" w:cs="Times New Roman"/>
            <w:iCs/>
            <w:sz w:val="20"/>
            <w:szCs w:val="20"/>
          </w:rPr>
          <w:t>op. cit.</w:t>
        </w:r>
      </w:ins>
      <w:del w:id="1569" w:author="Ana Cecília Agua de Melo" w:date="2026-05-23T16:39: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490.</w:t>
      </w:r>
    </w:p>
  </w:footnote>
  <w:footnote w:id="220">
    <w:p w14:paraId="0000022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Neste ensaio utiliza-se o sentido </w:t>
      </w:r>
      <w:proofErr w:type="spellStart"/>
      <w:r>
        <w:rPr>
          <w:rFonts w:ascii="Times New Roman" w:eastAsia="Times New Roman" w:hAnsi="Times New Roman" w:cs="Times New Roman"/>
          <w:sz w:val="20"/>
          <w:szCs w:val="20"/>
        </w:rPr>
        <w:t>heideggeriano</w:t>
      </w:r>
      <w:proofErr w:type="spellEnd"/>
      <w:r>
        <w:rPr>
          <w:rFonts w:ascii="Times New Roman" w:eastAsia="Times New Roman" w:hAnsi="Times New Roman" w:cs="Times New Roman"/>
          <w:sz w:val="20"/>
          <w:szCs w:val="20"/>
        </w:rPr>
        <w:t xml:space="preserve"> de “coisas”, ou seja, as coisas como encontros de fios e de vida.</w:t>
      </w:r>
    </w:p>
  </w:footnote>
  <w:footnote w:id="221">
    <w:p w14:paraId="0000022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BENNER, </w:t>
      </w:r>
      <w:proofErr w:type="spellStart"/>
      <w:r>
        <w:rPr>
          <w:rFonts w:ascii="Times New Roman" w:eastAsia="Times New Roman" w:hAnsi="Times New Roman" w:cs="Times New Roman"/>
          <w:i/>
          <w:iCs/>
          <w:sz w:val="20"/>
          <w:szCs w:val="20"/>
        </w:rPr>
        <w:t>Eternity</w:t>
      </w:r>
      <w:proofErr w:type="spellEnd"/>
      <w:r>
        <w:rPr>
          <w:rFonts w:ascii="Times New Roman" w:eastAsia="Times New Roman" w:hAnsi="Times New Roman" w:cs="Times New Roman"/>
          <w:sz w:val="20"/>
          <w:szCs w:val="20"/>
        </w:rPr>
        <w:t>.</w:t>
      </w:r>
    </w:p>
  </w:footnote>
  <w:footnote w:id="222">
    <w:p w14:paraId="00000222" w14:textId="77777777" w:rsidR="00BE0CF3" w:rsidDel="002754E8" w:rsidRDefault="00BE0CF3">
      <w:pPr>
        <w:spacing w:line="240" w:lineRule="auto"/>
        <w:jc w:val="both"/>
        <w:rPr>
          <w:del w:id="1577" w:author="Ana Cecília Agua de Melo" w:date="2026-05-23T15:45:00Z"/>
        </w:rPr>
      </w:pPr>
      <w:del w:id="1578" w:author="Ana Cecília Agua de Melo" w:date="2026-05-23T15:45:00Z">
        <w:r w:rsidDel="002754E8">
          <w:rPr>
            <w:vertAlign w:val="superscript"/>
          </w:rPr>
          <w:footnoteRef/>
        </w:r>
        <w:r w:rsidDel="002754E8">
          <w:rPr>
            <w:rFonts w:ascii="Times New Roman" w:eastAsia="Times New Roman" w:hAnsi="Times New Roman" w:cs="Times New Roman"/>
            <w:sz w:val="20"/>
            <w:szCs w:val="20"/>
          </w:rPr>
          <w:delText xml:space="preserve"> Ibidem.</w:delText>
        </w:r>
      </w:del>
    </w:p>
  </w:footnote>
  <w:footnote w:id="223">
    <w:p w14:paraId="00000223" w14:textId="0A016F4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582" w:author="Ana Cecília Agua de Melo" w:date="2026-05-23T16:39:00Z">
        <w:r w:rsidR="006A0DB0">
          <w:rPr>
            <w:rFonts w:ascii="Times New Roman" w:eastAsia="Times New Roman" w:hAnsi="Times New Roman" w:cs="Times New Roman"/>
            <w:iCs/>
            <w:sz w:val="20"/>
            <w:szCs w:val="20"/>
          </w:rPr>
          <w:t>op. cit.</w:t>
        </w:r>
      </w:ins>
      <w:del w:id="1583" w:author="Ana Cecília Agua de Melo" w:date="2026-05-23T16:39: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p.166.</w:t>
      </w:r>
    </w:p>
  </w:footnote>
  <w:footnote w:id="224">
    <w:p w14:paraId="00000224" w14:textId="0260E1F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ins w:id="1584" w:author="Ana Cecília Agua de Melo" w:date="2026-05-23T16:40:00Z">
        <w:r w:rsidR="006A0DB0">
          <w:rPr>
            <w:rFonts w:ascii="Times New Roman" w:eastAsia="Times New Roman" w:hAnsi="Times New Roman" w:cs="Times New Roman"/>
            <w:iCs/>
            <w:sz w:val="20"/>
            <w:szCs w:val="20"/>
          </w:rPr>
          <w:t>op. cit.</w:t>
        </w:r>
      </w:ins>
      <w:del w:id="1585" w:author="Ana Cecília Agua de Melo" w:date="2026-05-23T16:39:00Z">
        <w:r w:rsidDel="006A0DB0">
          <w:rPr>
            <w:rFonts w:ascii="Times New Roman" w:eastAsia="Times New Roman" w:hAnsi="Times New Roman" w:cs="Times New Roman"/>
            <w:i/>
            <w:iCs/>
            <w:sz w:val="20"/>
            <w:szCs w:val="20"/>
          </w:rPr>
          <w:delText>Esparsas: Viagem aos papéis do gueto de Varsóvia</w:delText>
        </w:r>
      </w:del>
      <w:r>
        <w:rPr>
          <w:rFonts w:ascii="Times New Roman" w:eastAsia="Times New Roman" w:hAnsi="Times New Roman" w:cs="Times New Roman"/>
          <w:sz w:val="20"/>
          <w:szCs w:val="20"/>
        </w:rPr>
        <w:t>, p. 129.</w:t>
      </w:r>
    </w:p>
  </w:footnote>
  <w:footnote w:id="225">
    <w:p w14:paraId="0000022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Estes indivíduos não sobreviveram, mas suas histórias sim.</w:t>
      </w:r>
    </w:p>
  </w:footnote>
  <w:footnote w:id="226">
    <w:p w14:paraId="00000226" w14:textId="1D0FF4B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591" w:author="Ana Cecília Agua de Melo" w:date="2026-05-23T15:49:00Z">
        <w:r w:rsidR="006C6B2B">
          <w:rPr>
            <w:rFonts w:ascii="Times New Roman" w:eastAsia="Times New Roman" w:hAnsi="Times New Roman" w:cs="Times New Roman"/>
            <w:iCs/>
            <w:sz w:val="20"/>
            <w:szCs w:val="20"/>
          </w:rPr>
          <w:t>op. cit.</w:t>
        </w:r>
      </w:ins>
      <w:del w:id="1592" w:author="Ana Cecília Agua de Melo" w:date="2026-05-23T15:49:00Z">
        <w:r w:rsidDel="006C6B2B">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p.166.</w:t>
      </w:r>
    </w:p>
  </w:footnote>
  <w:footnote w:id="227">
    <w:p w14:paraId="0000022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28">
    <w:p w14:paraId="0000022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Deus habita os textos, os livros e o próprio trânsito da diáspora.</w:t>
      </w:r>
    </w:p>
  </w:footnote>
  <w:footnote w:id="229">
    <w:p w14:paraId="0000022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r>
        <w:rPr>
          <w:rFonts w:ascii="Times New Roman" w:eastAsia="Times New Roman" w:hAnsi="Times New Roman" w:cs="Times New Roman"/>
          <w:i/>
          <w:iCs/>
          <w:sz w:val="20"/>
          <w:szCs w:val="20"/>
        </w:rPr>
        <w:t xml:space="preserve">Arquitetura e Judaísmo: </w:t>
      </w:r>
      <w:proofErr w:type="spellStart"/>
      <w:r>
        <w:rPr>
          <w:rFonts w:ascii="Times New Roman" w:eastAsia="Times New Roman" w:hAnsi="Times New Roman" w:cs="Times New Roman"/>
          <w:i/>
          <w:iCs/>
          <w:sz w:val="20"/>
          <w:szCs w:val="20"/>
        </w:rPr>
        <w:t>Mendelsohn</w:t>
      </w:r>
      <w:proofErr w:type="spellEnd"/>
      <w:r>
        <w:rPr>
          <w:rFonts w:ascii="Times New Roman" w:eastAsia="Times New Roman" w:hAnsi="Times New Roman" w:cs="Times New Roman"/>
          <w:sz w:val="20"/>
          <w:szCs w:val="20"/>
        </w:rPr>
        <w:t xml:space="preserve">, p. 10. </w:t>
      </w:r>
    </w:p>
  </w:footnote>
  <w:footnote w:id="230">
    <w:p w14:paraId="0000022A" w14:textId="1F2D24A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603" w:author="Ana Cecília Agua de Melo" w:date="2026-05-23T15:49:00Z">
        <w:r w:rsidR="006C6B2B">
          <w:rPr>
            <w:rFonts w:ascii="Times New Roman" w:eastAsia="Times New Roman" w:hAnsi="Times New Roman" w:cs="Times New Roman"/>
            <w:iCs/>
            <w:sz w:val="20"/>
            <w:szCs w:val="20"/>
          </w:rPr>
          <w:t>op. cit.</w:t>
        </w:r>
      </w:ins>
      <w:del w:id="1604" w:author="Ana Cecília Agua de Melo" w:date="2026-05-23T15:49:00Z">
        <w:r w:rsidDel="006C6B2B">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383.</w:t>
      </w:r>
    </w:p>
  </w:footnote>
  <w:footnote w:id="231">
    <w:p w14:paraId="0000022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32">
    <w:p w14:paraId="0000022C" w14:textId="2AA87C2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Maná </w:t>
      </w:r>
      <w:r>
        <w:rPr>
          <w:rFonts w:ascii="Times New Roman" w:eastAsia="Times New Roman" w:hAnsi="Times New Roman" w:cs="Times New Roman"/>
          <w:sz w:val="20"/>
          <w:szCs w:val="20"/>
        </w:rPr>
        <w:t xml:space="preserve">é um alimento produzido milagrosamente, </w:t>
      </w:r>
      <w:ins w:id="1617" w:author="Ana Cecília Agua de Melo" w:date="2026-05-13T09:56:00Z">
        <w:r>
          <w:rPr>
            <w:rFonts w:ascii="Times New Roman" w:eastAsia="Times New Roman" w:hAnsi="Times New Roman" w:cs="Times New Roman"/>
            <w:sz w:val="20"/>
            <w:szCs w:val="20"/>
          </w:rPr>
          <w:t>uma dádiva divina</w:t>
        </w:r>
      </w:ins>
      <w:del w:id="1618" w:author="Ana Cecília Agua de Melo" w:date="2026-05-13T09:56:00Z">
        <w:r w:rsidDel="00B618D8">
          <w:rPr>
            <w:rFonts w:ascii="Times New Roman" w:eastAsia="Times New Roman" w:hAnsi="Times New Roman" w:cs="Times New Roman"/>
            <w:sz w:val="20"/>
            <w:szCs w:val="20"/>
          </w:rPr>
          <w:delText>sendo fornecido por Deus</w:delText>
        </w:r>
      </w:del>
      <w:r>
        <w:rPr>
          <w:rFonts w:ascii="Times New Roman" w:eastAsia="Times New Roman" w:hAnsi="Times New Roman" w:cs="Times New Roman"/>
          <w:sz w:val="20"/>
          <w:szCs w:val="20"/>
        </w:rPr>
        <w:t xml:space="preserve"> aos hebreus, durante toda a peregrinação no deserto do </w:t>
      </w:r>
      <w:r>
        <w:rPr>
          <w:rFonts w:ascii="Times New Roman" w:eastAsia="Times New Roman" w:hAnsi="Times New Roman" w:cs="Times New Roman"/>
          <w:i/>
          <w:iCs/>
          <w:sz w:val="20"/>
          <w:szCs w:val="20"/>
        </w:rPr>
        <w:t>Sinai</w:t>
      </w:r>
      <w:r>
        <w:rPr>
          <w:rFonts w:ascii="Times New Roman" w:eastAsia="Times New Roman" w:hAnsi="Times New Roman" w:cs="Times New Roman"/>
          <w:sz w:val="20"/>
          <w:szCs w:val="20"/>
        </w:rPr>
        <w:t xml:space="preserve">, rumo à terra de </w:t>
      </w:r>
      <w:r>
        <w:rPr>
          <w:rFonts w:ascii="Times New Roman" w:eastAsia="Times New Roman" w:hAnsi="Times New Roman" w:cs="Times New Roman"/>
          <w:i/>
          <w:iCs/>
          <w:sz w:val="20"/>
          <w:szCs w:val="20"/>
        </w:rPr>
        <w:t>Canaã</w:t>
      </w:r>
      <w:r>
        <w:rPr>
          <w:rFonts w:ascii="Times New Roman" w:eastAsia="Times New Roman" w:hAnsi="Times New Roman" w:cs="Times New Roman"/>
          <w:sz w:val="20"/>
          <w:szCs w:val="20"/>
        </w:rPr>
        <w:t>.</w:t>
      </w:r>
    </w:p>
  </w:footnote>
  <w:footnote w:id="233">
    <w:p w14:paraId="0000022D" w14:textId="4591A8C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a tradição que o </w:t>
      </w:r>
      <w:proofErr w:type="spellStart"/>
      <w:r>
        <w:rPr>
          <w:rFonts w:ascii="Times New Roman" w:eastAsia="Times New Roman" w:hAnsi="Times New Roman" w:cs="Times New Roman"/>
          <w:i/>
          <w:iCs/>
          <w:sz w:val="20"/>
          <w:szCs w:val="20"/>
        </w:rPr>
        <w:t>shamir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ser vivo criado por Deus </w:t>
      </w:r>
      <w:ins w:id="1619" w:author="Ana Cecília Agua de Melo" w:date="2026-05-21T11:31:00Z">
        <w:r>
          <w:rPr>
            <w:rFonts w:ascii="Times New Roman" w:eastAsia="Times New Roman" w:hAnsi="Times New Roman" w:cs="Times New Roman"/>
            <w:sz w:val="20"/>
            <w:szCs w:val="20"/>
          </w:rPr>
          <w:t>e dotado da</w:t>
        </w:r>
      </w:ins>
      <w:del w:id="1620" w:author="Ana Cecília Agua de Melo" w:date="2026-05-21T11:31:00Z">
        <w:r w:rsidDel="00727F8B">
          <w:rPr>
            <w:rFonts w:ascii="Times New Roman" w:eastAsia="Times New Roman" w:hAnsi="Times New Roman" w:cs="Times New Roman"/>
            <w:sz w:val="20"/>
            <w:szCs w:val="20"/>
          </w:rPr>
          <w:delText>que tem a</w:delText>
        </w:r>
      </w:del>
      <w:r>
        <w:rPr>
          <w:rFonts w:ascii="Times New Roman" w:eastAsia="Times New Roman" w:hAnsi="Times New Roman" w:cs="Times New Roman"/>
          <w:sz w:val="20"/>
          <w:szCs w:val="20"/>
        </w:rPr>
        <w:t xml:space="preserve"> capacidade de cortar qualquer tipo de material, inclusive a mais dura rocha. O </w:t>
      </w:r>
      <w:proofErr w:type="spellStart"/>
      <w:r>
        <w:rPr>
          <w:rFonts w:ascii="Times New Roman" w:eastAsia="Times New Roman" w:hAnsi="Times New Roman" w:cs="Times New Roman"/>
          <w:i/>
          <w:iCs/>
          <w:sz w:val="20"/>
          <w:szCs w:val="20"/>
        </w:rPr>
        <w:t>shamir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foi utilizado para</w:t>
      </w:r>
      <w:ins w:id="1621" w:author="Ana Cecília Agua de Melo" w:date="2026-05-13T09:57:00Z">
        <w:r>
          <w:rPr>
            <w:rFonts w:ascii="Times New Roman" w:eastAsia="Times New Roman" w:hAnsi="Times New Roman" w:cs="Times New Roman"/>
            <w:sz w:val="20"/>
            <w:szCs w:val="20"/>
          </w:rPr>
          <w:t xml:space="preserve"> a</w:t>
        </w:r>
      </w:ins>
      <w:r>
        <w:rPr>
          <w:rFonts w:ascii="Times New Roman" w:eastAsia="Times New Roman" w:hAnsi="Times New Roman" w:cs="Times New Roman"/>
          <w:sz w:val="20"/>
          <w:szCs w:val="20"/>
        </w:rPr>
        <w:t xml:space="preserve"> construção do Templo de Jerusalém</w:t>
      </w:r>
      <w:ins w:id="1622" w:author="Ana Cecília Agua de Melo" w:date="2026-05-13T09:57:00Z">
        <w:r>
          <w:rPr>
            <w:rFonts w:ascii="Times New Roman" w:eastAsia="Times New Roman" w:hAnsi="Times New Roman" w:cs="Times New Roman"/>
            <w:sz w:val="20"/>
            <w:szCs w:val="20"/>
          </w:rPr>
          <w:t>,</w:t>
        </w:r>
      </w:ins>
      <w:r>
        <w:rPr>
          <w:rFonts w:ascii="Times New Roman" w:eastAsia="Times New Roman" w:hAnsi="Times New Roman" w:cs="Times New Roman"/>
          <w:sz w:val="20"/>
          <w:szCs w:val="20"/>
        </w:rPr>
        <w:t xml:space="preserve"> pois</w:t>
      </w:r>
      <w:del w:id="1623" w:author="Ana Cecília Agua de Melo" w:date="2026-05-13T09:57:00Z">
        <w:r w:rsidDel="00B618D8">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Deus não permitiria a utilização de arsenais de guerra para a construção deste lugar sagrado. </w:t>
      </w:r>
    </w:p>
  </w:footnote>
  <w:footnote w:id="234">
    <w:p w14:paraId="0000022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Por conta </w:t>
      </w:r>
      <w:proofErr w:type="gramStart"/>
      <w:r>
        <w:rPr>
          <w:rFonts w:ascii="Times New Roman" w:eastAsia="Times New Roman" w:hAnsi="Times New Roman" w:cs="Times New Roman"/>
          <w:sz w:val="20"/>
          <w:szCs w:val="20"/>
        </w:rPr>
        <w:t>do</w:t>
      </w:r>
      <w:proofErr w:type="gramEnd"/>
      <w:r>
        <w:rPr>
          <w:rFonts w:ascii="Times New Roman" w:eastAsia="Times New Roman" w:hAnsi="Times New Roman" w:cs="Times New Roman"/>
          <w:sz w:val="20"/>
          <w:szCs w:val="20"/>
        </w:rPr>
        <w:t xml:space="preserve"> judaísmo possuir um calendário lunar, todas as festas, festividades e celebrações judaicas iniciam-se no período do anoitecer, por meio do acendimento de fogo.</w:t>
      </w:r>
    </w:p>
  </w:footnote>
  <w:footnote w:id="235">
    <w:p w14:paraId="0000022F" w14:textId="0EB4B44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643" w:author="Ana Cecília Agua de Melo" w:date="2026-05-23T16:40:00Z">
        <w:r w:rsidR="006A0DB0">
          <w:rPr>
            <w:rFonts w:ascii="Times New Roman" w:eastAsia="Times New Roman" w:hAnsi="Times New Roman" w:cs="Times New Roman"/>
            <w:iCs/>
            <w:sz w:val="20"/>
            <w:szCs w:val="20"/>
          </w:rPr>
          <w:t>op. cit.</w:t>
        </w:r>
      </w:ins>
      <w:del w:id="1644" w:author="Ana Cecília Agua de Melo" w:date="2026-05-23T16:40: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p.166.</w:t>
      </w:r>
    </w:p>
  </w:footnote>
  <w:footnote w:id="236">
    <w:p w14:paraId="0000023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37">
    <w:p w14:paraId="0000023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38">
    <w:p w14:paraId="00000232" w14:textId="7C9323D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 </w:t>
      </w:r>
      <w:ins w:id="1677" w:author="Ana Cecília Agua de Melo" w:date="2026-05-23T16:41:00Z">
        <w:r w:rsidR="006A0DB0">
          <w:rPr>
            <w:rFonts w:ascii="Times New Roman" w:eastAsia="Times New Roman" w:hAnsi="Times New Roman" w:cs="Times New Roman"/>
            <w:iCs/>
            <w:sz w:val="20"/>
            <w:szCs w:val="20"/>
          </w:rPr>
          <w:t>op. cit.</w:t>
        </w:r>
      </w:ins>
      <w:del w:id="1678" w:author="Ana Cecília Agua de Melo" w:date="2026-05-23T16:41:00Z">
        <w:r w:rsidDel="006A0DB0">
          <w:rPr>
            <w:rFonts w:ascii="Times New Roman" w:eastAsia="Times New Roman" w:hAnsi="Times New Roman" w:cs="Times New Roman"/>
            <w:i/>
            <w:iCs/>
            <w:sz w:val="20"/>
            <w:szCs w:val="20"/>
          </w:rPr>
          <w:delText>Borderland/La Frontera</w:delText>
        </w:r>
      </w:del>
      <w:r>
        <w:rPr>
          <w:rFonts w:ascii="Times New Roman" w:eastAsia="Times New Roman" w:hAnsi="Times New Roman" w:cs="Times New Roman"/>
          <w:sz w:val="20"/>
          <w:szCs w:val="20"/>
        </w:rPr>
        <w:t>, p. 237. (tradução nossa)</w:t>
      </w:r>
    </w:p>
  </w:footnote>
  <w:footnote w:id="239">
    <w:p w14:paraId="00000233" w14:textId="1A001C6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GAGNEBIN, </w:t>
      </w:r>
      <w:r>
        <w:rPr>
          <w:rFonts w:ascii="Times New Roman" w:eastAsia="Times New Roman" w:hAnsi="Times New Roman" w:cs="Times New Roman"/>
          <w:i/>
          <w:iCs/>
          <w:sz w:val="20"/>
          <w:szCs w:val="20"/>
        </w:rPr>
        <w:t xml:space="preserve">Limiar, </w:t>
      </w:r>
      <w:ins w:id="1689" w:author="Ana Cecília Agua de Melo" w:date="2026-05-23T16:41:00Z">
        <w:r w:rsidR="006A0DB0">
          <w:rPr>
            <w:rFonts w:ascii="Times New Roman" w:eastAsia="Times New Roman" w:hAnsi="Times New Roman" w:cs="Times New Roman"/>
            <w:i/>
            <w:iCs/>
            <w:sz w:val="20"/>
            <w:szCs w:val="20"/>
          </w:rPr>
          <w:t>a</w:t>
        </w:r>
      </w:ins>
      <w:del w:id="1690" w:author="Ana Cecília Agua de Melo" w:date="2026-05-23T16:41:00Z">
        <w:r w:rsidDel="006A0DB0">
          <w:rPr>
            <w:rFonts w:ascii="Times New Roman" w:eastAsia="Times New Roman" w:hAnsi="Times New Roman" w:cs="Times New Roman"/>
            <w:i/>
            <w:iCs/>
            <w:sz w:val="20"/>
            <w:szCs w:val="20"/>
          </w:rPr>
          <w:delText>A</w:delText>
        </w:r>
      </w:del>
      <w:r>
        <w:rPr>
          <w:rFonts w:ascii="Times New Roman" w:eastAsia="Times New Roman" w:hAnsi="Times New Roman" w:cs="Times New Roman"/>
          <w:i/>
          <w:iCs/>
          <w:sz w:val="20"/>
          <w:szCs w:val="20"/>
        </w:rPr>
        <w:t xml:space="preserve">ura e </w:t>
      </w:r>
      <w:ins w:id="1691" w:author="Ana Cecília Agua de Melo" w:date="2026-05-23T16:41:00Z">
        <w:r w:rsidR="006A0DB0">
          <w:rPr>
            <w:rFonts w:ascii="Times New Roman" w:eastAsia="Times New Roman" w:hAnsi="Times New Roman" w:cs="Times New Roman"/>
            <w:i/>
            <w:iCs/>
            <w:sz w:val="20"/>
            <w:szCs w:val="20"/>
          </w:rPr>
          <w:t>r</w:t>
        </w:r>
      </w:ins>
      <w:del w:id="1692" w:author="Ana Cecília Agua de Melo" w:date="2026-05-23T16:41:00Z">
        <w:r w:rsidDel="006A0DB0">
          <w:rPr>
            <w:rFonts w:ascii="Times New Roman" w:eastAsia="Times New Roman" w:hAnsi="Times New Roman" w:cs="Times New Roman"/>
            <w:i/>
            <w:iCs/>
            <w:sz w:val="20"/>
            <w:szCs w:val="20"/>
          </w:rPr>
          <w:delText>R</w:delText>
        </w:r>
      </w:del>
      <w:r>
        <w:rPr>
          <w:rFonts w:ascii="Times New Roman" w:eastAsia="Times New Roman" w:hAnsi="Times New Roman" w:cs="Times New Roman"/>
          <w:i/>
          <w:iCs/>
          <w:sz w:val="20"/>
          <w:szCs w:val="20"/>
        </w:rPr>
        <w:t>ememoração</w:t>
      </w:r>
      <w:r>
        <w:rPr>
          <w:rFonts w:ascii="Times New Roman" w:eastAsia="Times New Roman" w:hAnsi="Times New Roman" w:cs="Times New Roman"/>
          <w:sz w:val="20"/>
          <w:szCs w:val="20"/>
        </w:rPr>
        <w:t>, p. 40.</w:t>
      </w:r>
    </w:p>
  </w:footnote>
  <w:footnote w:id="240">
    <w:p w14:paraId="00000234" w14:textId="3C3695D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INGOLD, </w:t>
      </w:r>
      <w:proofErr w:type="gramStart"/>
      <w:r>
        <w:rPr>
          <w:rFonts w:ascii="Times New Roman" w:eastAsia="Times New Roman" w:hAnsi="Times New Roman" w:cs="Times New Roman"/>
          <w:i/>
          <w:iCs/>
          <w:sz w:val="20"/>
          <w:szCs w:val="20"/>
        </w:rPr>
        <w:t>Estar</w:t>
      </w:r>
      <w:proofErr w:type="gramEnd"/>
      <w:r>
        <w:rPr>
          <w:rFonts w:ascii="Times New Roman" w:eastAsia="Times New Roman" w:hAnsi="Times New Roman" w:cs="Times New Roman"/>
          <w:i/>
          <w:iCs/>
          <w:sz w:val="20"/>
          <w:szCs w:val="20"/>
        </w:rPr>
        <w:t xml:space="preserve"> </w:t>
      </w:r>
      <w:ins w:id="1699" w:author="Ana Cecília Agua de Melo" w:date="2026-05-23T16:41:00Z">
        <w:r w:rsidR="006A0DB0">
          <w:rPr>
            <w:rFonts w:ascii="Times New Roman" w:eastAsia="Times New Roman" w:hAnsi="Times New Roman" w:cs="Times New Roman"/>
            <w:i/>
            <w:iCs/>
            <w:sz w:val="20"/>
            <w:szCs w:val="20"/>
          </w:rPr>
          <w:t>v</w:t>
        </w:r>
      </w:ins>
      <w:del w:id="1700" w:author="Ana Cecília Agua de Melo" w:date="2026-05-23T16:41:00Z">
        <w:r w:rsidDel="006A0DB0">
          <w:rPr>
            <w:rFonts w:ascii="Times New Roman" w:eastAsia="Times New Roman" w:hAnsi="Times New Roman" w:cs="Times New Roman"/>
            <w:i/>
            <w:iCs/>
            <w:sz w:val="20"/>
            <w:szCs w:val="20"/>
          </w:rPr>
          <w:delText>V</w:delText>
        </w:r>
      </w:del>
      <w:r>
        <w:rPr>
          <w:rFonts w:ascii="Times New Roman" w:eastAsia="Times New Roman" w:hAnsi="Times New Roman" w:cs="Times New Roman"/>
          <w:i/>
          <w:iCs/>
          <w:sz w:val="20"/>
          <w:szCs w:val="20"/>
        </w:rPr>
        <w:t xml:space="preserve">ivo: </w:t>
      </w:r>
      <w:ins w:id="1701" w:author="Ana Cecília Agua de Melo" w:date="2026-05-23T16:41:00Z">
        <w:r w:rsidR="006A0DB0">
          <w:rPr>
            <w:rFonts w:ascii="Times New Roman" w:eastAsia="Times New Roman" w:hAnsi="Times New Roman" w:cs="Times New Roman"/>
            <w:i/>
            <w:iCs/>
            <w:sz w:val="20"/>
            <w:szCs w:val="20"/>
          </w:rPr>
          <w:t>e</w:t>
        </w:r>
      </w:ins>
      <w:del w:id="1702" w:author="Ana Cecília Agua de Melo" w:date="2026-05-23T16:41:00Z">
        <w:r w:rsidDel="006A0DB0">
          <w:rPr>
            <w:rFonts w:ascii="Times New Roman" w:eastAsia="Times New Roman" w:hAnsi="Times New Roman" w:cs="Times New Roman"/>
            <w:i/>
            <w:iCs/>
            <w:sz w:val="20"/>
            <w:szCs w:val="20"/>
          </w:rPr>
          <w:delText>E</w:delText>
        </w:r>
      </w:del>
      <w:r>
        <w:rPr>
          <w:rFonts w:ascii="Times New Roman" w:eastAsia="Times New Roman" w:hAnsi="Times New Roman" w:cs="Times New Roman"/>
          <w:i/>
          <w:iCs/>
          <w:sz w:val="20"/>
          <w:szCs w:val="20"/>
        </w:rPr>
        <w:t xml:space="preserve">nsaios sobre </w:t>
      </w:r>
      <w:ins w:id="1703" w:author="Ana Cecília Agua de Melo" w:date="2026-05-23T16:41:00Z">
        <w:r w:rsidR="006A0DB0">
          <w:rPr>
            <w:rFonts w:ascii="Times New Roman" w:eastAsia="Times New Roman" w:hAnsi="Times New Roman" w:cs="Times New Roman"/>
            <w:i/>
            <w:iCs/>
            <w:sz w:val="20"/>
            <w:szCs w:val="20"/>
          </w:rPr>
          <w:t>m</w:t>
        </w:r>
      </w:ins>
      <w:del w:id="1704" w:author="Ana Cecília Agua de Melo" w:date="2026-05-23T16:41:00Z">
        <w:r w:rsidDel="006A0DB0">
          <w:rPr>
            <w:rFonts w:ascii="Times New Roman" w:eastAsia="Times New Roman" w:hAnsi="Times New Roman" w:cs="Times New Roman"/>
            <w:i/>
            <w:iCs/>
            <w:sz w:val="20"/>
            <w:szCs w:val="20"/>
          </w:rPr>
          <w:delText>M</w:delText>
        </w:r>
      </w:del>
      <w:r>
        <w:rPr>
          <w:rFonts w:ascii="Times New Roman" w:eastAsia="Times New Roman" w:hAnsi="Times New Roman" w:cs="Times New Roman"/>
          <w:i/>
          <w:iCs/>
          <w:sz w:val="20"/>
          <w:szCs w:val="20"/>
        </w:rPr>
        <w:t xml:space="preserve">ovimento, </w:t>
      </w:r>
      <w:ins w:id="1705" w:author="Ana Cecília Agua de Melo" w:date="2026-05-23T16:42:00Z">
        <w:r w:rsidR="006A0DB0">
          <w:rPr>
            <w:rFonts w:ascii="Times New Roman" w:eastAsia="Times New Roman" w:hAnsi="Times New Roman" w:cs="Times New Roman"/>
            <w:i/>
            <w:iCs/>
            <w:sz w:val="20"/>
            <w:szCs w:val="20"/>
          </w:rPr>
          <w:t>c</w:t>
        </w:r>
      </w:ins>
      <w:del w:id="1706" w:author="Ana Cecília Agua de Melo" w:date="2026-05-23T16:41:00Z">
        <w:r w:rsidDel="006A0DB0">
          <w:rPr>
            <w:rFonts w:ascii="Times New Roman" w:eastAsia="Times New Roman" w:hAnsi="Times New Roman" w:cs="Times New Roman"/>
            <w:i/>
            <w:iCs/>
            <w:sz w:val="20"/>
            <w:szCs w:val="20"/>
          </w:rPr>
          <w:delText>C</w:delText>
        </w:r>
      </w:del>
      <w:r>
        <w:rPr>
          <w:rFonts w:ascii="Times New Roman" w:eastAsia="Times New Roman" w:hAnsi="Times New Roman" w:cs="Times New Roman"/>
          <w:i/>
          <w:iCs/>
          <w:sz w:val="20"/>
          <w:szCs w:val="20"/>
        </w:rPr>
        <w:t xml:space="preserve">onhecimento e </w:t>
      </w:r>
      <w:ins w:id="1707" w:author="Ana Cecília Agua de Melo" w:date="2026-05-23T16:42:00Z">
        <w:r w:rsidR="006A0DB0">
          <w:rPr>
            <w:rFonts w:ascii="Times New Roman" w:eastAsia="Times New Roman" w:hAnsi="Times New Roman" w:cs="Times New Roman"/>
            <w:i/>
            <w:iCs/>
            <w:sz w:val="20"/>
            <w:szCs w:val="20"/>
          </w:rPr>
          <w:t>d</w:t>
        </w:r>
      </w:ins>
      <w:del w:id="1708" w:author="Ana Cecília Agua de Melo" w:date="2026-05-23T16:42:00Z">
        <w:r w:rsidDel="006A0DB0">
          <w:rPr>
            <w:rFonts w:ascii="Times New Roman" w:eastAsia="Times New Roman" w:hAnsi="Times New Roman" w:cs="Times New Roman"/>
            <w:i/>
            <w:iCs/>
            <w:sz w:val="20"/>
            <w:szCs w:val="20"/>
          </w:rPr>
          <w:delText>D</w:delText>
        </w:r>
      </w:del>
      <w:r>
        <w:rPr>
          <w:rFonts w:ascii="Times New Roman" w:eastAsia="Times New Roman" w:hAnsi="Times New Roman" w:cs="Times New Roman"/>
          <w:i/>
          <w:iCs/>
          <w:sz w:val="20"/>
          <w:szCs w:val="20"/>
        </w:rPr>
        <w:t>escrição</w:t>
      </w:r>
      <w:r>
        <w:rPr>
          <w:rFonts w:ascii="Times New Roman" w:eastAsia="Times New Roman" w:hAnsi="Times New Roman" w:cs="Times New Roman"/>
          <w:sz w:val="20"/>
          <w:szCs w:val="20"/>
        </w:rPr>
        <w:t>, p. 218.</w:t>
      </w:r>
    </w:p>
  </w:footnote>
  <w:footnote w:id="241">
    <w:p w14:paraId="0000023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219.</w:t>
      </w:r>
    </w:p>
  </w:footnote>
  <w:footnote w:id="242">
    <w:p w14:paraId="0000023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221.</w:t>
      </w:r>
    </w:p>
  </w:footnote>
  <w:footnote w:id="243">
    <w:p w14:paraId="0000023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4">
    <w:p w14:paraId="0000023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5">
    <w:p w14:paraId="0000023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219.</w:t>
      </w:r>
    </w:p>
  </w:footnote>
  <w:footnote w:id="246">
    <w:p w14:paraId="0000023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220.</w:t>
      </w:r>
    </w:p>
  </w:footnote>
  <w:footnote w:id="247">
    <w:p w14:paraId="0000023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216.</w:t>
      </w:r>
    </w:p>
  </w:footnote>
  <w:footnote w:id="248">
    <w:p w14:paraId="0000023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9">
    <w:p w14:paraId="0000023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50">
    <w:p w14:paraId="0000023E" w14:textId="38E2331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774" w:author="Ana Cecília Agua de Melo" w:date="2026-05-23T16:42:00Z">
        <w:r w:rsidR="006A0DB0">
          <w:rPr>
            <w:rFonts w:ascii="Times New Roman" w:eastAsia="Times New Roman" w:hAnsi="Times New Roman" w:cs="Times New Roman"/>
            <w:iCs/>
            <w:sz w:val="20"/>
            <w:szCs w:val="20"/>
          </w:rPr>
          <w:t>op. cit.</w:t>
        </w:r>
      </w:ins>
      <w:del w:id="1775" w:author="Ana Cecília Agua de Melo" w:date="2026-05-23T16:42: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196.</w:t>
      </w:r>
    </w:p>
  </w:footnote>
  <w:footnote w:id="251">
    <w:p w14:paraId="0000023F" w14:textId="2EA97AD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ins w:id="1782" w:author="Ana Cecília Agua de Melo" w:date="2026-05-23T16:42:00Z">
        <w:r w:rsidR="006A0DB0">
          <w:rPr>
            <w:rFonts w:ascii="Times New Roman" w:eastAsia="Times New Roman" w:hAnsi="Times New Roman" w:cs="Times New Roman"/>
            <w:iCs/>
            <w:sz w:val="20"/>
            <w:szCs w:val="20"/>
          </w:rPr>
          <w:t>op. cit.</w:t>
        </w:r>
      </w:ins>
      <w:del w:id="1783" w:author="Ana Cecília Agua de Melo" w:date="2026-05-23T16:42:00Z">
        <w:r w:rsidDel="006A0DB0">
          <w:rPr>
            <w:rFonts w:ascii="Times New Roman" w:eastAsia="Times New Roman" w:hAnsi="Times New Roman" w:cs="Times New Roman"/>
            <w:i/>
            <w:iCs/>
            <w:sz w:val="20"/>
            <w:szCs w:val="20"/>
          </w:rPr>
          <w:delText>Arquitetura e Judaísmo: Mendelsohn</w:delText>
        </w:r>
      </w:del>
      <w:r>
        <w:rPr>
          <w:rFonts w:ascii="Times New Roman" w:eastAsia="Times New Roman" w:hAnsi="Times New Roman" w:cs="Times New Roman"/>
          <w:sz w:val="20"/>
          <w:szCs w:val="20"/>
        </w:rPr>
        <w:t xml:space="preserve">, p. 11. </w:t>
      </w:r>
    </w:p>
  </w:footnote>
  <w:footnote w:id="252">
    <w:p w14:paraId="0000024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Sefaraditas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são as comunidades judaicas provenientes de Portugal e da Espanha e que possuem a língua </w:t>
      </w:r>
      <w:proofErr w:type="spellStart"/>
      <w:r>
        <w:rPr>
          <w:rFonts w:ascii="Times New Roman" w:eastAsia="Times New Roman" w:hAnsi="Times New Roman" w:cs="Times New Roman"/>
          <w:sz w:val="20"/>
          <w:szCs w:val="20"/>
        </w:rPr>
        <w:t>diaspórica</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 como idioma mãe.</w:t>
      </w:r>
    </w:p>
  </w:footnote>
  <w:footnote w:id="253">
    <w:p w14:paraId="0000024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Sefarad</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o termo hebraico correspondente à região atual da Espanha.</w:t>
      </w:r>
    </w:p>
  </w:footnote>
  <w:footnote w:id="254">
    <w:p w14:paraId="0000024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ROITMAN, </w:t>
      </w:r>
      <w:r>
        <w:rPr>
          <w:rFonts w:ascii="Times New Roman" w:eastAsia="Times New Roman" w:hAnsi="Times New Roman" w:cs="Times New Roman"/>
          <w:i/>
          <w:iCs/>
          <w:sz w:val="20"/>
          <w:szCs w:val="20"/>
        </w:rPr>
        <w:t>Del Tabernáculo al Templo</w:t>
      </w:r>
      <w:r>
        <w:rPr>
          <w:rFonts w:ascii="Times New Roman" w:eastAsia="Times New Roman" w:hAnsi="Times New Roman" w:cs="Times New Roman"/>
          <w:sz w:val="20"/>
          <w:szCs w:val="20"/>
        </w:rPr>
        <w:t>, p. 59.</w:t>
      </w:r>
    </w:p>
  </w:footnote>
  <w:footnote w:id="255">
    <w:p w14:paraId="0000024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JAFFE, </w:t>
      </w:r>
      <w:r>
        <w:rPr>
          <w:rFonts w:ascii="Times New Roman" w:eastAsia="Times New Roman" w:hAnsi="Times New Roman" w:cs="Times New Roman"/>
          <w:i/>
          <w:iCs/>
          <w:sz w:val="20"/>
          <w:szCs w:val="20"/>
        </w:rPr>
        <w:t>Rebeca: A costura no avesso</w:t>
      </w:r>
      <w:r>
        <w:rPr>
          <w:rFonts w:ascii="Times New Roman" w:eastAsia="Times New Roman" w:hAnsi="Times New Roman" w:cs="Times New Roman"/>
          <w:sz w:val="20"/>
          <w:szCs w:val="20"/>
        </w:rPr>
        <w:t>.</w:t>
      </w:r>
    </w:p>
  </w:footnote>
  <w:footnote w:id="256">
    <w:p w14:paraId="00000244" w14:textId="602850D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ins w:id="1819" w:author="Ana Cecília Agua de Melo" w:date="2026-05-23T16:43:00Z">
        <w:r w:rsidR="006A0DB0">
          <w:rPr>
            <w:rFonts w:ascii="Times New Roman" w:eastAsia="Times New Roman" w:hAnsi="Times New Roman" w:cs="Times New Roman"/>
            <w:iCs/>
            <w:sz w:val="20"/>
            <w:szCs w:val="20"/>
          </w:rPr>
          <w:t>op. cit.</w:t>
        </w:r>
      </w:ins>
      <w:del w:id="1820" w:author="Ana Cecília Agua de Melo" w:date="2026-05-23T16:43:00Z">
        <w:r w:rsidDel="006A0DB0">
          <w:rPr>
            <w:rFonts w:ascii="Times New Roman" w:eastAsia="Times New Roman" w:hAnsi="Times New Roman" w:cs="Times New Roman"/>
            <w:i/>
            <w:iCs/>
            <w:sz w:val="20"/>
            <w:szCs w:val="20"/>
          </w:rPr>
          <w:delText>Arquitetura e Judaísmo: Mendelsohn</w:delText>
        </w:r>
      </w:del>
      <w:r>
        <w:rPr>
          <w:rFonts w:ascii="Times New Roman" w:eastAsia="Times New Roman" w:hAnsi="Times New Roman" w:cs="Times New Roman"/>
          <w:sz w:val="20"/>
          <w:szCs w:val="20"/>
        </w:rPr>
        <w:t>, p. 7.</w:t>
      </w:r>
    </w:p>
  </w:footnote>
  <w:footnote w:id="257">
    <w:p w14:paraId="00000245" w14:textId="37657BA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ins w:id="1824" w:author="Ana Cecília Agua de Melo" w:date="2026-05-23T16:43:00Z">
        <w:r w:rsidR="006A0DB0">
          <w:rPr>
            <w:rFonts w:ascii="Times New Roman" w:eastAsia="Times New Roman" w:hAnsi="Times New Roman" w:cs="Times New Roman"/>
            <w:iCs/>
            <w:sz w:val="20"/>
            <w:szCs w:val="20"/>
          </w:rPr>
          <w:t xml:space="preserve">op. </w:t>
        </w:r>
        <w:r w:rsidR="006A0DB0">
          <w:rPr>
            <w:rFonts w:ascii="Times New Roman" w:eastAsia="Times New Roman" w:hAnsi="Times New Roman" w:cs="Times New Roman"/>
            <w:iCs/>
            <w:sz w:val="20"/>
            <w:szCs w:val="20"/>
          </w:rPr>
          <w:t>cit.</w:t>
        </w:r>
      </w:ins>
      <w:bookmarkStart w:id="1825" w:name="_GoBack"/>
      <w:bookmarkEnd w:id="1825"/>
      <w:del w:id="1826" w:author="Ana Cecília Agua de Melo" w:date="2026-05-23T16:43:00Z">
        <w:r w:rsidDel="006A0DB0">
          <w:rPr>
            <w:rFonts w:ascii="Times New Roman" w:eastAsia="Times New Roman" w:hAnsi="Times New Roman" w:cs="Times New Roman"/>
            <w:i/>
            <w:iCs/>
            <w:sz w:val="20"/>
            <w:szCs w:val="20"/>
          </w:rPr>
          <w:delText>Histórias do Rabi</w:delText>
        </w:r>
      </w:del>
      <w:r>
        <w:rPr>
          <w:rFonts w:ascii="Times New Roman" w:eastAsia="Times New Roman" w:hAnsi="Times New Roman" w:cs="Times New Roman"/>
          <w:sz w:val="20"/>
          <w:szCs w:val="20"/>
        </w:rPr>
        <w:t>, p. 15.</w:t>
      </w:r>
    </w:p>
  </w:footnote>
  <w:footnote w:id="258">
    <w:p w14:paraId="0000024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 Essas são as palavras de minhas avós e de meus avôs, que ontem contaram aos meus pais, e que hoje sou eu quem </w:t>
      </w:r>
      <w:del w:id="1831" w:author="Ana Cecília Agua de Melo" w:date="2026-05-23T16:08:00Z">
        <w:r w:rsidDel="00363BEE">
          <w:rPr>
            <w:rFonts w:ascii="Times New Roman" w:eastAsia="Times New Roman" w:hAnsi="Times New Roman" w:cs="Times New Roman"/>
            <w:sz w:val="20"/>
            <w:szCs w:val="20"/>
          </w:rPr>
          <w:delText xml:space="preserve">as </w:delText>
        </w:r>
      </w:del>
      <w:r>
        <w:rPr>
          <w:rFonts w:ascii="Times New Roman" w:eastAsia="Times New Roman" w:hAnsi="Times New Roman" w:cs="Times New Roman"/>
          <w:sz w:val="20"/>
          <w:szCs w:val="20"/>
        </w:rPr>
        <w:t>conto.</w:t>
      </w:r>
    </w:p>
  </w:footnote>
  <w:footnote w:id="259">
    <w:p w14:paraId="0000024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“Bendito és Tu, [...], que nos concedeu a vida, nos sustentou e nos permitiu chegar a este momento”.</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a Cecília Agua de Melo">
    <w15:presenceInfo w15:providerId="Windows Live" w15:userId="4397f3eeab78fe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BCC"/>
    <w:rsid w:val="0004399B"/>
    <w:rsid w:val="0005227C"/>
    <w:rsid w:val="0008406D"/>
    <w:rsid w:val="0009025C"/>
    <w:rsid w:val="000A3071"/>
    <w:rsid w:val="000B3F10"/>
    <w:rsid w:val="000C4D71"/>
    <w:rsid w:val="000C74DF"/>
    <w:rsid w:val="000D2F40"/>
    <w:rsid w:val="000E5884"/>
    <w:rsid w:val="00146D18"/>
    <w:rsid w:val="001541AB"/>
    <w:rsid w:val="00165459"/>
    <w:rsid w:val="00165A63"/>
    <w:rsid w:val="001A533E"/>
    <w:rsid w:val="001D54EA"/>
    <w:rsid w:val="001F089B"/>
    <w:rsid w:val="001F222C"/>
    <w:rsid w:val="00233608"/>
    <w:rsid w:val="00233993"/>
    <w:rsid w:val="00244526"/>
    <w:rsid w:val="002566E1"/>
    <w:rsid w:val="002754E8"/>
    <w:rsid w:val="002B36F2"/>
    <w:rsid w:val="002B744D"/>
    <w:rsid w:val="002C4F46"/>
    <w:rsid w:val="002E74C3"/>
    <w:rsid w:val="002F76C5"/>
    <w:rsid w:val="00310C92"/>
    <w:rsid w:val="00322DFA"/>
    <w:rsid w:val="00363BEE"/>
    <w:rsid w:val="00386200"/>
    <w:rsid w:val="003A481D"/>
    <w:rsid w:val="003A65AA"/>
    <w:rsid w:val="003A7F0D"/>
    <w:rsid w:val="00483266"/>
    <w:rsid w:val="004B49EA"/>
    <w:rsid w:val="004D1A52"/>
    <w:rsid w:val="004E0DCE"/>
    <w:rsid w:val="004E36C4"/>
    <w:rsid w:val="004E398D"/>
    <w:rsid w:val="004F770C"/>
    <w:rsid w:val="00503700"/>
    <w:rsid w:val="0051282E"/>
    <w:rsid w:val="00521375"/>
    <w:rsid w:val="005375E9"/>
    <w:rsid w:val="005512D2"/>
    <w:rsid w:val="005617EB"/>
    <w:rsid w:val="0056254D"/>
    <w:rsid w:val="005728A4"/>
    <w:rsid w:val="00595FAF"/>
    <w:rsid w:val="005B55EF"/>
    <w:rsid w:val="005C0EFB"/>
    <w:rsid w:val="005E182F"/>
    <w:rsid w:val="005E5320"/>
    <w:rsid w:val="006340D6"/>
    <w:rsid w:val="00643076"/>
    <w:rsid w:val="006648F5"/>
    <w:rsid w:val="00664C40"/>
    <w:rsid w:val="00687DCA"/>
    <w:rsid w:val="006A0DB0"/>
    <w:rsid w:val="006A32E6"/>
    <w:rsid w:val="006A7D8E"/>
    <w:rsid w:val="006B4EFF"/>
    <w:rsid w:val="006C2D2E"/>
    <w:rsid w:val="006C6B2B"/>
    <w:rsid w:val="006F2BEB"/>
    <w:rsid w:val="00712288"/>
    <w:rsid w:val="00715A7E"/>
    <w:rsid w:val="00726845"/>
    <w:rsid w:val="00727F8B"/>
    <w:rsid w:val="00764741"/>
    <w:rsid w:val="00777B00"/>
    <w:rsid w:val="007D01A9"/>
    <w:rsid w:val="007F2EBD"/>
    <w:rsid w:val="00800161"/>
    <w:rsid w:val="00803F4F"/>
    <w:rsid w:val="0080513A"/>
    <w:rsid w:val="00821A3D"/>
    <w:rsid w:val="00837D15"/>
    <w:rsid w:val="00863EF5"/>
    <w:rsid w:val="008702B5"/>
    <w:rsid w:val="0088224C"/>
    <w:rsid w:val="008A578D"/>
    <w:rsid w:val="008B0A8A"/>
    <w:rsid w:val="008D1DFA"/>
    <w:rsid w:val="008E6B7A"/>
    <w:rsid w:val="00935E61"/>
    <w:rsid w:val="009652D2"/>
    <w:rsid w:val="00983B77"/>
    <w:rsid w:val="009A0A0B"/>
    <w:rsid w:val="009B11C8"/>
    <w:rsid w:val="009C5B1C"/>
    <w:rsid w:val="009D5C82"/>
    <w:rsid w:val="009F2CC3"/>
    <w:rsid w:val="00A07D70"/>
    <w:rsid w:val="00A176FB"/>
    <w:rsid w:val="00A31C33"/>
    <w:rsid w:val="00A4702B"/>
    <w:rsid w:val="00A54DDE"/>
    <w:rsid w:val="00A75985"/>
    <w:rsid w:val="00A765B7"/>
    <w:rsid w:val="00A77302"/>
    <w:rsid w:val="00A81DCD"/>
    <w:rsid w:val="00AB152B"/>
    <w:rsid w:val="00AB6941"/>
    <w:rsid w:val="00AC0869"/>
    <w:rsid w:val="00AC647D"/>
    <w:rsid w:val="00B542AC"/>
    <w:rsid w:val="00B618D8"/>
    <w:rsid w:val="00B63205"/>
    <w:rsid w:val="00B64F35"/>
    <w:rsid w:val="00BA2663"/>
    <w:rsid w:val="00BA5861"/>
    <w:rsid w:val="00BB0551"/>
    <w:rsid w:val="00BE0CF3"/>
    <w:rsid w:val="00BE2BCC"/>
    <w:rsid w:val="00BE466C"/>
    <w:rsid w:val="00C026CF"/>
    <w:rsid w:val="00C03F75"/>
    <w:rsid w:val="00C10817"/>
    <w:rsid w:val="00C17CEC"/>
    <w:rsid w:val="00C27505"/>
    <w:rsid w:val="00C34C27"/>
    <w:rsid w:val="00C713DD"/>
    <w:rsid w:val="00C80BE9"/>
    <w:rsid w:val="00CB2083"/>
    <w:rsid w:val="00CC71A9"/>
    <w:rsid w:val="00CF7806"/>
    <w:rsid w:val="00D03399"/>
    <w:rsid w:val="00D145B5"/>
    <w:rsid w:val="00D35FA6"/>
    <w:rsid w:val="00DC6FB3"/>
    <w:rsid w:val="00DD07E8"/>
    <w:rsid w:val="00DD1FD3"/>
    <w:rsid w:val="00E435B1"/>
    <w:rsid w:val="00E73003"/>
    <w:rsid w:val="00E8144F"/>
    <w:rsid w:val="00EB0DB0"/>
    <w:rsid w:val="00EB66C9"/>
    <w:rsid w:val="00EC74B4"/>
    <w:rsid w:val="00EE01B5"/>
    <w:rsid w:val="00EE39A0"/>
    <w:rsid w:val="00EE674A"/>
    <w:rsid w:val="00F00C00"/>
    <w:rsid w:val="00F00CAF"/>
    <w:rsid w:val="00F23F75"/>
    <w:rsid w:val="00F25F04"/>
    <w:rsid w:val="00F34170"/>
    <w:rsid w:val="00F44052"/>
    <w:rsid w:val="00F521DA"/>
    <w:rsid w:val="00F630C1"/>
    <w:rsid w:val="00F671FD"/>
    <w:rsid w:val="00F925E3"/>
    <w:rsid w:val="00FB515A"/>
    <w:rsid w:val="00FB5BDC"/>
    <w:rsid w:val="00FC67F2"/>
    <w:rsid w:val="00FF49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3180"/>
  <w15:docId w15:val="{D9D91231-D07E-40F5-967C-3E93BA24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balo">
    <w:name w:val="Balloon Text"/>
    <w:basedOn w:val="Normal"/>
    <w:link w:val="TextodebaloChar"/>
    <w:uiPriority w:val="99"/>
    <w:semiHidden/>
    <w:unhideWhenUsed/>
    <w:rsid w:val="00F630C1"/>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630C1"/>
    <w:rPr>
      <w:rFonts w:ascii="Segoe UI" w:hAnsi="Segoe UI" w:cs="Segoe UI"/>
      <w:sz w:val="18"/>
      <w:szCs w:val="18"/>
    </w:rPr>
  </w:style>
  <w:style w:type="character" w:styleId="Refdecomentrio">
    <w:name w:val="annotation reference"/>
    <w:basedOn w:val="Fontepargpadro"/>
    <w:uiPriority w:val="99"/>
    <w:semiHidden/>
    <w:unhideWhenUsed/>
    <w:rsid w:val="00C026CF"/>
    <w:rPr>
      <w:sz w:val="16"/>
      <w:szCs w:val="16"/>
    </w:rPr>
  </w:style>
  <w:style w:type="paragraph" w:styleId="Textodecomentrio">
    <w:name w:val="annotation text"/>
    <w:basedOn w:val="Normal"/>
    <w:link w:val="TextodecomentrioChar"/>
    <w:uiPriority w:val="99"/>
    <w:semiHidden/>
    <w:unhideWhenUsed/>
    <w:rsid w:val="00C026C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026CF"/>
    <w:rPr>
      <w:sz w:val="20"/>
      <w:szCs w:val="20"/>
    </w:rPr>
  </w:style>
  <w:style w:type="paragraph" w:styleId="Assuntodocomentrio">
    <w:name w:val="annotation subject"/>
    <w:basedOn w:val="Textodecomentrio"/>
    <w:next w:val="Textodecomentrio"/>
    <w:link w:val="AssuntodocomentrioChar"/>
    <w:uiPriority w:val="99"/>
    <w:semiHidden/>
    <w:unhideWhenUsed/>
    <w:rsid w:val="00C026CF"/>
    <w:rPr>
      <w:b/>
      <w:bCs/>
    </w:rPr>
  </w:style>
  <w:style w:type="character" w:customStyle="1" w:styleId="AssuntodocomentrioChar">
    <w:name w:val="Assunto do comentário Char"/>
    <w:basedOn w:val="TextodecomentrioChar"/>
    <w:link w:val="Assuntodocomentrio"/>
    <w:uiPriority w:val="99"/>
    <w:semiHidden/>
    <w:rsid w:val="00C026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2491</TotalTime>
  <Pages>1</Pages>
  <Words>19854</Words>
  <Characters>107216</Characters>
  <Application>Microsoft Office Word</Application>
  <DocSecurity>0</DocSecurity>
  <Lines>893</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Cecília Agua de Melo</dc:creator>
  <cp:lastModifiedBy>Ana Cecília Agua de Melo</cp:lastModifiedBy>
  <cp:revision>12</cp:revision>
  <dcterms:created xsi:type="dcterms:W3CDTF">2026-05-17T21:54:00Z</dcterms:created>
  <dcterms:modified xsi:type="dcterms:W3CDTF">2026-05-23T19:43:00Z</dcterms:modified>
</cp:coreProperties>
</file>