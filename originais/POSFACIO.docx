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A interminável busca por um lugar no mundo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Percorrer</w:t>
      </w:r>
      <w:commentRangeStart w:id="0"/>
      <w:r w:rsidDel="00000000" w:rsidR="00000000" w:rsidRPr="00000000">
        <w:rPr>
          <w:rtl w:val="0"/>
        </w:rPr>
        <w:t xml:space="preserve"> </w:t>
      </w:r>
      <w:r w:rsidDel="00000000" w:rsidR="00000000" w:rsidRPr="00000000">
        <w:rPr>
          <w:i w:val="1"/>
          <w:iCs w:val="1"/>
          <w:rtl w:val="0"/>
        </w:rPr>
        <w:t xml:space="preserve">“Perspectivas judaico-diaspóricas sobre o lugar”</w:t>
      </w:r>
      <w:r w:rsidDel="00000000" w:rsidR="00000000" w:rsidRPr="00000000">
        <w:rPr>
          <w:rtl w:val="0"/>
        </w:rPr>
        <w:t xml:space="preserve"> </w:t>
      </w:r>
      <w:commentRangeEnd w:id="0"/>
      <w:r w:rsidDel="00000000" w:rsidR="00000000" w:rsidRPr="00000000">
        <w:commentReference w:id="0"/>
      </w:r>
      <w:r w:rsidDel="00000000" w:rsidR="00000000" w:rsidRPr="00000000">
        <w:rPr>
          <w:rtl w:val="0"/>
        </w:rPr>
        <w:t xml:space="preserve">é testemunhar um povo redefinindo e santificando o próprio conceito de lar.</w:t>
      </w:r>
      <w:r w:rsidDel="00000000" w:rsidR="00000000" w:rsidRPr="00000000">
        <w:rPr>
          <w:rtl w:val="0"/>
        </w:rPr>
        <w:t xml:space="preserve"> É uma exploração de como, diante da dispersão, as noções abstratas de memória e ritual se convertem em tecnologia de enraizamento para forjar um território.</w:t>
      </w:r>
      <w:r w:rsidDel="00000000" w:rsidR="00000000" w:rsidRPr="00000000">
        <w:rPr>
          <w:rtl w:val="0"/>
        </w:rPr>
        <w:t xml:space="preserve"> A própria obra textual também é um gesto de inscrição no tempo, uma tapeçaria, um mapa, um lugar.</w:t>
      </w:r>
    </w:p>
    <w:p w:rsidR="00000000" w:rsidDel="00000000" w:rsidP="00000000" w:rsidRDefault="00000000" w:rsidRPr="00000000" w14:paraId="00000004">
      <w:pPr>
        <w:rPr/>
      </w:pPr>
      <w:r w:rsidDel="00000000" w:rsidR="00000000" w:rsidRPr="00000000">
        <w:rPr>
          <w:rtl w:val="0"/>
        </w:rPr>
        <w:t xml:space="preserve">Crespin revela que lugar não é geografia. É a forma como uma comunidade decide, contra todas as probabilidades, continuar existindo. Seja por meio da santificação de um texto, da observância de um ritual ou do simples ato de resistir ao apagamento. O lugar torna-se verbo, prática, repetição ritual de pertencimento. Assim, criar um "lugar" é um ato contínuo e desafiador, não exige permanência, exige recolher o que sobra das cinzas e insistir que ali ainda há algo que pode florescer.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construção de lar identitário emerge das táticas diaspóricas mais íntimas e cotidianas.</w:t>
      </w:r>
    </w:p>
    <w:p w:rsidR="00000000" w:rsidDel="00000000" w:rsidP="00000000" w:rsidRDefault="00000000" w:rsidRPr="00000000" w14:paraId="00000007">
      <w:pPr>
        <w:rPr/>
      </w:pPr>
      <w:r w:rsidDel="00000000" w:rsidR="00000000" w:rsidRPr="00000000">
        <w:rPr>
          <w:rtl w:val="0"/>
        </w:rPr>
        <w:t xml:space="preserve">Minha mãe, que saiu da Coreia em </w:t>
      </w:r>
      <w:r w:rsidDel="00000000" w:rsidR="00000000" w:rsidRPr="00000000">
        <w:rPr>
          <w:rtl w:val="0"/>
        </w:rPr>
        <w:t xml:space="preserve">1985</w:t>
      </w:r>
      <w:r w:rsidDel="00000000" w:rsidR="00000000" w:rsidRPr="00000000">
        <w:rPr>
          <w:rtl w:val="0"/>
        </w:rPr>
        <w:t xml:space="preserve">, criou seu lugar nas cozinhas dos apartamentos em que moramos em São Paulo. Talvez a culinária seja essa primeira tradução que fazemos ao chegar a um novo território. Adaptando ingredientes locais para recriar seus temperos e conservas, ela foi descobrindo, desenvolvendo e dominando uma nova linguagem sensorial. Ela traduziu, a seu modo, os fazeres, os costumes e a forma de se comunicar com o mundo que a cerca. </w:t>
      </w:r>
    </w:p>
    <w:p w:rsidR="00000000" w:rsidDel="00000000" w:rsidP="00000000" w:rsidRDefault="00000000" w:rsidRPr="00000000" w14:paraId="00000008">
      <w:pPr>
        <w:rPr/>
      </w:pPr>
      <w:r w:rsidDel="00000000" w:rsidR="00000000" w:rsidRPr="00000000">
        <w:rPr>
          <w:rtl w:val="0"/>
        </w:rPr>
        <w:t xml:space="preserve">A minha mãe encarna aquilo que Gloria Anzaldúa chamaria de existir na fronteira, condição de estar entre, que se torna, ela mesma, um lugar de identidade. Entre-códigos próprios, ao adaptar técnicas ancestrais a ingredientes brasileiros, entre-lugares ao transformar a cozinha paulistana em território de memória coreana.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Como nos lembra Stephanie Borges:</w:t>
      </w:r>
    </w:p>
    <w:p w:rsidR="00000000" w:rsidDel="00000000" w:rsidP="00000000" w:rsidRDefault="00000000" w:rsidRPr="00000000" w14:paraId="0000000B">
      <w:pPr>
        <w:ind w:left="720" w:firstLine="0"/>
        <w:rPr/>
      </w:pPr>
      <w:r w:rsidDel="00000000" w:rsidR="00000000" w:rsidRPr="00000000">
        <w:rPr>
          <w:rtl w:val="0"/>
        </w:rPr>
        <w:t xml:space="preserve">"A diáspora não nos oferece um refúgio; no entanto, nada nos impede de criar refúgios, </w:t>
      </w:r>
      <w:r w:rsidDel="00000000" w:rsidR="00000000" w:rsidRPr="00000000">
        <w:rPr>
          <w:rtl w:val="0"/>
        </w:rPr>
        <w:t xml:space="preserve">santuários, recantos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Mas e quando as cinzas ainda estão quentes? Quando o fogo não parou de queimar?</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Hoje é 13 de junho de 2025 e tenho medo de me conectar ao mundo. De abrir as redes sociais, ligar a TV, falar com os amigos. As notícias chegam mesmo assim. Dou de cara com a brutal realidade de múltiplos conflitos que se desenrolam ao nosso redor.</w:t>
      </w:r>
    </w:p>
    <w:p w:rsidR="00000000" w:rsidDel="00000000" w:rsidP="00000000" w:rsidRDefault="00000000" w:rsidRPr="00000000" w14:paraId="00000010">
      <w:pPr>
        <w:rPr/>
      </w:pPr>
      <w:r w:rsidDel="00000000" w:rsidR="00000000" w:rsidRPr="00000000">
        <w:rPr>
          <w:rtl w:val="0"/>
        </w:rPr>
        <w:t xml:space="preserve">Se a condição diaspórica, como argumenta Crespin, consiste em transformar o trânsito em pertencimento, hoje o trânsito parece perpétuo para muitos, sendo esta sua condição de estar no mundo.  </w:t>
      </w:r>
    </w:p>
    <w:p w:rsidR="00000000" w:rsidDel="00000000" w:rsidP="00000000" w:rsidRDefault="00000000" w:rsidRPr="00000000" w14:paraId="00000011">
      <w:pPr>
        <w:rPr/>
      </w:pPr>
      <w:r w:rsidDel="00000000" w:rsidR="00000000" w:rsidRPr="00000000">
        <w:rPr>
          <w:rtl w:val="0"/>
        </w:rPr>
        <w:t xml:space="preserve">Penso na minha família, que cruzou oceanos carregando apenas histórias e a esperança de que, em algum lugar — qualquer lugar —, pudesse plantar raízes. Eles sabiam algo sobre criar a ideia de lugar onde esse lugar não existe. Mas isso era antes. A violência evoluiu. Agora ela não apenas tira pessoas de lugares, ela mata os próprios lugares definidos por Crespin. A destruição se dá tanto na geografia quanto na própria possibilidade de cosmogonizar novos espaços. Estamos testemunhando a destruição da continuidade cultural, da memória coletiva, dos fundamentos da identidade. Uma violência que é tanto física quanto psicológica e leva à completa desumanização daquele que é condenado a partir. O apagamento deliberado de uma paisagem que abriga o pertencimento e a possibilidade de retorno. O objetivo da distribuição é a fragmentação a ponto de inviabilizar a soberania futura e, assim, redefinir permanentemente a composição.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Guerra Russo-Ucraniana tornou-se uma luta devastadora pela identidade nacional e integridade territorial, com milhões de deslocados e a contestação do próprio mapa de uma nação. Na Síria, uma teia de facções e a intervenção de várias potências estrangeiras criaram uma paisagem fraturada. Conflitos no Sudão, na República Democrática do Congo e em Mianmar são lembretes angustiantes de como o controle do território está interligado à própria possibilidade de sobrevivência das comunidades. As tensões no Mar da China Meridional evidenciam como os conflitos geopolíticos transformam extensões marítimas em zonas de disputa. Em Los Angeles, agentes federais invadem casas nos bairros majoritariamente habitados por imigrantes, separando famílias sem aviso prévio. Em São Paulo, a comunidade da Favela do Moinho enfrenta remoção forçada. Um estilhaçamento cotidiano de vínculos e afetos. É um mundo que desfaz lugares.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questão da Palestina revela como a necessidade de um território reconhecido pode tornar-se uma questão de sobrevivência coletiva, de luta por soberania e de reconhecimento jurídico internacional. Gerações de deslocamento forçado transformaram a demarcação territorial em urgência existencial. Em Gaza e na Cisjordânia, o cotidiano é pautado por um confinamento, onde o mundo se estreita entre postos de controle, muros de concreto e a presença constante de um conflito que se tornou paisagem. A ocupação militar e o bloqueio transformaram a própria ideia de “lugar” — como nos lembra Crespin, de espaço tecido por memória, significado e identidade coletiva — em algo sempre à beira do desaparecimento. Quando um simples deslocamento exige autorização militar, quando casas são demolidas sem aviso, quando comida, água, eletricidade e cuidados médicos são controlados por uma força ocupante, o mapa se desfaz. Resta a luta por um fragmento de chão que carregue não só corpos, mas histórias. É nesse embate cotidiano, onde o viver é resistência, que o território se revela como linguagem de pertencimento, e o ato de permanecer, um gesto radical de afirmação cultural. Infelizmente, a resistência cultural, por si só, não altera as correlações de força e poder.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Favela do Moinho enfrenta uma forma dura e brutal de deslocamento, por meio da remoção forçada de famílias e da demolição de suas casas pelo governo estadual, para promover o "desenvolvimento urbano". O uso de força policial com gás lacrimogêneo e balas de borracha, e o desmantelamento sistemático da comunidade, são uma tentativa de apagar o seu "lugar" do mapa da cidade. Estão sistematicamente comprometendo a integridade estrutural das casas restantes, criando riscos sanitários com os escombros e cortando o acesso a serviços essenciais como ambulâncias e transporte escolar.</w:t>
      </w:r>
    </w:p>
    <w:p w:rsidR="00000000" w:rsidDel="00000000" w:rsidP="00000000" w:rsidRDefault="00000000" w:rsidRPr="00000000" w14:paraId="00000018">
      <w:pPr>
        <w:rPr/>
      </w:pPr>
      <w:r w:rsidDel="00000000" w:rsidR="00000000" w:rsidRPr="00000000">
        <w:rPr>
          <w:rtl w:val="0"/>
        </w:rPr>
        <w:t xml:space="preserve">Em escalas distintas, o efeito é semelhante nesses dois casos: a fragilização do direito de permanecer.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É aqui que o livro de Crespin adquire uma urgência que vai além da história judaica. Desde a Caxemira ao Saara Ocidental, das Ilhas Curilas à região do Essequibo, até nossas próprias cidades, são pessoas que construíram suas vidas e seu sentido de pertencimento num espaço que outros grupos mais poderosos insistem em considerar ilegítimo. É preciso interrogar o sistema que produz o exílio. </w:t>
      </w:r>
    </w:p>
    <w:p w:rsidR="00000000" w:rsidDel="00000000" w:rsidP="00000000" w:rsidRDefault="00000000" w:rsidRPr="00000000" w14:paraId="0000001B">
      <w:pPr>
        <w:rPr/>
      </w:pPr>
      <w:r w:rsidDel="00000000" w:rsidR="00000000" w:rsidRPr="00000000">
        <w:rPr>
          <w:rtl w:val="0"/>
        </w:rPr>
        <w:t xml:space="preserve">A questão não é apenas o direito a um lar, mas o direito de permanecer e o direito de santificar e sacralizar este local. </w:t>
      </w:r>
      <w:r w:rsidDel="00000000" w:rsidR="00000000" w:rsidRPr="00000000">
        <w:rPr>
          <w:rtl w:val="0"/>
        </w:rPr>
        <w:t xml:space="preserve">O direito de ter raízes. De ser visto como alguém que pertence.</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A troca comunitária emerge assim como </w:t>
      </w:r>
      <w:r w:rsidDel="00000000" w:rsidR="00000000" w:rsidRPr="00000000">
        <w:rPr>
          <w:rtl w:val="0"/>
        </w:rPr>
        <w:t xml:space="preserve">única possibilidade de</w:t>
      </w:r>
      <w:r w:rsidDel="00000000" w:rsidR="00000000" w:rsidRPr="00000000">
        <w:rPr>
          <w:rtl w:val="0"/>
        </w:rPr>
        <w:t xml:space="preserve"> lugar.</w:t>
      </w:r>
      <w:r w:rsidDel="00000000" w:rsidR="00000000" w:rsidRPr="00000000">
        <w:rPr>
          <w:rtl w:val="0"/>
        </w:rPr>
        <w:t xml:space="preserve"> Não um lugar onde a comunidade se reúne, mas o lugar que a comunidade cria no próprio ato </w:t>
      </w:r>
      <w:r w:rsidDel="00000000" w:rsidR="00000000" w:rsidRPr="00000000">
        <w:rPr>
          <w:rtl w:val="0"/>
        </w:rPr>
        <w:t xml:space="preserve">de reconhecer-se mutuamente. É um território móvel, feito de gestos, palavras, cumplicidades — um lugar que existe apenas enquanto é praticado.  E, assim, nos ensinam que há territorialidades que não cabem no mapa. Que a identidade diaspórica e de </w:t>
      </w:r>
      <w:r w:rsidDel="00000000" w:rsidR="00000000" w:rsidRPr="00000000">
        <w:rPr>
          <w:rtl w:val="0"/>
        </w:rPr>
        <w:t xml:space="preserve">nômades</w:t>
      </w:r>
      <w:r w:rsidDel="00000000" w:rsidR="00000000" w:rsidRPr="00000000">
        <w:rPr>
          <w:rtl w:val="0"/>
        </w:rPr>
        <w:t xml:space="preserve"> não é uma condição de falta, mas uma forma específica e legítima de construir identidade, um território construído através das migrações e comunidades que se formam no trânsito. Como nos lembra Tim Ingold em "Contra o espaço: lugar, movimento, conhecimento", o lugar não é um recipiente para a vida, mas emerge do próprio movimento da vida. É no movimento, no gesto de cozinhar da minha mãe e no ritual de colocar a mezuzá, que o lugar se materializa.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Crespin nos lembra que a criação de um "lugar" é um ato de resistência espiritual e cultural. Um exercício de sobrevivência que nos ensina a navegar o sutil desequilíbrio entre aquilo que nos foi negado e a coragem de reconhecer e reclamar o que legitimamente nos pertence. No seguir habitando o mundo mesmo quando ele insiste em nos desabitar. </w:t>
      </w:r>
    </w:p>
    <w:p w:rsidR="00000000" w:rsidDel="00000000" w:rsidP="00000000" w:rsidRDefault="00000000" w:rsidRPr="00000000" w14:paraId="0000001E">
      <w:pPr>
        <w:rPr/>
      </w:pPr>
      <w:r w:rsidDel="00000000" w:rsidR="00000000" w:rsidRPr="00000000">
        <w:rPr>
          <w:rtl w:val="0"/>
        </w:rPr>
        <w:t xml:space="preserve">Mas resistir também implica nomear as estruturas que desmoronam o “lugar”. Estados, alianças militares, projetos ideológicos e disputas hegemônicas que instrumentalizam o território como ativo estratégico. Reconhecer que mapas também são traçados por interesses geoeconômicos.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 livro conclui com a bênção </w:t>
      </w:r>
      <w:r w:rsidDel="00000000" w:rsidR="00000000" w:rsidRPr="00000000">
        <w:rPr>
          <w:i w:val="1"/>
          <w:iCs w:val="1"/>
          <w:rtl w:val="0"/>
        </w:rPr>
        <w:t xml:space="preserve">Shehecheyanu v'kiyimanu vehigianu lazman haze</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Hoje, esta bênção soa simultaneamente como oração, apelo e promessa. Tranquiliza um pouco a dor, a raiva e a impotência que sinto neste momento. </w:t>
      </w:r>
    </w:p>
    <w:p w:rsidR="00000000" w:rsidDel="00000000" w:rsidP="00000000" w:rsidRDefault="00000000" w:rsidRPr="00000000" w14:paraId="00000022">
      <w:pPr>
        <w:rPr/>
      </w:pPr>
      <w:r w:rsidDel="00000000" w:rsidR="00000000" w:rsidRPr="00000000">
        <w:rPr>
          <w:rtl w:val="0"/>
        </w:rPr>
        <w:t xml:space="preserve">Uma oração por aqueles cujas vidas estão suspensas na geografia brutal do conflito.</w:t>
      </w:r>
    </w:p>
    <w:p w:rsidR="00000000" w:rsidDel="00000000" w:rsidP="00000000" w:rsidRDefault="00000000" w:rsidRPr="00000000" w14:paraId="00000023">
      <w:pPr>
        <w:rPr/>
      </w:pPr>
      <w:r w:rsidDel="00000000" w:rsidR="00000000" w:rsidRPr="00000000">
        <w:rPr>
          <w:rtl w:val="0"/>
        </w:rPr>
        <w:t xml:space="preserve">Um apelo para que possamos aprender a ver o mundo não como um espaço a ser conquistado, mas como um lugar a ser partilhado.</w:t>
      </w:r>
    </w:p>
    <w:p w:rsidR="00000000" w:rsidDel="00000000" w:rsidP="00000000" w:rsidRDefault="00000000" w:rsidRPr="00000000" w14:paraId="00000024">
      <w:pPr>
        <w:rPr/>
      </w:pPr>
      <w:commentRangeStart w:id="1"/>
      <w:commentRangeStart w:id="2"/>
      <w:commentRangeStart w:id="3"/>
      <w:commentRangeStart w:id="4"/>
      <w:r w:rsidDel="00000000" w:rsidR="00000000" w:rsidRPr="00000000">
        <w:rPr>
          <w:rtl w:val="0"/>
        </w:rPr>
        <w:t xml:space="preserve">Uma promessa, inspirada na resiliência diaspórica, de continuar a contar as histórias, a manter vivas as fagulhas da memória e a insistir que toda vida humana, em cada lugar contestado, merece encontrar seu próprio mapa de volta para casa.</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ins w:author="Tamara Crespin" w:id="0" w:date="2025-07-09T20:58:51Z"/>
        </w:rPr>
      </w:pPr>
      <w:ins w:author="Tamara Crespin" w:id="0" w:date="2025-07-09T20:58:51Z">
        <w:r w:rsidDel="00000000" w:rsidR="00000000" w:rsidRPr="00000000">
          <w:rPr>
            <w:rtl w:val="0"/>
          </w:rPr>
        </w:r>
      </w:ins>
    </w:p>
    <w:p w:rsidR="00000000" w:rsidDel="00000000" w:rsidP="00000000" w:rsidRDefault="00000000" w:rsidRPr="00000000" w14:paraId="00000027">
      <w:pPr>
        <w:ind w:left="0" w:firstLine="0"/>
        <w:rPr>
          <w:ins w:author="Tamara Crespin" w:id="0" w:date="2025-07-09T20:58:51Z"/>
          <w:b w:val="1"/>
          <w:bCs w:val="1"/>
          <w:rPrChange w:author="Tamara Crespin" w:id="1" w:date="2025-07-09T20:58:51Z">
            <w:rPr/>
          </w:rPrChange>
        </w:rPr>
      </w:pPr>
      <w:ins w:author="Tamara Crespin" w:id="0" w:date="2025-07-09T20:58:51Z">
        <w:r w:rsidDel="00000000" w:rsidR="00000000" w:rsidRPr="00000000">
          <w:rPr>
            <w:b w:val="1"/>
            <w:bCs w:val="1"/>
            <w:rtl w:val="0"/>
            <w:rPrChange w:author="Tamara Crespin" w:id="1" w:date="2025-07-09T20:58:51Z">
              <w:rPr/>
            </w:rPrChange>
          </w:rPr>
          <w:t xml:space="preserve">Comentário:</w:t>
        </w:r>
      </w:ins>
    </w:p>
    <w:p w:rsidR="00000000" w:rsidDel="00000000" w:rsidP="00000000" w:rsidRDefault="00000000" w:rsidRPr="00000000" w14:paraId="00000028">
      <w:pPr>
        <w:ind w:left="0" w:firstLine="0"/>
        <w:rPr>
          <w:ins w:author="Tamara Crespin" w:id="0" w:date="2025-07-09T20:58:51Z"/>
        </w:rPr>
      </w:pPr>
      <w:ins w:author="Tamara Crespin" w:id="0" w:date="2025-07-09T20:58:51Z">
        <w:r w:rsidDel="00000000" w:rsidR="00000000" w:rsidRPr="00000000">
          <w:rPr>
            <w:rtl w:val="0"/>
          </w:rPr>
        </w:r>
      </w:ins>
    </w:p>
    <w:p w:rsidR="00000000" w:rsidDel="00000000" w:rsidP="00000000" w:rsidRDefault="00000000" w:rsidRPr="00000000" w14:paraId="00000029">
      <w:pPr>
        <w:ind w:left="0" w:firstLine="0"/>
        <w:rPr>
          <w:ins w:author="Tamara Crespin" w:id="0" w:date="2025-07-09T20:58:51Z"/>
        </w:rPr>
      </w:pPr>
      <w:ins w:author="Tamara Crespin" w:id="0" w:date="2025-07-09T20:58:51Z">
        <w:r w:rsidDel="00000000" w:rsidR="00000000" w:rsidRPr="00000000">
          <w:rPr>
            <w:rtl w:val="0"/>
          </w:rPr>
          <w:t xml:space="preserve">Acredito que seja excelente e condizente com a proposta do posfácio e também do trabalho de trazer as relações entre identidade, territorialidade, memória e conflito urbano/territorial. Importante trazer exemplos concretos sobre a condição de ter marcações territoriais tão definidas, como é o caso de Israel e Palestina - justamente porque tento trazer no texto a ideia de que o judaísmo é uma cultura/identidade em diáspora, ou seja, nessa ideia de ausência de espaços tão marcados, o que constituiria, então o lugar?</w:t>
        </w:r>
      </w:ins>
    </w:p>
    <w:p w:rsidR="00000000" w:rsidDel="00000000" w:rsidP="00000000" w:rsidRDefault="00000000" w:rsidRPr="00000000" w14:paraId="0000002A">
      <w:pPr>
        <w:ind w:left="0" w:firstLine="0"/>
        <w:rPr>
          <w:ins w:author="Tamara Crespin" w:id="0" w:date="2025-07-09T20:58:51Z"/>
        </w:rPr>
      </w:pPr>
      <w:ins w:author="Tamara Crespin" w:id="0" w:date="2025-07-09T20:58:51Z">
        <w:r w:rsidDel="00000000" w:rsidR="00000000" w:rsidRPr="00000000">
          <w:rPr>
            <w:rtl w:val="0"/>
          </w:rPr>
        </w:r>
      </w:ins>
    </w:p>
    <w:p w:rsidR="00000000" w:rsidDel="00000000" w:rsidP="00000000" w:rsidRDefault="00000000" w:rsidRPr="00000000" w14:paraId="0000002B">
      <w:pPr>
        <w:ind w:left="0" w:firstLine="0"/>
        <w:rPr>
          <w:ins w:author="Tamara Crespin" w:id="0" w:date="2025-07-09T20:58:51Z"/>
        </w:rPr>
      </w:pPr>
      <w:ins w:author="Tamara Crespin" w:id="0" w:date="2025-07-09T20:58:51Z">
        <w:r w:rsidDel="00000000" w:rsidR="00000000" w:rsidRPr="00000000">
          <w:rPr>
            <w:rtl w:val="0"/>
          </w:rPr>
          <w:t xml:space="preserve">E o lugar é justamente esse movimento para dentro - como a mezuzá, que é colocada nos batentes das portas no momento em que se entra em um cômodo, mais aprofundado dentro da casa - então se coloca a mezuzá do lado direito durante a entrada do hall de apartamentos para o apartamento em si, da sala para o quarto… e assim por diante. </w:t>
        </w:r>
      </w:ins>
    </w:p>
    <w:p w:rsidR="00000000" w:rsidDel="00000000" w:rsidP="00000000" w:rsidRDefault="00000000" w:rsidRPr="00000000" w14:paraId="0000002C">
      <w:pPr>
        <w:ind w:left="0" w:firstLine="0"/>
        <w:rPr>
          <w:ins w:author="Tamara Crespin" w:id="0" w:date="2025-07-09T20:58:51Z"/>
        </w:rPr>
      </w:pPr>
      <w:ins w:author="Tamara Crespin" w:id="0" w:date="2025-07-09T20:58:51Z">
        <w:r w:rsidDel="00000000" w:rsidR="00000000" w:rsidRPr="00000000">
          <w:rPr>
            <w:rtl w:val="0"/>
          </w:rPr>
        </w:r>
      </w:ins>
    </w:p>
    <w:p w:rsidR="00000000" w:rsidDel="00000000" w:rsidP="00000000" w:rsidRDefault="00000000" w:rsidRPr="00000000" w14:paraId="0000002D">
      <w:pPr>
        <w:ind w:left="0" w:firstLine="0"/>
        <w:rPr>
          <w:ins w:author="Tamara Crespin" w:id="0" w:date="2025-07-09T20:58:51Z"/>
        </w:rPr>
      </w:pPr>
      <w:ins w:author="Tamara Crespin" w:id="0" w:date="2025-07-09T20:58:51Z">
        <w:r w:rsidDel="00000000" w:rsidR="00000000" w:rsidRPr="00000000">
          <w:rPr>
            <w:rtl w:val="0"/>
          </w:rPr>
          <w:t xml:space="preserve">A experiência das comunidades em diáspora é sempre uma experiência da não espacialidade, a experiência do grupo, como uma experiência de peregrino, que não habita o espaço mas que cosmogoniza o espaço, o tranforma em lugar de apropriação e de pertencimento, até que esse mesmo lugar se desmanche e tenha que ser refeito em outro território. </w:t>
        </w:r>
      </w:ins>
    </w:p>
    <w:p w:rsidR="00000000" w:rsidDel="00000000" w:rsidP="00000000" w:rsidRDefault="00000000" w:rsidRPr="00000000" w14:paraId="0000002E">
      <w:pPr>
        <w:ind w:left="0" w:firstLine="0"/>
        <w:rPr>
          <w:ins w:author="Tamara Crespin" w:id="0" w:date="2025-07-09T20:58:51Z"/>
        </w:rPr>
      </w:pPr>
      <w:ins w:author="Tamara Crespin" w:id="0" w:date="2025-07-09T20:58:51Z">
        <w:r w:rsidDel="00000000" w:rsidR="00000000" w:rsidRPr="00000000">
          <w:rPr>
            <w:rtl w:val="0"/>
          </w:rPr>
        </w:r>
      </w:ins>
    </w:p>
    <w:p w:rsidR="00000000" w:rsidDel="00000000" w:rsidP="00000000" w:rsidRDefault="00000000" w:rsidRPr="00000000" w14:paraId="0000002F">
      <w:pPr>
        <w:ind w:left="0" w:firstLine="0"/>
        <w:rPr>
          <w:ins w:author="Tamara Crespin" w:id="0" w:date="2025-07-09T20:58:51Z"/>
        </w:rPr>
      </w:pPr>
      <w:ins w:author="Tamara Crespin" w:id="0" w:date="2025-07-09T20:58:51Z">
        <w:r w:rsidDel="00000000" w:rsidR="00000000" w:rsidRPr="00000000">
          <w:rPr>
            <w:rtl w:val="0"/>
          </w:rPr>
          <w:t xml:space="preserve">Essa ideia de território, ela pode ser tensionada tanto quanto um território real, mas também um território ficcional, um território identitário e comunitário. A construção de identidades diaspóricas que habitam o entre, entre-línguas, entre-códigos, entre-lugares. </w:t>
        </w:r>
      </w:ins>
    </w:p>
    <w:p w:rsidR="00000000" w:rsidDel="00000000" w:rsidP="00000000" w:rsidRDefault="00000000" w:rsidRPr="00000000" w14:paraId="00000030">
      <w:pPr>
        <w:ind w:left="0" w:firstLine="0"/>
        <w:rPr>
          <w:ins w:author="Tamara Crespin" w:id="0" w:date="2025-07-09T20:58:51Z"/>
        </w:rPr>
      </w:pPr>
      <w:ins w:author="Tamara Crespin" w:id="0" w:date="2025-07-09T20:58:51Z">
        <w:r w:rsidDel="00000000" w:rsidR="00000000" w:rsidRPr="00000000">
          <w:rPr>
            <w:rtl w:val="0"/>
          </w:rPr>
        </w:r>
      </w:ins>
    </w:p>
    <w:p w:rsidR="00000000" w:rsidDel="00000000" w:rsidP="00000000" w:rsidRDefault="00000000" w:rsidRPr="00000000" w14:paraId="00000031">
      <w:pPr>
        <w:ind w:left="0" w:firstLine="0"/>
        <w:rPr>
          <w:ins w:author="Tamara Crespin" w:id="0" w:date="2025-07-09T20:58:51Z"/>
        </w:rPr>
      </w:pPr>
      <w:ins w:author="Tamara Crespin" w:id="0" w:date="2025-07-09T20:58:51Z">
        <w:r w:rsidDel="00000000" w:rsidR="00000000" w:rsidRPr="00000000">
          <w:rPr>
            <w:rtl w:val="0"/>
          </w:rPr>
          <w:t xml:space="preserve">Acho bonita a ideia de comunidade, troca comunitária como lugar.</w:t>
        </w:r>
      </w:ins>
    </w:p>
    <w:p w:rsidR="00000000" w:rsidDel="00000000" w:rsidP="00000000" w:rsidRDefault="00000000" w:rsidRPr="00000000" w14:paraId="00000032">
      <w:pPr>
        <w:ind w:left="0" w:firstLine="0"/>
        <w:rPr>
          <w:ins w:author="Tamara Crespin" w:id="0" w:date="2025-07-09T20:58:51Z"/>
        </w:rPr>
      </w:pPr>
      <w:ins w:author="Tamara Crespin" w:id="0" w:date="2025-07-09T20:58:51Z">
        <w:r w:rsidDel="00000000" w:rsidR="00000000" w:rsidRPr="00000000">
          <w:rPr>
            <w:rtl w:val="0"/>
          </w:rPr>
        </w:r>
      </w:ins>
    </w:p>
    <w:p w:rsidR="00000000" w:rsidDel="00000000" w:rsidP="00000000" w:rsidRDefault="00000000" w:rsidRPr="00000000" w14:paraId="00000033">
      <w:pPr>
        <w:ind w:left="0" w:firstLine="0"/>
        <w:rPr>
          <w:rPrChange w:author="Tamara Crespin" w:id="1" w:date="2025-07-09T20:58:51Z">
            <w:rPr/>
          </w:rPrChange>
        </w:rPr>
      </w:pPr>
      <w:ins w:author="Tamara Crespin" w:id="0" w:date="2025-07-09T20:58:51Z">
        <w:r w:rsidDel="00000000" w:rsidR="00000000" w:rsidRPr="00000000">
          <w:rPr>
            <w:rtl w:val="0"/>
          </w:rPr>
          <w:t xml:space="preserve">Dando um feedback sobre o posfácio, acho que podemos trazer de outras formas a experiência identitária do </w:t>
        </w:r>
        <w:r w:rsidDel="00000000" w:rsidR="00000000" w:rsidRPr="00000000">
          <w:rPr>
            <w:i w:val="1"/>
            <w:iCs w:val="1"/>
            <w:rtl w:val="0"/>
            <w:rPrChange w:author="Tamara Crespin" w:id="1" w:date="2025-07-09T20:58:51Z">
              <w:rPr/>
            </w:rPrChange>
          </w:rPr>
          <w:t xml:space="preserve">estar entre</w:t>
        </w:r>
        <w:r w:rsidDel="00000000" w:rsidR="00000000" w:rsidRPr="00000000">
          <w:rPr>
            <w:rtl w:val="0"/>
            <w:rPrChange w:author="Tamara Crespin" w:id="1" w:date="2025-07-09T20:58:51Z">
              <w:rPr/>
            </w:rPrChange>
          </w:rPr>
          <w:t xml:space="preserve">, como construção de identidade em si; usando de conceitos como da Gloria Anzanduia ou do capítulo ‘Contra o espaço: lugar, movimento, conhecimento’ dentro do livro Estar Vivo do antropólogo inglês Tim Ingold. </w:t>
        </w:r>
      </w:ins>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mara Crespin" w:id="0" w:date="2025-07-09T19:02:11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Provavelmente muda o nome do livro</w:t>
      </w:r>
    </w:p>
  </w:comment>
  <w:comment w:author="Tamara Crespin" w:id="1" w:date="2025-07-09T19:09:26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Achei excelente o caminhar do texto, acho que seria bonito retornar para a questão particular da construção de lar identitário - a partir das comunidades e das migrações. Como você comenta no começo... sua mãe que faz das cozinhas o modo de tradução entre uma identidade e outra (adapta aos ingredientes locais)</w:t>
      </w:r>
    </w:p>
  </w:comment>
  <w:comment w:author="Tamara Crespin" w:id="2" w:date="2025-07-09T19:12:27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 de tradução entre mundos. A ideia central do trabalho é sobre o constante deslocamento e a apropriação dos espaços - transformando-os em lugar de pertencimento a partir de táticas diaspóricas que criam e descriam lugar por meio dos objetos ritualísticos.</w:t>
      </w:r>
    </w:p>
  </w:comment>
  <w:comment w:author="Tamara Crespin" w:id="3" w:date="2025-07-09T19:15:32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mesmo a ideia de nepantla -trazido por Gloria Anzanduia, sobre o estar no 'entre' como uma condição em si destes grupos: "Isso, pois, “nepantla é estar em meio à uma transformação [...] nepantla é um jeito de ler o mundo”. Viver no entre – no limiar – é uma condição das comunidades e da identidade judaica nas diásporas. Estar em fronteira é estar diretamente ligado à alteridade; em contato e conexão com os demais grupos sociais que se estabelecem nestes territórios".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jeito de modo de habitar e ser habitado pelo mundo e pela diáspora</w:t>
      </w:r>
    </w:p>
  </w:comment>
  <w:comment w:author="Tamara Crespin" w:id="4" w:date="2025-07-09T19:18:02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Stephanie Borges comenta no livro de poemas de nina rizzi: "A diáspora não nos oferece um refúgio, ; no entanto, nada nos impede de criar refúgios, santuários, recantos" - imagino isso como sacralizar os espaços e torná-los nosso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